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w:t>
      </w:r>
      <w:r w:rsidRPr="001A2EB4">
        <w:rPr>
          <w:rFonts w:cs="Times New Roman"/>
        </w:rPr>
        <w:t>corrosion-product dissolution rathe</w:t>
      </w:r>
      <w:r w:rsidRPr="001A2EB4">
        <w:rPr>
          <w:rFonts w:cs="Times New Roman"/>
        </w:rPr>
        <w:t xml:space="preserv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oMath>
      <w:r w:rsidRPr="001A2EB4">
        <w:rPr>
          <w:rFonts w:cs="Times New Roman"/>
        </w:rPr>
        <w:t xml:space="preserve"> is the solid molar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xml:space="preserve">).</w:t>
      </w:r>
      <w:ins w:id="9001" w:author="Claude" w:date="2026-10-08T04:54:01Z">
        <w:r w:rsidR="00E54A50" w:rsidRPr="001A2EB4">
          <w:rPr>
            <w:rFonts w:cs="Times New Roman"/>
          </w:rPr>
          <w:t xml:space="preserve"> In the implementation, C_O₂ is stored as a mass concentration (g mm⁻³) while [Zn]sol is molar, and Eqs. 15 and 16 are evaluated without the 1/M_O₂ factor (M_O₂ = 32 g mol⁻¹). The calibrated k_ORR is therefore an effective, mass-basis coefficient (0.51 mm h⁻¹ here, equivalent to 16.3 mm h⁻¹ in the mole-consistent form). With this form, the reaction-limited ceiling at k_ORR = 0.51 mm h⁻¹ is 0.29 mm yr⁻¹, above the simulated rates (Section S8).</w:t>
        </w:r>
      </w:ins>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 xml:space="preserve">used in the simulations. </w:t>
      </w:r>
      <w:ins w:id="9002" w:author="Claude" w:date="2026-10-08T04:54:01Z">
        <w:r w:rsidR="0004311D" w:rsidRPr="001A2EB4">
          <w:t xml:space="preserve">A global mass balance shows that the O₂ consumed at the interface is about 1/32 of the stoichiometric requirement for the Zn lost at 24 h and about 1/24 at 168 h (Section S8), so Zn recession is not stoichiometrically coupled to O₂ consumption in the present formulation.</w:t>
        </w:r>
      </w:ins>
      <w:ins w:id="9003" w:author="Claude" w:date="2026-10-08T04:54:01Z">
        <w:r w:rsidRPr="001A2EB4">
          <w:t xml:space="preserve"> </w:t>
        </w:r>
      </w:ins>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w:t>
      </w:r>
      <w:del w:id="9007" w:author="Claude" w:date="2026-10-08T04:54:01Z">
        <w:r>
          <w:delText xml:space="preserve">across</w:delText>
        </w:r>
      </w:del>
      <w:ins w:id="9006" w:author="Claude" w:date="2026-10-08T04:54:01Z">
        <w:r w:rsidRPr="001A2EB4">
          <w:t xml:space="preserve">by</w:t>
        </w:r>
      </w:ins>
      <w:r w:rsidRPr="001A2EB4">
        <w:t xml:space="preserve"> </w:t>
      </w:r>
      <w:del w:id="9005" w:author="Claude" w:date="2026-10-08T04:54:01Z">
        <w:r>
          <w:delText xml:space="preserve">representative</w:delText>
        </w:r>
      </w:del>
      <w:ins w:id="9004" w:author="Claude" w:date="2026-10-08T04:54:01Z">
        <w:r w:rsidRPr="001A2EB4">
          <w:t xml:space="preserve">factors of 0.2 and 5 around the baseline</w:t>
        </w:r>
      </w:ins>
      <w:r w:rsidRPr="001A2EB4">
        <w:t xml:space="preserv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Following the initial exploration of the admissible parameter space, the optimization rapidly reduced the RMSE from approximately 0.28% to below 0.05% and identified a distinct optimum after 22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 indicating stable convergence rather than continued sensitivity to parameter exploration.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2% against the calibration dataset. These results show that the proposed three-parameter framework can closely reproduce the calibration measurements. The combination of low calibration error and rapid convergence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35.91</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5</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27.17</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0.51</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w:t>
      </w:r>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w:t>
      </w:r>
      <w:ins w:id="9008" w:author="Claude" w:date="2026-10-08T04:54:01Z">
        <w:r w:rsidR="005757F6" w:rsidRPr="005757F6">
          <w:t xml:space="preserve"> Because O₂ consumption at the interface is not stoichiometrically coupled to Zn loss, the absolute interfacial O₂ depletion in Figures 4g–i and 5d is underestimated relative to a stoichiometric model, and these panels should be read as relative patterns.</w:t>
        </w:r>
      </w:ins>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