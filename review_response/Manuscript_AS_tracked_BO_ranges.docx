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056FE79F" w:rsidR="00CA454E" w:rsidRPr="001A2EB4" w:rsidRDefault="00CA454E" w:rsidP="00CA454E">
      <w:pPr>
        <w:pStyle w:val="Addresses"/>
        <w:spacing w:line="360" w:lineRule="auto"/>
      </w:pPr>
      <w:r w:rsidRPr="001A2EB4">
        <w:t xml:space="preserve">Monash </w:t>
      </w:r>
      <w:r w:rsidR="00906C6C">
        <w:t>Cent</w:t>
      </w:r>
      <w:r w:rsidR="0018721C">
        <w:t>re</w:t>
      </w:r>
      <w:r w:rsidRPr="001A2EB4">
        <w:t xml:space="preserve"> for Additive Manufacturing, Monash University, Wellington Rd, Clayton, VIC </w:t>
      </w:r>
      <w:r w:rsidR="00094322" w:rsidRPr="00094322">
        <w:t>3</w:t>
      </w:r>
      <w:r w:rsidR="003B4C4D">
        <w:t>800</w:t>
      </w:r>
      <w:r w:rsidRPr="001A2EB4">
        <w:t>,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t>Abstract</w:t>
      </w:r>
    </w:p>
    <w:p w14:paraId="427F30E6" w14:textId="79A591A2"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without geometry-specific recalibration to a six-crown Zn stent, the model predicts approximately 6% mass loss after one month, </w:t>
      </w:r>
      <w:r w:rsidRPr="00A60AFE">
        <w:t xml:space="preserve">of the same order of magnitude as </w:t>
      </w:r>
      <w:r w:rsidRPr="00A60AFE">
        <w:t xml:space="preserve">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EDB9131" w:rsidR="00AB71D9" w:rsidRPr="001A2EB4" w:rsidRDefault="009E7616" w:rsidP="00227DCD">
      <w:pPr>
        <w:pStyle w:val="BodyText"/>
        <w:keepNext/>
        <w:ind w:firstLine="0"/>
        <w:jc w:val="center"/>
      </w:pPr>
      <w:r>
        <w:rPr>
          <w:noProof/>
        </w:rPr>
        <w:drawing>
          <wp:inline distT="0" distB="0" distL="0" distR="0" wp14:anchorId="785DEC33" wp14:editId="59F509C3">
            <wp:extent cx="5739062" cy="521553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721" r="1125"/>
                    <a:stretch/>
                  </pic:blipFill>
                  <pic:spPr bwMode="auto">
                    <a:xfrm>
                      <a:off x="0" y="0"/>
                      <a:ext cx="5744543" cy="5220515"/>
                    </a:xfrm>
                    <a:prstGeom prst="rect">
                      <a:avLst/>
                    </a:prstGeom>
                    <a:ln>
                      <a:noFill/>
                    </a:ln>
                    <a:extLst>
                      <a:ext uri="{53640926-AAD7-44D8-BBD7-CCE9431645EC}">
                        <a14:shadowObscured xmlns:a14="http://schemas.microsoft.com/office/drawing/2010/main"/>
                      </a:ext>
                    </a:extLst>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t>Introduction</w:t>
      </w:r>
    </w:p>
    <w:p w14:paraId="311F3C9A" w14:textId="2E15C662"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CE255A">
        <w:instrText xml:space="preserve"> ADDIN ZOTERO_ITEM CSL_CITATION {"citationID":"gcwrXJv5","properties":{"unsorted":false,"formattedCitation":"\\super [1\\uc0\\u8211{}3]\\nosupersub{}","plainCitation":"[1–3]","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CE255A">
        <w:instrText xml:space="preserve"> ADDIN ZOTERO_ITEM CSL_CITATION {"citationID":"r6Z1sbhS","properties":{"unsorted":false,"formattedCitation":"\\super [4,5]\\nosupersub{}","plainCitation":"[4,5]","noteIndex":0},"citationItems":[{"id":4019,"uris":["http://zotero.org/users/16939557/items/JAHQ7T4K"],"itemData":{"id":4019,"type":"article-journal","abstract":"Metallic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CE255A">
        <w:instrText xml:space="preserve"> ADDIN ZOTERO_ITEM CSL_CITATION {"citationID":"VbCtkV7L","properties":{"unsorted":false,"formattedCitation":"\\super [6\\uc0\\u8211{}9]\\nosupersub{}","plainCitation":"[6–9]","noteIndex":0},"citationItems":[{"id":2383,"uris":["http://zotero.org/users/16939557/items/VPZV3JTU"],"itemData":{"id":2383,"type":"article-journal","abstract":"In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CE255A">
        <w:rPr>
          <w:color w:val="FF0000"/>
        </w:rPr>
        <w:instrText xml:space="preserve"> ADDIN ZOTERO_ITEM CSL_CITATION {"citationID":"LkkxaMJH","properties":{"unsorted":false,"formattedCitation":"\\super [10,11]\\nosupersub{}","plainCitation":"[10,11]","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F60B2A" w:rsidRPr="00F60B2A">
        <w:rPr>
          <w:rFonts w:cs="Times New Roman"/>
          <w:vertAlign w:val="superscript"/>
        </w:rPr>
        <w:t>[10,11]</w:t>
      </w:r>
      <w:r w:rsidR="008D54CA" w:rsidRPr="001A2EB4">
        <w:rPr>
          <w:color w:val="FF0000"/>
        </w:rPr>
        <w:fldChar w:fldCharType="end"/>
      </w:r>
      <w:r w:rsidR="008D54CA" w:rsidRPr="001A2EB4">
        <w:t xml:space="preserve">. </w:t>
      </w:r>
    </w:p>
    <w:p w14:paraId="6A7B5D16" w14:textId="48844FC3"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w:t>
      </w:r>
      <w:r w:rsidR="002D0C88">
        <w:t>evolve further during corrosion, as accumulated degradation products modify</w:t>
      </w:r>
      <w:r w:rsidRPr="001A2EB4">
        <w:t xml:space="preserve">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CE255A">
        <w:instrText xml:space="preserve"> ADDIN ZOTERO_ITEM CSL_CITATION {"citationID":"iN8kgDlX","properties":{"unsorted":false,"formattedCitation":"\\super [14,15]\\nosupersub{}","plainCitation":"[14,15]","noteIndex":0},"citationItems":[{"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4660E542"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CE255A">
        <w:instrText xml:space="preserve"> ADDIN ZOTERO_ITEM CSL_CITATION {"citationID":"R0P5Wfv8","properties":{"unsorted":false,"formattedCitation":"\\super [16,17]\\nosupersub{}","plainCitation":"[16,17]","noteIndex":0},"citationItems":[{"id":1695,"uris":["http://zotero.org/users/16939557/items/LR7GE9JU"],"itemData":{"id":1695,"type":"article-journal","citation-key":"gastaldiContinuumDamageModel2011","container-title":"Journal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t>capability may therefore be limited outside the geometries and environmental conditions used for calibration</w:t>
      </w:r>
      <w:r w:rsidR="000213E5" w:rsidRPr="001A2EB4">
        <w:t xml:space="preserve"> </w:t>
      </w:r>
      <w:r w:rsidR="000213E5" w:rsidRPr="001A2EB4">
        <w:fldChar w:fldCharType="begin"/>
      </w:r>
      <w:r w:rsidR="00CE255A">
        <w:instrText xml:space="preserve"> ADDIN ZOTERO_ITEM CSL_CITATION {"citationID":"K9WZRStW","properties":{"unsorted":false,"formattedCitation":"\\super [18]\\nosupersub{}","plainCitation":"[18]","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CE255A">
        <w:instrText xml:space="preserve"> ADDIN ZOTERO_ITEM CSL_CITATION {"citationID":"zCUdaA0U","properties":{"unsorted":false,"formattedCitation":"\\super [18,19]\\nosupersub{}","plainCitation":"[18,19]","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CE255A">
        <w:instrText xml:space="preserve"> ADDIN ZOTERO_ITEM CSL_CITATION {"citationID":"JjiwEIC1","properties":{"unsorted":false,"formattedCitation":"\\super [20]\\nosupersub{}","plainCitation":"[20]","noteIndex":0},"citationItems":[{"id":4066,"uris":["http://zotero.org/users/16939557/items/SZINESN2"],"itemData":{"id":4066,"type":"article-journal","citation-key":"thomasCorrosionMechanismHydrogen2015","container-title":"Current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CE255A">
        <w:instrText xml:space="preserve"> ADDIN ZOTERO_ITEM CSL_CITATION {"citationID":"hWHE5P8j","properties":{"unsorted":false,"formattedCitation":"\\super [21,22]\\nosupersub{}","plainCitation":"[21,22]","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61F9F971"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CE255A">
        <w:instrText xml:space="preserve"> ADDIN ZOTERO_ITEM CSL_CITATION {"citationID":"ZPFqAJFj","properties":{"unsorted":false,"formattedCitation":"\\super [23]\\nosupersub{}","plainCitation":"[23]","noteIndex":0},"citationItems":[{"id":4071,"uris":["http://zotero.org/users/16939557/items/4JIRLVIZ"],"itemData":{"id":4071,"type":"article-journal","abstract":"Abstract\n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CE255A">
        <w:instrText xml:space="preserve"> ADDIN ZOTERO_ITEM CSL_CITATION {"citationID":"mn3ATXEF","properties":{"unsorted":false,"formattedCitation":"\\super [24]\\nosupersub{}","plainCitation":"[24]","noteIndex":0},"citationItems":[{"id":1811,"uris":["http://zotero.org/users/16939557/items/3M3XWPLB"],"itemData":{"id":1811,"type":"article-journal","citation-key":"bryzgalovAtomicscaleStudyLattice2025","container-title":"Computational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CE255A">
        <w:instrText xml:space="preserve"> ADDIN ZOTERO_ITEM CSL_CITATION {"citationID":"WeUkrl2l","properties":{"unsorted":false,"formattedCitation":"\\super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t>Method</w:t>
      </w:r>
      <w:r w:rsidR="0085317F" w:rsidRPr="001A2EB4">
        <w:t>s</w:t>
      </w:r>
    </w:p>
    <w:p w14:paraId="1FA90C1C" w14:textId="788FD9B7"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1C3008" w:rsidRPr="001A2EB4">
        <w:rPr>
          <w:b/>
          <w:bCs/>
        </w:rPr>
        <w:t xml:space="preserve">Figure </w:t>
      </w:r>
      <w:r w:rsidR="001C3008">
        <w:rPr>
          <w:b/>
          <w:bCs/>
        </w:rPr>
        <w:t>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5FD0F4BA"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(a) Reaction–diffusion model coupling species transport and corrosion-</w:t>
      </w:r>
      <w:r w:rsidRPr="001A2EB4">
        <w:t>product</w:t>
      </w:r>
      <w:r w:rsidRPr="001A2EB4">
        <w:t xml:space="preserve">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polished specimens were </w:t>
      </w:r>
      <w:r w:rsidRPr="001A2EB4">
        <w:rPr>
          <w:rFonts w:cs="Times New Roman"/>
        </w:rPr>
        <w:t>ultrasonically cleaned in Milli-Q water, acetone, and ethanol to remove residual surface contaminants, then dried and stored under vacuum until use. Hanks’ Balanced Salt Solution (HBSS; Gibco, calcium- and magnesium-free; pH 7.4) was selected as the immersion medium.</w:t>
      </w:r>
    </w:p>
    <w:p w14:paraId="7806A6B9" w14:textId="17F12E01"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CE255A">
        <w:rPr>
          <w:rFonts w:cs="Times New Roman"/>
        </w:rPr>
        <w:instrText xml:space="preserve"> ADDIN ZOTERO_ITEM CSL_CITATION {"citationID":"rLlZ5nbt","properties":{"unsorted":false,"formattedCitation":"\\super [26]\\nosupersub{}","plainCitation":"[26]","noteIndex":0},"citationItems":[{"id":4073,"uris":["http://zotero.org/users/16939557/items/WQTZABRY"],"itemData":{"id":4073,"type":"article-journal","citation-key":"huangInsightCorrosionBehaviour2021","container-title":"Corrosion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38724B20"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CE255A">
        <w:rPr>
          <w:rFonts w:cs="Times New Roman"/>
        </w:rPr>
        <w:instrText xml:space="preserve"> ADDIN ZOTERO_ITEM CSL_CITATION {"citationID":"AvP6pqck","properties":{"unsorted":false,"formattedCitation":"\\super [1]\\nosupersub{}","plainCitation":"[1]","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CE255A">
        <w:rPr>
          <w:rFonts w:cs="Times New Roman"/>
        </w:rPr>
        <w:instrText xml:space="preserve"> ADDIN ZOTERO_ITEM CSL_CITATION {"citationID":"kZxopyxL","properties":{"unsorted":false,"formattedCitation":"\\super [26,27]\\nosupersub{}","plainCitation":"[26,27]","noteIndex":0},"citationItems":[{"id":4073,"uris":["http://zotero.org/users/16939557/items/WQTZABRY"],"itemData":{"id":4073,"type":"article-journal","citation-key":"huangInsightCorrosionBehaviour2021","container-title":"Corrosion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CE255A">
        <w:rPr>
          <w:rFonts w:cs="Times New Roman"/>
        </w:rPr>
        <w:instrText xml:space="preserve"> ADDIN ZOTERO_ITEM CSL_CITATION {"citationID":"LtlwN6AI","properties":{"unsorted":false,"formattedCitation":"\\super [22,26,27]\\nosupersub{}","plainCitation":"[22,26,27]","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2DB6E1E0"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CE255A">
        <w:rPr>
          <w:rFonts w:cs="Times New Roman"/>
        </w:rPr>
        <w:instrText xml:space="preserve"> ADDIN ZOTERO_ITEM CSL_CITATION {"citationID":"0bd0E917","properties":{"unsorted":false,"formattedCitation":"\\super [28]\\nosupersub{}","plainCitation":"[28]","noteIndex":0},"citationItems":[{"id":4561,"uris":["http://zotero.org/users/16939557/items/G4GYW7JX"],"itemData":{"id":4561,"type":"article-journal","abstract":"Zinc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03561975" w:rsidR="00E54A50" w:rsidRPr="001A2EB4" w:rsidRDefault="00E55EDE" w:rsidP="00E54A50">
      <w:pPr>
        <w:pStyle w:val="BodyText"/>
        <w:ind w:firstLine="0"/>
        <w:rPr>
          <w:rFonts w:cs="Times New Roman"/>
        </w:rPr>
      </w:pPr>
      <w:r w:rsidRPr="001A2EB4">
        <w:rPr>
          <w:rFonts w:cs="Times New Roman"/>
        </w:rPr>
        <w:t xml:space="preserve">Overall degradation </w:t>
      </w:r>
      <w:r w:rsidR="00E54A50" w:rsidRPr="001A2EB4">
        <w:rPr>
          <w:rFonts w:cs="Times New Roman"/>
        </w:rPr>
        <w:t xml:space="preserve">therefore results from a dynamic balance between ORR-driven passivation and chloride-mediated </w:t>
      </w:r>
      <w:r w:rsidR="00E54A50" w:rsidRPr="001A2EB4">
        <w:rPr>
          <w:rFonts w:cs="Times New Roman"/>
        </w:rPr>
        <w:t xml:space="preserve">corrosion-product </w:t>
      </w:r>
      <w:r w:rsidR="00E54A50" w:rsidRPr="001A2EB4">
        <w:rPr>
          <w:rFonts w:cs="Times New Roman"/>
        </w:rPr>
        <w:t xml:space="preserve">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CE255A">
        <w:rPr>
          <w:rFonts w:cs="Times New Roman"/>
        </w:rPr>
        <w:instrText xml:space="preserve"> ADDIN ZOTERO_ITEM CSL_CITATION {"citationID":"r0ugdedM","properties":{"unsorted":false,"formattedCitation":"\\super [27]\\nosupersub{}","plainCitation":"[27]","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2876FD">
        <w:rPr>
          <w:rFonts w:cs="Times New Roman"/>
        </w:rPr>
        <w:t xml:space="preserve"> </w:t>
      </w:r>
      <w:r w:rsidR="00BC506D" w:rsidRPr="001A2EB4">
        <w:rPr>
          <w:rFonts w:cs="Times New Roman"/>
        </w:rPr>
        <w:t xml:space="preserve">the corrosion </w:t>
      </w:r>
      <w:r w:rsidR="00BC506D" w:rsidRPr="001A2EB4">
        <w:rPr>
          <w:rFonts w:cs="Times New Roman"/>
        </w:rPr>
        <w:t xml:space="preserve">products are </w:t>
      </w:r>
      <w:r w:rsidR="00BC506D" w:rsidRPr="001A2EB4">
        <w:rPr>
          <w:rFonts w:cs="Times New Roman"/>
        </w:rPr>
        <w:t>modeled as a single ZnO phase.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765554C2"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2</w:t>
      </w:r>
      <w:r w:rsidRPr="001A2EB4">
        <w:rPr>
          <w:b/>
          <w:bCs/>
        </w:rPr>
        <w:fldChar w:fldCharType="end"/>
      </w:r>
      <w:bookmarkEnd w:id="5"/>
      <w:r w:rsidRPr="001A2EB4">
        <w:rPr>
          <w:b/>
          <w:bCs/>
        </w:rPr>
        <w:t>.</w:t>
      </w:r>
      <w:r w:rsidRPr="001A2EB4">
        <w:t xml:space="preserve"> </w:t>
      </w:r>
      <w:r w:rsidR="00246AE0" w:rsidRPr="001A2EB4">
        <w:t xml:space="preserve">Schematic of the coupled mechanistic framework for Zn biodegradation in physiological media. (a) Electrochemical reactions governing Zn dissolution, oxygen reduction, </w:t>
      </w:r>
      <w:r w:rsidR="00246AE0" w:rsidRPr="001A2EB4">
        <w:t>corrosion-product</w:t>
      </w:r>
      <w:r w:rsidR="00246AE0" w:rsidRPr="001A2EB4">
        <w:t xml:space="preserve"> formation, and chloride-induced </w:t>
      </w:r>
      <w:r w:rsidR="00246AE0" w:rsidRPr="001A2EB4">
        <w:t>dissolution</w:t>
      </w:r>
      <w:r w:rsidR="00246AE0" w:rsidRPr="001A2EB4">
        <w:t>, (</w:t>
      </w:r>
      <w:r w:rsidR="00C10022" w:rsidRPr="001A2EB4">
        <w:t>b</w:t>
      </w:r>
      <w:r w:rsidR="00246AE0" w:rsidRPr="001A2EB4">
        <w:t>) porous corrosion-product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6F76D765"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CE255A">
        <w:rPr>
          <w:rFonts w:cs="Times New Roman"/>
        </w:rPr>
        <w:instrText xml:space="preserve"> ADDIN ZOTERO_ITEM CSL_CITATION {"citationID":"6EMeCtG4","properties":{"unsorted":false,"formattedCitation":"\\super [18,19]\\nosupersub{}","plainCitation":"[18,19]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electroneutrality in physiological saline, where ionic transport is primarily diffusion-driven </w:t>
      </w:r>
      <w:r w:rsidR="00B3641C" w:rsidRPr="001A2EB4">
        <w:rPr>
          <w:rFonts w:cs="Times New Roman"/>
        </w:rPr>
        <w:fldChar w:fldCharType="begin"/>
      </w:r>
      <w:r w:rsidR="00CE255A">
        <w:rPr>
          <w:rFonts w:cs="Times New Roman"/>
        </w:rPr>
        <w:instrText xml:space="preserve"> ADDIN ZOTERO_ITEM CSL_CITATION {"citationID":"2YDw3E7n","properties":{"unsorted":false,"formattedCitation":"\\super [30]\\nosupersub{}","plainCitation":"[30]","noteIndex":0},"citationItems":[{"id":4562,"uris":["http://zotero.org/users/16939557/items/8FBQWKCF"],"itemData":{"id":4562,"type":"article-journal","citation-key":"katonaValidatingCorrosionModels2026","container-title":"Corrosion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[30]</w:t>
      </w:r>
      <w:r w:rsidR="00B3641C" w:rsidRPr="001A2EB4">
        <w:rPr>
          <w:rFonts w:cs="Times New Roman"/>
        </w:rPr>
        <w:fldChar w:fldCharType="end"/>
      </w:r>
      <w:r w:rsidR="00B3641C" w:rsidRPr="001A2EB4">
        <w:rPr>
          <w:rFonts w:cs="Times New Roman"/>
        </w:rPr>
        <w:t xml:space="preserve">, </w:t>
      </w:r>
      <w:r w:rsidR="00B3641C" w:rsidRPr="001A2EB4">
        <w:rPr>
          <w:rFonts w:cs="Times New Roman"/>
        </w:rPr>
        <w:t>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000000"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xml:space="preserve">​ denote species concentration, effective diffusivity, and reaction terms, respectively. </w:t>
      </w:r>
    </w:p>
    <w:p w14:paraId="276FA8C2" w14:textId="42A19A93" w:rsidR="00B3641C" w:rsidRPr="001A2EB4" w:rsidRDefault="00105ABB" w:rsidP="00B3641C">
      <w:pPr>
        <w:pStyle w:val="BodyText"/>
      </w:pPr>
      <w:r w:rsidRPr="001A2EB4">
        <w:rPr>
          <w:rFonts w:cs="Times New Roman"/>
        </w:rPr>
        <w:t>Five coupled fields are solved simultaneously: the concentrations of four dissolved species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together with </w:t>
      </w:r>
      <w:r w:rsidR="005A2B63" w:rsidRPr="001A2EB4">
        <w:rPr>
          <w:rFonts w:cs="Times New Roman"/>
        </w:rPr>
        <w:t>the corrosion-</w:t>
      </w:r>
      <w:r w:rsidR="005A2B63" w:rsidRPr="001A2EB4">
        <w:rPr>
          <w:rFonts w:cs="Times New Roman"/>
        </w:rPr>
        <w:t>product</w:t>
      </w:r>
      <w:r w:rsidR="005A2B63" w:rsidRPr="001A2EB4">
        <w:rPr>
          <w:rFonts w:cs="Times New Roman"/>
        </w:rPr>
        <w:t xml:space="preserve"> field</w:t>
      </w:r>
      <w:r w:rsidRPr="001A2EB4">
        <w:rPr>
          <w:rFonts w:cs="Times New Roman"/>
        </w:rPr>
        <w:t xml:space="preserve"> (</w:t>
      </w:r>
      <m:oMath>
        <m:r>
          <w:rPr>
            <w:rFonts w:ascii="Cambria Math" w:hAnsi="Cambria Math" w:cs="Times New Roman"/>
          </w:rPr>
          <m:t>F</m:t>
        </m:r>
      </m:oMath>
      <w:r w:rsidRPr="001A2EB4">
        <w:rPr>
          <w:rFonts w:cs="Times New Roman"/>
        </w:rPr>
        <w:t xml:space="preserve">). </w:t>
      </w:r>
      <w:r w:rsidR="00B3641C" w:rsidRPr="001A2EB4">
        <w:t xml:space="preserve">Dissolved oxygen was treated as the primary cathodic reactant governing Zn biodegradation,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CE255A">
        <w:rPr>
          <w:rFonts w:cs="Times New Roman"/>
        </w:rPr>
        <w:instrText xml:space="preserve"> ADDIN ZOTERO_ITEM CSL_CITATION {"citationID":"y91lExEM","properties":{"unsorted":false,"formattedCitation":"\\super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The reaction term was applied exclusively at the moving Zn–electrolyte interface, such that oxygen must diffuse to the Zn surface before being consumed. The interface term δ_Γ is a sharp surface integral over the zero level set (FreeFEM int2d with the levelset option), with no smoothing parameter; a smoothed delta function with a width equal to the minimum mesh size is used only in post-processing averages.</w:t>
      </w:r>
    </w:p>
    <w:p w14:paraId="42144BD5" w14:textId="09D992D7"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xml:space="preserve"> </m:t>
        </m:r>
        <m:sSub>
          <m:sSubPr>
            <m:ctrlPr>
              <w:rPr>
                <w:rFonts w:ascii="Cambria Math" w:hAnsi="Cambria Math"/>
              </w:rPr>
            </m:ctrlPr>
          </m:sSubPr>
          <m:e>
            <m:r>
              <w:rPr>
                <w:rFonts w:ascii="Cambria Math" w:hAnsi="Cambria Math"/>
              </w:rPr>
              <m:t>δ</m:t>
            </m:r>
          </m:e>
          <m:sub>
            <m:r>
              <m:rPr>
                <m:sty m:val="p"/>
              </m:rPr>
              <w:rPr>
                <w:rFonts w:ascii="Cambria Math" w:hAnsi="Cambria Math"/>
              </w:rPr>
              <m:t>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1FA9AF16" w14:textId="2B14B3AE" w:rsidR="00424107" w:rsidRPr="001A2EB4" w:rsidRDefault="00424107" w:rsidP="00424107">
      <w:pPr>
        <w:pStyle w:val="BodyText"/>
        <w:ind w:firstLine="0"/>
        <w:rPr>
          <w:rFonts w:cs="Times New Roman"/>
        </w:rPr>
      </w:pPr>
      <w:r w:rsidRPr="001A2EB4">
        <w:rPr>
          <w:rFonts w:cs="Times New Roman"/>
        </w:rPr>
        <w:t xml:space="preserve">Chloride is treated as effectively non-consumed, because it is in large excess (142.3 mmol L⁻¹) and is not appreciably depleted by corrosion-product dissolution </w:t>
      </w:r>
      <w:r w:rsidRPr="001A2EB4">
        <w:rPr>
          <w:rFonts w:cs="Times New Roman"/>
        </w:rPr>
      </w:r>
      <w:r w:rsidRPr="001A2EB4">
        <w:rPr>
          <w:rFonts w:cs="Times New Roman"/>
        </w:rPr>
      </w:r>
      <w:r w:rsidRPr="001A2EB4">
        <w:rPr>
          <w:rFonts w:cs="Times New Roman"/>
        </w:rPr>
        <w:fldChar w:fldCharType="begin"/>
      </w:r>
      <w:r w:rsidR="00CE255A">
        <w:rPr>
          <w:rFonts w:cs="Times New Roman"/>
        </w:rPr>
        <w:instrText xml:space="preserve"> ADDIN ZOTERO_ITEM CSL_CITATION {"citationID":"eTfl7xu9","properties":{"unsorted":false,"formattedCitation":"\\super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Pr="00F60B2A">
        <w:rPr>
          <w:rFonts w:cs="Times New Roman"/>
          <w:vertAlign w:val="superscript"/>
        </w:rPr>
        <w:t>[19]</w:t>
      </w:r>
      <w:r w:rsidRPr="001A2EB4">
        <w:rPr>
          <w:rFonts w:cs="Times New Roman"/>
        </w:rPr>
        <w:fldChar w:fldCharType="end"/>
      </w:r>
      <w:r w:rsidRPr="001A2EB4">
        <w:rPr>
          <w:rFonts w:cs="Times New Roman"/>
        </w:rPr>
        <w:t>:</w:t>
      </w:r>
    </w:p>
    <w:p w14:paraId="7C2B2EA7" w14:textId="1B7C2083"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00424107" w:rsidRPr="001A2EB4">
        <w:rPr>
          <w:rFonts w:cs="Times New Roman"/>
        </w:rPr>
        <w:tab/>
        <w:t>(</w:t>
      </w:r>
      <w:r w:rsidR="00424107">
        <w:rPr>
          <w:rFonts w:cs="Times New Roman"/>
        </w:rPr>
        <w:t>8</w:t>
      </w:r>
      <w:r w:rsidR="00424107" w:rsidRPr="001A2EB4">
        <w:rPr>
          <w:rFonts w:cs="Times New Roman"/>
        </w:rPr>
        <w:t>)</w:t>
      </w:r>
    </w:p>
    <w:p w14:paraId="20DD8005" w14:textId="4825F0CE"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CE255A">
        <w:rPr>
          <w:rFonts w:cs="Times New Roman"/>
        </w:rPr>
        <w:instrText xml:space="preserve"> ADDIN ZOTERO_ITEM CSL_CITATION {"citationID":"rN5Gluur","properties":{"unsorted":false,"formattedCitation":"\\super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w:t>
      </w:r>
      <w:proofErr w:type="spellStart"/>
      <w:r w:rsidR="007567C8" w:rsidRPr="007567C8">
        <w:rPr>
          <w:rFonts w:cs="Times New Roman"/>
        </w:rPr>
        <w:t>ZnO</w:t>
      </w:r>
      <w:proofErr w:type="spellEnd"/>
      <w:r w:rsidR="007567C8" w:rsidRPr="007567C8">
        <w:rPr>
          <w:rFonts w:cs="Times New Roman"/>
        </w:rPr>
        <w:t>-based corrosion</w:t>
      </w:r>
      <w:r w:rsidR="007567C8" w:rsidRPr="007567C8">
        <w:rPr>
          <w:rFonts w:cs="Times New Roman"/>
        </w:rPr>
        <w:t xml:space="preserve"> products.</w:t>
      </w:r>
      <w:r w:rsidR="009F4B7F" w:rsidRPr="001A2EB4">
        <w:rPr>
          <w:rFonts w:cs="Times New Roman"/>
        </w:rPr>
        <w:t xml:space="preserve"> </w:t>
      </w:r>
      <w:r w:rsidR="009F4B7F" w:rsidRPr="001A2EB4">
        <w:rPr>
          <w:rFonts w:cs="Times New Roman"/>
        </w:rPr>
        <w:t xml:space="preserve">At the same time, chloride-induced </w:t>
      </w:r>
      <w:r w:rsidR="009F4B7F" w:rsidRPr="001A2EB4">
        <w:rPr>
          <w:rFonts w:cs="Times New Roman"/>
        </w:rPr>
        <w:t>corrosion-product</w:t>
      </w:r>
      <w:r w:rsidR="009F4B7F" w:rsidRPr="001A2EB4">
        <w:rPr>
          <w:rFonts w:cs="Times New Roman"/>
        </w:rPr>
        <w:t xml:space="preserve"> dissolution releases hydroxide back into the electrolyte</w:t>
      </w:r>
      <w:r w:rsidR="009F4B7F">
        <w:rPr>
          <w:rFonts w:cs="Times New Roman"/>
        </w:rPr>
        <w:t>.</w:t>
      </w:r>
    </w:p>
    <w:p w14:paraId="24B0774D" w14:textId="23E1B49B"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e>
              </m:d>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424107" w:rsidRPr="001A2EB4">
        <w:rPr>
          <w:rFonts w:cs="Times New Roman"/>
        </w:rPr>
        <w:tab/>
        <w:t>(</w:t>
      </w:r>
      <w:r w:rsidR="009F4B7F">
        <w:rPr>
          <w:rFonts w:cs="Times New Roman"/>
        </w:rPr>
        <w:t>9</w:t>
      </w:r>
      <w:r w:rsidR="00424107" w:rsidRPr="001A2EB4">
        <w:rPr>
          <w:rFonts w:cs="Times New Roman"/>
        </w:rPr>
        <w:t>)</w:t>
      </w:r>
    </w:p>
    <w:p w14:paraId="0A228AFA" w14:textId="56F0AC11" w:rsidR="00097CCF" w:rsidRPr="001A2EB4" w:rsidRDefault="00000000"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OH</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e>
              </m:d>
              <m:r>
                <m:rPr>
                  <m:sty m:val="p"/>
                </m:rPr>
                <w:rPr>
                  <w:rFonts w:ascii="Cambria Math" w:hAnsi="Cambria Math" w:cs="Times New Roman"/>
                </w:rPr>
                <m:t>+</m:t>
              </m:r>
              <m:r>
                <w:rPr>
                  <w:rFonts w:ascii="Cambria Math" w:hAnsi="Cambria Math" w:cs="Times New Roman"/>
                </w:rPr>
                <m:t>4 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097CCF" w:rsidRPr="001A2EB4">
        <w:rPr>
          <w:rFonts w:cs="Times New Roman"/>
        </w:rPr>
        <w:tab/>
        <w:t>(</w:t>
      </w:r>
      <w:r w:rsidR="009F4B7F">
        <w:rPr>
          <w:rFonts w:cs="Times New Roman"/>
        </w:rPr>
        <w:t>10</w:t>
      </w:r>
      <w:r w:rsidR="00097CCF" w:rsidRPr="001A2EB4">
        <w:rPr>
          <w:rFonts w:cs="Times New Roman"/>
        </w:rPr>
        <w:t>)</w:t>
      </w:r>
    </w:p>
    <w:p w14:paraId="66A63D0F" w14:textId="631F0870" w:rsidR="00097CCF" w:rsidRPr="001A2EB4" w:rsidRDefault="00097CCF" w:rsidP="00097CCF">
      <w:pPr>
        <w:pStyle w:val="BodyText"/>
        <w:tabs>
          <w:tab w:val="right" w:pos="9360"/>
        </w:tabs>
        <w:spacing w:before="240" w:after="240"/>
        <w:ind w:firstLine="0"/>
        <w:rPr>
          <w:rFonts w:cs="Times New Roman"/>
        </w:rPr>
      </w:pPr>
    </w:p>
    <w:p w14:paraId="12814FEE" w14:textId="7293E2AE" w:rsidR="00097CCF" w:rsidRPr="001A2EB4" w:rsidRDefault="007879E5" w:rsidP="00097CCF">
      <w:pPr>
        <w:pStyle w:val="BodyText"/>
        <w:ind w:firstLine="0"/>
      </w:pPr>
      <w:r w:rsidRPr="001A2EB4">
        <w:t xml:space="preserve">Here, the corrosion-product </w:t>
      </w:r>
      <w:r w:rsidRPr="001A2EB4">
        <w:t>field</w:t>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7908140A"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 F </m:t>
        </m:r>
        <m:sSubSup>
          <m:sSubSupPr>
            <m:ctrlPr>
              <w:rPr>
                <w:rFonts w:ascii="Cambria Math" w:hAnsi="Cambria Math" w:cs="Times New Roman"/>
                <w:i/>
              </w:rPr>
            </m:ctrlPr>
          </m:sSubSupPr>
          <m:e>
            <m:r>
              <w:rPr>
                <w:rFonts w:ascii="Cambria Math" w:hAnsi="Cambria Math" w:cs="Times New Roman"/>
              </w:rPr>
              <m:t>C</m:t>
            </m:r>
          </m:e>
          <m:sub>
            <m:r>
              <m:rPr>
                <m:sty m:val="p"/>
              </m:rPr>
              <w:rPr>
                <w:rFonts w:ascii="Cambria Math" w:hAnsi="Cambria Math" w:cs="Times New Roman"/>
              </w:rPr>
              <m:t>Cl</m:t>
            </m:r>
          </m:sub>
          <m:sup>
            <m:r>
              <w:rPr>
                <w:rFonts w:ascii="Cambria Math" w:hAnsi="Cambria Math" w:cs="Times New Roman"/>
              </w:rPr>
              <m:t>2</m:t>
            </m:r>
          </m:sup>
        </m:sSub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6E2CEFF4" w:rsidR="00097CCF" w:rsidRPr="001A2EB4" w:rsidRDefault="00097CCF" w:rsidP="00097CCF">
      <w:pPr>
        <w:pStyle w:val="BodyText"/>
        <w:ind w:firstLine="0"/>
        <w:rPr>
          <w:rFonts w:cs="Times New Roman"/>
        </w:rPr>
      </w:pPr>
      <w:r w:rsidRPr="001A2EB4">
        <w:t xml:space="preserve">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formation and chloride-mediated dissolution, respectively. The chloride exponent in Eq. 11 is an effective reaction order, not the stoichiometric one of Eq. 5.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xml:space="preserve">, which suppresses further growth as the </w:t>
      </w:r>
      <w:r w:rsidRPr="001A2EB4">
        <w:rPr>
          <w:rFonts w:cs="Times New Roman"/>
        </w:rPr>
        <w:t>corrosion-product concentration</w:t>
      </w:r>
      <w:r w:rsidRPr="001A2EB4">
        <w:rPr>
          <w:rFonts w:cs="Times New Roman"/>
        </w:rPr>
        <w:t xml:space="preserve"> approaches its maximum density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nor/>
              </m:rPr>
              <w:rPr>
                <w:rFonts w:cs="Times New Roman"/>
              </w:rPr>
              <m:t>film</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oMath>
      <w:r>
        <w:t xml:space="preserve"> (in g mm⁻³)</w:t>
      </w:r>
      <w:r w:rsidRPr="001A2EB4">
        <w:rPr>
          <w:rFonts w:cs="Times New Roman"/>
        </w:rPr>
        <w:t xml:space="preserve"> </w:t>
      </w:r>
      <w:r w:rsidRPr="001A2EB4">
        <w:rPr>
          <w:rFonts w:cs="Times New Roman"/>
        </w:rPr>
        <w:fldChar w:fldCharType="begin"/>
      </w:r>
      <w:r w:rsidR="00CE255A">
        <w:rPr>
          <w:rFonts w:cs="Times New Roman"/>
        </w:rPr>
        <w:instrText xml:space="preserve"> ADDIN ZOTERO_ITEM CSL_CITATION {"citationID":"EBWNUWMs","properties":{"unsorted":false,"formattedCitation":"\\super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w:t>
      </w:r>
      <w:r w:rsidRPr="001A2EB4">
        <w:t>corrosion</w:t>
      </w:r>
      <w:r w:rsidRPr="001A2EB4">
        <w:t xml:space="preserve"> </w:t>
      </w:r>
      <w:r w:rsidRPr="001A2EB4">
        <w:t>products accumulate</w:t>
      </w:r>
      <w:r w:rsidRPr="001A2EB4">
        <w:t xml:space="preserve">, </w:t>
      </w:r>
      <w:r w:rsidRPr="001A2EB4">
        <w:t xml:space="preserve">they impede </w:t>
      </w:r>
      <w:r w:rsidRPr="001A2EB4">
        <w:t xml:space="preserve">species transport by reducing the effective diffusivity according to </w:t>
      </w:r>
      <w:r w:rsidRPr="001A2EB4">
        <w:fldChar w:fldCharType="begin"/>
      </w:r>
      <w:r w:rsidR="00CE255A">
        <w:instrText xml:space="preserve"> ADDIN ZOTERO_ITEM CSL_CITATION {"citationID":"aPcMg5PW","properties":{"unsorted":false,"formattedCitation":"\\super [31]\\nosupersub{}","plainCitation":"[31]","noteIndex":0},"citationItems":[{"id":4560,"uris":["http://zotero.org/users/16939557/items/5GV9KWGS"],"itemData":{"id":4560,"type":"book","abstract":"Diffusion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F60B2A" w:rsidRPr="00F60B2A">
        <w:rPr>
          <w:rFonts w:cs="Times New Roman"/>
          <w:vertAlign w:val="superscript"/>
        </w:rPr>
        <w:t>[31]</w:t>
      </w:r>
      <w:r w:rsidRPr="001A2EB4">
        <w:fldChar w:fldCharType="end"/>
      </w:r>
      <w:r w:rsidRPr="001A2EB4">
        <w:t>:</w:t>
      </w:r>
    </w:p>
    <w:p w14:paraId="21BC5BF3" w14:textId="2E47BC0D" w:rsidR="00097CCF" w:rsidRPr="001A2EB4" w:rsidRDefault="00000000"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4CFE633E"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xml:space="preserve">​ is the free-solution diffusivity, and the transport reduction depends on the </w:t>
      </w:r>
      <w:r w:rsidRPr="001A2EB4">
        <w:t xml:space="preserve">corrosion-product region's </w:t>
      </w:r>
      <w:r w:rsidRPr="001A2EB4">
        <w:t>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1C3008" w:rsidRPr="001A2EB4">
        <w:rPr>
          <w:b/>
          <w:bCs/>
        </w:rPr>
        <w:t xml:space="preserve">Figure </w:t>
      </w:r>
      <w:r w:rsidR="001C3008">
        <w:rPr>
          <w:b/>
          <w:bCs/>
          <w:noProof/>
        </w:rPr>
        <w:t>2</w:t>
      </w:r>
      <w:r w:rsidRPr="001A2EB4">
        <w:rPr>
          <w:b/>
          <w:bCs/>
        </w:rPr>
        <w:fldChar w:fldCharType="end"/>
      </w:r>
      <w:r w:rsidR="00D8369E" w:rsidRPr="001A2EB4">
        <w:rPr>
          <w:b/>
          <w:bCs/>
        </w:rPr>
        <w:t>b</w:t>
      </w:r>
      <w:r w:rsidRPr="001A2EB4">
        <w:t>.</w:t>
      </w:r>
    </w:p>
    <w:p w14:paraId="3A26A373" w14:textId="1943FFE1" w:rsidR="00E54A50" w:rsidRPr="001A2EB4" w:rsidRDefault="00E54A50" w:rsidP="00E54A50">
      <w:pPr>
        <w:pStyle w:val="FirstParagraph"/>
        <w:ind w:firstLine="360"/>
        <w:rPr>
          <w:rFonts w:cs="Times New Roman"/>
        </w:rPr>
      </w:pPr>
      <w:r w:rsidRPr="001A2EB4">
        <w:rPr>
          <w:rFonts w:cs="Times New Roman"/>
        </w:rPr>
        <w:t xml:space="preserve">The evolving metal-electrolyte interface is tracked using </w:t>
      </w:r>
      <w:r w:rsidR="004E4161" w:rsidRPr="001A2EB4">
        <w:rPr>
          <w:rFonts w:cs="Times New Roman"/>
        </w:rPr>
        <w:t>the level set method</w:t>
      </w:r>
      <w:r w:rsidRPr="001A2EB4">
        <w:rPr>
          <w:rFonts w:cs="Times New Roman"/>
        </w:rPr>
        <w:t>, in which a signed-distance function (</w:t>
      </w:r>
      <m:oMath>
        <m:r>
          <w:rPr>
            <w:rFonts w:ascii="Cambria Math" w:hAnsi="Cambria Math" w:cs="Times New Roman"/>
          </w:rPr>
          <m:t>ϕ)</m:t>
        </m:r>
      </m:oMath>
      <w:r w:rsidRPr="001A2EB4">
        <w:rPr>
          <w:rFonts w:cs="Times New Roman"/>
        </w:rPr>
        <w:t xml:space="preserve"> </w:t>
      </w:r>
      <w:bookmarkStart w:id="6" w:name="_Hlk237963744"/>
      <w:r w:rsidRPr="001A2EB4">
        <w:rPr>
          <w:rFonts w:cs="Times New Roman"/>
        </w:rPr>
        <w:t>implicitly defines the interface as the zero-level set separating the metal and electrolyte domains,</w:t>
      </w:r>
      <w:bookmarkEnd w:id="6"/>
      <w:r w:rsidRPr="001A2EB4">
        <w:rPr>
          <w:rFonts w:cs="Times New Roman"/>
        </w:rPr>
        <w:t xml:space="preserve"> as </w:t>
      </w:r>
      <w:r w:rsidR="00D4631E" w:rsidRPr="001A2EB4">
        <w:rPr>
          <w:rFonts w:cs="Times New Roman"/>
        </w:rPr>
        <w:t>shown</w:t>
      </w:r>
      <w:r w:rsidRPr="001A2EB4">
        <w:rPr>
          <w:rFonts w:cs="Times New Roman"/>
        </w:rPr>
        <w:t xml:space="preserve"> in </w:t>
      </w:r>
      <w:r w:rsidR="00AB557A" w:rsidRPr="001A2EB4">
        <w:rPr>
          <w:rFonts w:cs="Times New Roman"/>
          <w:b/>
          <w:bCs/>
        </w:rPr>
        <w:fldChar w:fldCharType="begin"/>
      </w:r>
      <w:r w:rsidR="00AB557A" w:rsidRPr="001A2EB4">
        <w:rPr>
          <w:rFonts w:cs="Times New Roman"/>
          <w:b/>
          <w:bCs/>
        </w:rPr>
        <w:instrText xml:space="preserve"> REF _Ref238652979 \h  \* MERGEFORMAT </w:instrText>
      </w:r>
      <w:r w:rsidR="00AB557A" w:rsidRPr="001A2EB4">
        <w:rPr>
          <w:rFonts w:cs="Times New Roman"/>
          <w:b/>
          <w:bCs/>
        </w:rPr>
      </w:r>
      <w:r w:rsidR="00AB557A" w:rsidRPr="001A2EB4">
        <w:rPr>
          <w:rFonts w:cs="Times New Roman"/>
          <w:b/>
          <w:bCs/>
        </w:rPr>
        <w:fldChar w:fldCharType="separate"/>
      </w:r>
      <w:r w:rsidR="001C3008" w:rsidRPr="001A2EB4">
        <w:rPr>
          <w:b/>
          <w:bCs/>
        </w:rPr>
        <w:t xml:space="preserve">Figure </w:t>
      </w:r>
      <w:r w:rsidR="001C3008">
        <w:rPr>
          <w:b/>
          <w:bCs/>
          <w:noProof/>
        </w:rPr>
        <w:t>2</w:t>
      </w:r>
      <w:r w:rsidR="00AB557A" w:rsidRPr="001A2EB4">
        <w:rPr>
          <w:rFonts w:cs="Times New Roman"/>
          <w:b/>
          <w:bCs/>
        </w:rPr>
        <w:fldChar w:fldCharType="end"/>
      </w:r>
      <w:r w:rsidR="00D8369E" w:rsidRPr="001A2EB4">
        <w:rPr>
          <w:rFonts w:cs="Times New Roman"/>
          <w:b/>
          <w:bCs/>
        </w:rPr>
        <w:t>c</w:t>
      </w:r>
      <w:r w:rsidRPr="001A2EB4">
        <w:rPr>
          <w:rFonts w:cs="Times New Roman"/>
        </w:rPr>
        <w:t xml:space="preserve">. </w:t>
      </w:r>
      <w:r w:rsidR="00CE2D65" w:rsidRPr="001A2EB4">
        <w:rPr>
          <w:rFonts w:cs="Times New Roman"/>
        </w:rPr>
        <w:t xml:space="preserve">Corrosion-driven interface motion is represented by the evolution of </w:t>
      </w:r>
      <m:oMath>
        <m:r>
          <w:rPr>
            <w:rFonts w:ascii="Cambria Math" w:hAnsi="Cambria Math" w:cs="Times New Roman"/>
          </w:rPr>
          <m:t>ϕ</m:t>
        </m:r>
      </m:oMath>
      <w:r w:rsidR="00CE2D65" w:rsidRPr="001A2EB4">
        <w:rPr>
          <w:rFonts w:cs="Times New Roman"/>
        </w:rPr>
        <w:t xml:space="preserve"> according to the Hamilton-Jacobi equation </w:t>
      </w:r>
      <w:r w:rsidR="00CE2D65" w:rsidRPr="001A2EB4">
        <w:rPr>
          <w:rFonts w:cs="Times New Roman"/>
        </w:rPr>
        <w:fldChar w:fldCharType="begin"/>
      </w:r>
      <w:r w:rsidR="00CE255A">
        <w:rPr>
          <w:rFonts w:cs="Times New Roman"/>
        </w:rPr>
        <w:instrText xml:space="preserve"> ADDIN ZOTERO_ITEM CSL_CITATION {"citationID":"r7domCi5","properties":{"unsorted":false,"formattedCitation":"\\super [32]\\nosupersub{}","plainCitation":"[32]","noteIndex":0},"citationItems":[{"id":1729,"uris":["http://zotero.org/users/16939557/items/TDPP5UDX"],"itemData":{"id":1729,"type":"article-journal","citation-key":"wilderAdaptiveLevelSet2015","container-title":"Journal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rPr>
        <w:fldChar w:fldCharType="separate"/>
      </w:r>
      <w:r w:rsidR="00F60B2A" w:rsidRPr="00F60B2A">
        <w:rPr>
          <w:rFonts w:cs="Times New Roman"/>
          <w:vertAlign w:val="superscript"/>
        </w:rPr>
        <w:t>[32]</w:t>
      </w:r>
      <w:r w:rsidR="00CE2D65" w:rsidRPr="001A2EB4">
        <w:rPr>
          <w:rFonts w:cs="Times New Roman"/>
        </w:rPr>
        <w:fldChar w:fldCharType="end"/>
      </w:r>
      <w:r w:rsidRPr="001A2EB4">
        <w:rPr>
          <w:rFonts w:cs="Times New Roman"/>
        </w:rPr>
        <w:t>:</w:t>
      </w:r>
    </w:p>
    <w:p w14:paraId="77593D59" w14:textId="6D7232D0" w:rsidR="00E54A50" w:rsidRPr="001A2EB4" w:rsidRDefault="00000000" w:rsidP="00E54A50">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oMath>
      <w:r w:rsidR="00E54A50" w:rsidRPr="001A2EB4">
        <w:rPr>
          <w:rFonts w:cs="Times New Roman"/>
        </w:rPr>
        <w:tab/>
        <w:t>(</w:t>
      </w:r>
      <w:r w:rsidR="00105ABB" w:rsidRPr="001A2EB4">
        <w:rPr>
          <w:rFonts w:cs="Times New Roman"/>
        </w:rPr>
        <w:t>13</w:t>
      </w:r>
      <w:r w:rsidR="00E54A50" w:rsidRPr="001A2EB4">
        <w:rPr>
          <w:rFonts w:cs="Times New Roman"/>
        </w:rPr>
        <w:t>)</w:t>
      </w:r>
    </w:p>
    <w:p w14:paraId="35936D67" w14:textId="237F1924"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1A2EB4">
        <w:rPr>
          <w:rFonts w:cs="Times New Roman"/>
        </w:rPr>
        <w:t xml:space="preserve"> </w:t>
      </w:r>
      <w:r w:rsidR="00CE2D65" w:rsidRPr="001A2EB4">
        <w:rPr>
          <w:rFonts w:cs="Times New Roman"/>
        </w:rPr>
        <w:t>is the normal interface velocity obtained from the local corrosion kinetics (</w:t>
      </w:r>
      <w:r w:rsidR="00C83EF1" w:rsidRPr="001A2EB4">
        <w:rPr>
          <w:rFonts w:cs="Times New Roman"/>
          <w:b/>
          <w:bCs/>
        </w:rPr>
        <w:t>Equation (17)</w:t>
      </w:r>
      <w:r w:rsidR="00CE2D65" w:rsidRPr="001A2EB4">
        <w:rPr>
          <w:rFonts w:cs="Times New Roman"/>
        </w:rPr>
        <w:t>)</w:t>
      </w:r>
      <w:r w:rsidRPr="001A2EB4">
        <w:rPr>
          <w:rFonts w:cs="Times New Roman"/>
        </w:rPr>
        <w:t>.</w:t>
      </w:r>
      <w:r w:rsidR="00BC506D" w:rsidRPr="001A2EB4">
        <w:rPr>
          <w:rFonts w:cs="Times New Roman"/>
        </w:rPr>
        <w:t xml:space="preserve"> A zero-normal-gradient boundary condition is imposed for the level-set function at external boundaries.</w:t>
      </w:r>
    </w:p>
    <w:p w14:paraId="60B793CD" w14:textId="77777777" w:rsidR="000631D6" w:rsidRPr="001A2EB4" w:rsidRDefault="000631D6" w:rsidP="00E54A50">
      <w:pPr>
        <w:pStyle w:val="BodyText"/>
        <w:ind w:firstLine="0"/>
      </w:pPr>
    </w:p>
    <w:p w14:paraId="5001F639" w14:textId="77777777" w:rsidR="00E54A50" w:rsidRPr="001A2EB4" w:rsidRDefault="00E54A50" w:rsidP="00325133">
      <w:pPr>
        <w:pStyle w:val="Heading3"/>
      </w:pPr>
      <w:bookmarkStart w:id="7" w:name="_Ref239691057"/>
      <w:bookmarkStart w:id="8" w:name="sec:model:velocity"/>
      <w:r w:rsidRPr="001A2EB4">
        <w:t>Interface Recession Velocity</w:t>
      </w:r>
      <w:bookmarkEnd w:id="7"/>
    </w:p>
    <w:p w14:paraId="764FB787" w14:textId="7BBBFFC2" w:rsidR="00E54A50" w:rsidRPr="001A2EB4" w:rsidRDefault="00B857A0" w:rsidP="00E54A50">
      <w:pPr>
        <w:pStyle w:val="FirstParagraph"/>
        <w:ind w:firstLine="360"/>
        <w:rPr>
          <w:rFonts w:cs="Times New Roman"/>
        </w:rPr>
      </w:pPr>
      <w:r w:rsidRPr="001A2EB4">
        <w:rPr>
          <w:rFonts w:cs="Times New Roman"/>
        </w:rPr>
        <w:t>Interface recession was modeled as the outcome of three competing rate limitations: interfacial reaction kinetics, oxygen transport to the metal surface, and Zn²⁺ transport away from the interface</w:t>
      </w:r>
      <w:r w:rsidR="00485363" w:rsidRPr="001A2EB4">
        <w:rPr>
          <w:rFonts w:cs="Times New Roman"/>
        </w:rPr>
        <w:t>.</w:t>
      </w:r>
      <w:r w:rsidR="00E54A50" w:rsidRPr="001A2EB4">
        <w:rPr>
          <w:rFonts w:cs="Times New Roman"/>
        </w:rPr>
        <w:t xml:space="preserve"> The Zn-transport-limited recession velocity is obtained from the classical Stefan condition for a dissolving metal interface </w:t>
      </w:r>
      <w:r w:rsidR="00E54A50" w:rsidRPr="001A2EB4">
        <w:rPr>
          <w:rFonts w:cs="Times New Roman"/>
        </w:rPr>
        <w:fldChar w:fldCharType="begin"/>
      </w:r>
      <w:r w:rsidR="00CE255A">
        <w:rPr>
          <w:rFonts w:cs="Times New Roman"/>
        </w:rPr>
        <w:instrText xml:space="preserve"> ADDIN ZOTERO_ITEM CSL_CITATION {"citationID":"BuP2nsvm","properties":{"unsorted":false,"formattedCitation":"\\super [33]\\nosupersub{}","plainCitation":"[33]","noteIndex":0},"citationItems":[{"id":1697,"uris":["http://zotero.org/users/16939557/items/M7J7YKJU"],"itemData":{"id":1697,"type":"article-journal","citation-key":"groganPhysicalCorrosionModel2014","container-title":"Acta Biomaterialia","DOI":"10.1016/j.actbio.2013.12.059","ISSN":"17427061","issue":"5","journalAbbreviation":"Acta Biomaterialia","language":"en","page":"2313-2322","source":"DOI.org (Crossref)","title":"A physical corrosion model for bioabsorbable metal stents","volume":"10","author":[{"family":"Grogan","given":"J.A."},{"family":"Leen","given":"S.B."},{"family":"McHugh","given":"P.E."}],"issued":{"date-parts":[["2014",5]]}}}],"schema":"https://github.com/citation-style-language/schema/raw/master/csl-citation.json"} </w:instrText>
      </w:r>
      <w:r w:rsidR="00E54A50" w:rsidRPr="001A2EB4">
        <w:rPr>
          <w:rFonts w:cs="Times New Roman"/>
        </w:rPr>
        <w:fldChar w:fldCharType="separate"/>
      </w:r>
      <w:r w:rsidR="00F60B2A" w:rsidRPr="00F60B2A">
        <w:rPr>
          <w:rFonts w:cs="Times New Roman"/>
          <w:vertAlign w:val="superscript"/>
        </w:rPr>
        <w:t>[33]</w:t>
      </w:r>
      <w:r w:rsidR="00E54A50" w:rsidRPr="001A2EB4">
        <w:rPr>
          <w:rFonts w:cs="Times New Roman"/>
        </w:rPr>
        <w:fldChar w:fldCharType="end"/>
      </w:r>
      <w:r w:rsidR="00E54A50" w:rsidRPr="001A2EB4">
        <w:rPr>
          <w:rFonts w:cs="Times New Roman"/>
        </w:rPr>
        <w:t>:</w:t>
      </w:r>
    </w:p>
    <w:p w14:paraId="6B40B98A" w14:textId="721B1BC8"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m:rPr>
                <m:sty m:val="p"/>
              </m:rPr>
              <w:rPr>
                <w:rFonts w:ascii="Cambria Math" w:hAnsi="Cambria Math" w:cs="Times New Roman"/>
              </w:rPr>
              <m:t>⋅</m:t>
            </m:r>
            <m:r>
              <m:rPr>
                <m:sty m:val="bi"/>
              </m:rPr>
              <w:rPr>
                <w:rFonts w:ascii="Cambria Math" w:hAnsi="Cambria Math" w:cs="Times New Roman"/>
              </w:rPr>
              <m:t>n</m:t>
            </m:r>
          </m:num>
          <m:den>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den>
        </m:f>
      </m:oMath>
      <w:r w:rsidR="00E54A50" w:rsidRPr="001A2EB4">
        <w:rPr>
          <w:rFonts w:cs="Times New Roman"/>
        </w:rPr>
        <w:tab/>
        <w:t>(1</w:t>
      </w:r>
      <w:r w:rsidR="007432DD" w:rsidRPr="001A2EB4">
        <w:rPr>
          <w:rFonts w:cs="Times New Roman"/>
        </w:rPr>
        <w:t>4</w:t>
      </w:r>
      <w:r w:rsidR="00E54A50" w:rsidRPr="001A2EB4">
        <w:rPr>
          <w:rFonts w:cs="Times New Roman"/>
        </w:rPr>
        <w:t>)</w:t>
      </w:r>
    </w:p>
    <w:p w14:paraId="2D1ADAF2" w14:textId="0FB350AA"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oMath>
      <w:r w:rsidRPr="001A2EB4">
        <w:rPr>
          <w:rFonts w:cs="Times New Roman"/>
        </w:rPr>
        <w:t xml:space="preserve"> is the solid mass density of Zn, and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oMath>
      <w:r w:rsidRPr="001A2EB4">
        <w:rPr>
          <w:rFonts w:cs="Times New Roman"/>
        </w:rPr>
        <w:t xml:space="preserve"> is the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saturation concentration (a mass concentration); [Zn]sol, used below, is the solid molar density of Zn. Assuming first-order oxygen reduction kinetics and the reaction stoichiometry of </w:t>
      </w:r>
      <w:r w:rsidR="00571CCC" w:rsidRPr="001A2EB4">
        <w:rPr>
          <w:rFonts w:cs="Times New Roman"/>
          <w:b/>
          <w:bCs/>
        </w:rPr>
        <w:t xml:space="preserve">Equation (1) </w:t>
      </w:r>
      <w:r w:rsidR="00571CCC" w:rsidRPr="00FD7271">
        <w:rPr>
          <w:rFonts w:cs="Times New Roman"/>
        </w:rPr>
        <w:t>and</w:t>
      </w:r>
      <w:r w:rsidR="00571CCC" w:rsidRPr="001A2EB4">
        <w:rPr>
          <w:rFonts w:cs="Times New Roman"/>
          <w:b/>
          <w:bCs/>
        </w:rPr>
        <w:t xml:space="preserve"> Equation (2)</w:t>
      </w:r>
      <w:r w:rsidRPr="001A2EB4">
        <w:rPr>
          <w:rFonts w:cs="Times New Roman"/>
        </w:rPr>
        <w:t xml:space="preserve">, the reaction-limited recession velocity </w:t>
      </w:r>
      <w:r w:rsidR="00326CFC" w:rsidRPr="001A2EB4">
        <w:rPr>
          <w:rFonts w:cs="Times New Roman"/>
        </w:rPr>
        <w:t>can be written as</w:t>
      </w:r>
      <w:r w:rsidRPr="001A2EB4">
        <w:rPr>
          <w:rFonts w:cs="Times New Roman"/>
        </w:rPr>
        <w:t>:</w:t>
      </w:r>
    </w:p>
    <w:p w14:paraId="7A4E3A78" w14:textId="18E83F39"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Γ</m:t>
                </m:r>
              </m:sub>
            </m:sSub>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5</w:t>
      </w:r>
      <w:r w:rsidR="00E54A50" w:rsidRPr="001A2EB4">
        <w:rPr>
          <w:rFonts w:cs="Times New Roman"/>
        </w:rPr>
        <w:t>)</w:t>
      </w:r>
    </w:p>
    <w:p w14:paraId="26261584" w14:textId="77777777" w:rsidR="00E54A50" w:rsidRPr="001A2EB4" w:rsidRDefault="00E54A50" w:rsidP="00E54A50">
      <w:pPr>
        <w:pStyle w:val="BodyText"/>
        <w:ind w:firstLine="0"/>
        <w:rPr>
          <w:rFonts w:cs="Times New Roman"/>
        </w:rPr>
      </w:pPr>
      <w:r w:rsidRPr="001A2EB4">
        <w:rPr>
          <w:rFonts w:cs="Times New Roman"/>
        </w:rPr>
        <w:t>As corrosion products accumulate and restrict oxygen transport to the metal surface, an oxygen-transport-limited recession velocity is given by:</w:t>
      </w:r>
    </w:p>
    <w:p w14:paraId="1E142F9D" w14:textId="1F297642"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6</w:t>
      </w:r>
      <w:r w:rsidR="00E54A50" w:rsidRPr="001A2EB4">
        <w:rPr>
          <w:rFonts w:cs="Times New Roman"/>
        </w:rPr>
        <w:t>)</w:t>
      </w:r>
    </w:p>
    <w:p w14:paraId="07735887" w14:textId="77777777" w:rsidR="00E54A50" w:rsidRPr="001A2EB4" w:rsidRDefault="00E54A50" w:rsidP="00E54A50">
      <w:pPr>
        <w:pStyle w:val="BodyText"/>
        <w:ind w:firstLine="0"/>
        <w:rPr>
          <w:rFonts w:cs="Times New Roman"/>
        </w:rPr>
      </w:pPr>
      <w:r w:rsidRPr="001A2EB4">
        <w:rPr>
          <w:rFonts w:cs="Times New Roman"/>
        </w:rPr>
        <w:t>The local recession velocity was determined as:</w:t>
      </w:r>
    </w:p>
    <w:p w14:paraId="6F17F940" w14:textId="6AEA0EFE"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=min</m:t>
        </m:r>
        <m:r>
          <w:rPr>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e>
        </m:d>
      </m:oMath>
      <w:r w:rsidR="00E54A50" w:rsidRPr="001A2EB4">
        <w:rPr>
          <w:rFonts w:cs="Times New Roman"/>
        </w:rPr>
        <w:tab/>
        <w:t>(1</w:t>
      </w:r>
      <w:r w:rsidR="007432DD" w:rsidRPr="001A2EB4">
        <w:rPr>
          <w:rFonts w:cs="Times New Roman"/>
        </w:rPr>
        <w:t>7</w:t>
      </w:r>
      <w:r w:rsidR="00E54A50" w:rsidRPr="001A2EB4">
        <w:rPr>
          <w:rFonts w:cs="Times New Roman"/>
        </w:rPr>
        <w:t>)</w:t>
      </w:r>
    </w:p>
    <w:p w14:paraId="05C1EDA9" w14:textId="28CBADA0" w:rsidR="00E54A50" w:rsidRPr="001A2EB4" w:rsidRDefault="00C26B61" w:rsidP="00E54A50">
      <w:pPr>
        <w:pStyle w:val="BodyText"/>
        <w:tabs>
          <w:tab w:val="right" w:pos="9360"/>
        </w:tabs>
        <w:spacing w:before="240" w:after="240"/>
        <w:ind w:firstLine="0"/>
        <w:rPr>
          <w:rFonts w:cs="Times New Roman"/>
        </w:rPr>
      </w:pPr>
      <w:r w:rsidRPr="001A2EB4">
        <w:rPr>
          <w:rFonts w:cs="Times New Roman"/>
        </w:rPr>
        <w:t>This limiting-rate formulation allows the controlling mechanism to vary spatially and temporally with the local physicochemical conditions</w:t>
      </w:r>
      <w:r w:rsidR="00780FF0" w:rsidRPr="001A2EB4">
        <w:rPr>
          <w:rFonts w:cs="Times New Roman"/>
        </w:rPr>
        <w:t>, capturing the transition between reaction-controlled and diffusion-controlled Zn degradation</w:t>
      </w:r>
      <w:r w:rsidR="00E54A50" w:rsidRPr="001A2EB4">
        <w:rPr>
          <w:rFonts w:cs="Times New Roman"/>
        </w:rPr>
        <w:t xml:space="preserve"> (</w:t>
      </w:r>
      <w:r w:rsidR="00E54A50" w:rsidRPr="00FD7271">
        <w:rPr>
          <w:rFonts w:cs="Times New Roman"/>
          <w:b/>
          <w:bCs/>
        </w:rPr>
        <w:t>Section S1</w:t>
      </w:r>
      <w:r w:rsidR="00E54A50" w:rsidRPr="001A2EB4">
        <w:rPr>
          <w:rFonts w:cs="Times New Roman"/>
        </w:rPr>
        <w:t>). In Eqs. 15 and 16, C_O₂ (3.5 mg L⁻¹, i.e. 1.09 × 10⁻¹⁰ mol mm⁻³) is molar and M_O₂ is the molar mass of O₂. M_O₂C_O₂ is the O₂ mass concentration used by the solver and [Zn]sol is the molar density, so k_ORR is an effective coefficient that also carries a unit factor of mol g⁻¹.</w:t>
      </w:r>
    </w:p>
    <w:p w14:paraId="7BC724F6" w14:textId="77777777" w:rsidR="00E54A50" w:rsidRPr="001A2EB4" w:rsidRDefault="00E54A50" w:rsidP="000631D6">
      <w:pPr>
        <w:pStyle w:val="Heading2"/>
      </w:pPr>
      <w:bookmarkStart w:id="9" w:name="_Ref240381709"/>
      <w:bookmarkStart w:id="10" w:name="tab:params"/>
      <w:r w:rsidRPr="001A2EB4">
        <w:t>Numerical Implementation and Simulation Setup</w:t>
      </w:r>
      <w:bookmarkEnd w:id="9"/>
    </w:p>
    <w:p w14:paraId="73E7218C" w14:textId="4B754F4B"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 xml:space="preserve">Parametrically generated implant geometries were discretized into tetrahedral meshes and embedded within </w:t>
      </w:r>
      <w:r w:rsidR="00024712" w:rsidRPr="001A2EB4">
        <w:t xml:space="preserve">a 30 × 30 × 30 mm </w:t>
      </w:r>
      <w:r w:rsidR="00024712" w:rsidRPr="001A2EB4">
        <w:t>electrolyte domain</w:t>
      </w:r>
      <w:r w:rsidR="00024712" w:rsidRPr="001A2EB4">
        <w:t>, identical for the disc and the stent and larger than</w:t>
      </w:r>
      <w:r w:rsidR="00024712" w:rsidRPr="001A2EB4">
        <w:t xml:space="preserve"> three times the implant characteristic dimension in each direction</w:t>
      </w:r>
      <w:ins w:id="11" w:author="Claude" w:date="2026-10-08T04:28:00Z">
        <w:r w:rsidR="00024712" w:rsidRPr="001A2EB4">
          <w:t>,</w:t>
        </w:r>
      </w:ins>
      <w:r w:rsidR="00024712" w:rsidRPr="001A2EB4">
        <w:t xml:space="preserve">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1% with further refinement (</w:t>
      </w:r>
      <w:r w:rsidRPr="00FD7271">
        <w:rPr>
          <w:b/>
          <w:bCs/>
        </w:rPr>
        <w:t>Section S2</w:t>
      </w:r>
      <w:r w:rsidRPr="001A2EB4">
        <w:t>).</w:t>
      </w:r>
    </w:p>
    <w:p w14:paraId="17BAEB51" w14:textId="6D0E0AF6" w:rsidR="00D26518" w:rsidRPr="001A2EB4" w:rsidRDefault="00D26518" w:rsidP="00D26518">
      <w:pPr>
        <w:pStyle w:val="BodyText"/>
      </w:pPr>
      <w:r w:rsidRPr="001A2EB4">
        <w:t>Physiological initial and boundary conditions were imposed throughout the electrolyte domain, including continuous oxygen replenishment at the electrolyte-air interface and kinetic flux conditions at the moving metal-electrolyte boundary</w:t>
      </w:r>
      <w:r w:rsidRPr="001A2EB4">
        <w:t xml:space="preserve">. The 48 h medium renewal used in the immersion tests was not modeled explicitly; instead, dissolved oxygen was assumed to be </w:t>
      </w:r>
      <w:r w:rsidRPr="001A2EB4">
        <w:t>continuously replenished at the electrolyte–air interface</w:t>
      </w:r>
      <w:r w:rsidR="00442207">
        <w:t xml:space="preserve"> and </w:t>
      </w:r>
      <w:r w:rsidRPr="001A2EB4">
        <w:t>no natural convection was considered (static conditions)</w:t>
      </w:r>
      <w:r w:rsidRPr="001A2EB4">
        <w:t xml:space="preserve">. Simulations were executed in parallel using </w:t>
      </w:r>
      <w:proofErr w:type="spellStart"/>
      <w:r w:rsidRPr="001A2EB4">
        <w:t>FreeFEM</w:t>
      </w:r>
      <w:proofErr w:type="spellEnd"/>
      <w:r w:rsidRPr="001A2EB4">
        <w:t>++ MPI on a high-performance computing cluster, and degradation metrics 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 xml:space="preserve">normalized </w:t>
      </w:r>
      <w:r w:rsidR="00C500E2" w:rsidRPr="001A2EB4">
        <w:t>corrosion-product</w:t>
      </w:r>
      <w:r w:rsidR="00C500E2" w:rsidRPr="001A2EB4">
        <w:t xml:space="preserve">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t>Damköhler</w:t>
      </w:r>
      <w:proofErr w:type="spellEnd"/>
      <w:r w:rsidR="00780FF0" w:rsidRPr="001A2EB4">
        <w:t xml:space="preserve"> number (</w:t>
      </w:r>
      <w:r w:rsidR="00780FF0" w:rsidRPr="001A2EB4">
        <w:rPr>
          <w:b/>
          <w:bCs/>
        </w:rPr>
        <w:t>Equation S3</w:t>
      </w:r>
      <w:r w:rsidR="00780FF0" w:rsidRPr="001A2EB4">
        <w:t>), while spatial distributions of oxygen concentration and corrosion-product fields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1C3008" w:rsidRPr="001A2EB4">
        <w:rPr>
          <w:b/>
          <w:bCs/>
        </w:rPr>
        <w:t xml:space="preserve">Table </w:t>
      </w:r>
      <w:r w:rsidR="001C3008">
        <w:rPr>
          <w:b/>
          <w:bCs/>
          <w:noProof/>
        </w:rPr>
        <w:t>1</w:t>
      </w:r>
      <w:r w:rsidRPr="001A2EB4">
        <w:rPr>
          <w:b/>
          <w:bCs/>
        </w:rPr>
        <w:fldChar w:fldCharType="end"/>
      </w:r>
      <w:r w:rsidRPr="001A2EB4">
        <w:t xml:space="preserve"> </w:t>
      </w:r>
      <w:r w:rsidR="0004311D" w:rsidRPr="001A2EB4">
        <w:t xml:space="preserve">summarizes 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used in the simulations. A global mass balance shows that the O₂ consumed at the interface is about 1/32 of the stoichiometric requirement for the Zn lost at 24 h and about 1/24 at 168 h (Section S8), so Zn recession is not stoichiometrically coupled to O₂ consumption in the present formulation.</w:t>
      </w:r>
      <w:r w:rsidRPr="001A2EB4">
        <w:t xml:space="preserve"> </w:t>
      </w:r>
    </w:p>
    <w:p w14:paraId="5BC5B0D0" w14:textId="77777777" w:rsidR="00633455" w:rsidRPr="001A2EB4" w:rsidRDefault="00633455" w:rsidP="00D26518">
      <w:pPr>
        <w:pStyle w:val="BodyText"/>
        <w:ind w:firstLine="0"/>
      </w:pPr>
    </w:p>
    <w:p w14:paraId="6B0F207C" w14:textId="187ED038" w:rsidR="00E54A50" w:rsidRPr="001A2EB4" w:rsidRDefault="00E54A50" w:rsidP="00871D7C">
      <w:pPr>
        <w:pStyle w:val="Captions"/>
        <w:keepNext/>
        <w:rPr>
          <w:rFonts w:cs="Times New Roman"/>
        </w:rPr>
      </w:pPr>
      <w:bookmarkStart w:id="12"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1</w:t>
      </w:r>
      <w:r w:rsidRPr="001A2EB4">
        <w:rPr>
          <w:b/>
          <w:bCs/>
        </w:rPr>
        <w:fldChar w:fldCharType="end"/>
      </w:r>
      <w:bookmarkEnd w:id="12"/>
      <w:r w:rsidR="00EF6093" w:rsidRPr="001A2EB4">
        <w:rPr>
          <w:b/>
          <w:bCs/>
        </w:rPr>
        <w:t xml:space="preserve">. </w:t>
      </w:r>
      <w:r w:rsidRPr="001A2EB4">
        <w:rPr>
          <w:rFonts w:cs="Times New Roman"/>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641024">
        <w:trPr>
          <w:cantSplit/>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799"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799" w:type="pct"/>
          </w:tcPr>
          <w:p w14:paraId="7D2AE417"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79F5962F"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{"citationID":"bkkoCSJb","properties":{"unsorted":false,"formattedCitation":"\\super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[34]</w:t>
            </w:r>
            <w:r w:rsidRPr="001A2EB4">
              <w:rPr>
                <w:rFonts w:cs="Times New Roman"/>
                <w:sz w:val="22"/>
                <w:szCs w:val="22"/>
              </w:rPr>
              <w:fldChar w:fldCharType="end"/>
            </w:r>
          </w:p>
        </w:tc>
      </w:tr>
      <w:tr w:rsidR="00E54A50" w:rsidRPr="001A2EB4" w14:paraId="25641E69" w14:textId="77777777" w:rsidTr="00641024">
        <w:trPr>
          <w:cantSplit/>
          <w:trHeight w:val="397"/>
        </w:trPr>
        <w:tc>
          <w:tcPr>
            <w:tcW w:w="2003"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799" w:type="pct"/>
          </w:tcPr>
          <w:p w14:paraId="06E9CD8B"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1159D42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{"citationID":"fY7GQsE5","properties":{"unsorted":false,"formattedCitation":"\\super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799"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641024">
        <w:trPr>
          <w:cantSplit/>
          <w:trHeight w:val="397"/>
        </w:trPr>
        <w:tc>
          <w:tcPr>
            <w:tcW w:w="2003"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799" w:type="pct"/>
          </w:tcPr>
          <w:p w14:paraId="1EBEA88C"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6B56EE71"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{"citationID":"Vft5a5IP","properties":{"unsorted":false,"formattedCitation":"\\super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7D69B8F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0AC8AD77"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{"citationID":"l2tMpFrk","properties":{"unsorted":false,"formattedCitation":"\\super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1D9E7D7" w14:textId="77777777" w:rsidTr="00641024">
        <w:trPr>
          <w:cantSplit/>
          <w:trHeight w:val="397"/>
        </w:trPr>
        <w:tc>
          <w:tcPr>
            <w:tcW w:w="2003"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262D43F9"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5DDC166D"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{"citationID":"NlQlyJ8K","properties":{"unsorted":false,"formattedCitation":"\\super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799" w:type="pct"/>
          </w:tcPr>
          <w:p w14:paraId="48E5740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42F35EF4"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{"citationID":"m13lUIve","properties":{"unsorted":false,"formattedCitation":"\\super [35]\\nosupersub{}","plainCitation":"[35]","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[35]</w:t>
            </w:r>
            <w:r w:rsidRPr="001A2EB4">
              <w:rPr>
                <w:rFonts w:cs="Times New Roman"/>
                <w:sz w:val="22"/>
                <w:szCs w:val="22"/>
              </w:rPr>
              <w:fldChar w:fldCharType="end"/>
            </w:r>
          </w:p>
        </w:tc>
      </w:tr>
      <w:tr w:rsidR="00E54A50" w:rsidRPr="001A2EB4" w14:paraId="3BC5B4F6" w14:textId="77777777" w:rsidTr="00641024">
        <w:trPr>
          <w:cantSplit/>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799"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799" w:type="pct"/>
          </w:tcPr>
          <w:p w14:paraId="0D1C158D"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424" w:type="pct"/>
          </w:tcPr>
          <w:p w14:paraId="0973758D" w14:textId="33C94A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5.606 g cm</w:t>
            </w:r>
            <w:r w:rsidRPr="001A2EB4">
              <w:rPr>
                <w:rFonts w:cs="Times New Roman"/>
                <w:sz w:val="22"/>
                <w:szCs w:val="22"/>
                <w:vertAlign w:val="superscript"/>
              </w:rPr>
              <w:t>−3</w:t>
            </w:r>
          </w:p>
        </w:tc>
        <w:tc>
          <w:tcPr>
            <w:tcW w:w="774" w:type="pct"/>
          </w:tcPr>
          <w:p w14:paraId="2D7165F6" w14:textId="04AA9B78"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{"citationID":"hHwQHmrQ","properties":{"unsorted":false,"formattedCitation":"\\super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6B458A6" w14:textId="77777777" w:rsidTr="00641024">
        <w:trPr>
          <w:cantSplit/>
          <w:trHeight w:val="397"/>
        </w:trPr>
        <w:tc>
          <w:tcPr>
            <w:tcW w:w="2003"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799"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5AC8AE41"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{"citationID":"oOAQfSGY","properties":{"unsorted":false,"formattedCitation":"\\super [36]\\nosupersub{}","plainCitation":"[36]","noteIndex":0},"citationItems":[{"id":4093,"uris":["http://zotero.org/users/16939557/items/UL4PDBDZ"],"itemData":{"id":4093,"type":"article-journal","abstract":"Porous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[36]</w:t>
            </w:r>
            <w:r w:rsidRPr="001A2EB4">
              <w:rPr>
                <w:rFonts w:cs="Times New Roman"/>
                <w:sz w:val="22"/>
                <w:szCs w:val="22"/>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799"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000000"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424" w:type="pct"/>
          </w:tcPr>
          <w:p w14:paraId="115F0D1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2.00</w:t>
            </w:r>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37E35106"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CE255A">
              <w:rPr>
                <w:rFonts w:cs="Times New Roman"/>
                <w:sz w:val="22"/>
                <w:vertAlign w:val="superscript"/>
              </w:rPr>
              <w:instrText xml:space="preserve"> ADDIN ZOTERO_ITEM CSL_CITATION {"citationID":"Au8QZnxE","properties":{"unsorted":false,"formattedCitation":"\\super [37]\\nosupersub{}","plainCitation":"[37]","noteIndex":0},"citationItems":[{"id":3991,"uris":["http://zotero.org/users/16939557/items/PJ5WSM85"],"itemData":{"id":3991,"type":"chapter","abstract":"Abstract\n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CE255A" w:rsidRPr="00CE255A">
              <w:rPr>
                <w:rFonts w:cs="Times New Roman"/>
                <w:sz w:val="22"/>
                <w:vertAlign w:val="superscript"/>
              </w:rPr>
              <w:t>[37]</w:t>
            </w:r>
            <w:r w:rsidRPr="001A2EB4">
              <w:rPr>
                <w:rFonts w:cs="Times New Roman"/>
                <w:sz w:val="22"/>
                <w:vertAlign w:val="superscript"/>
              </w:rPr>
              <w:fldChar w:fldCharType="end"/>
            </w:r>
          </w:p>
          <w:p w14:paraId="3C66266F" w14:textId="4A7AFF3E"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CE255A">
              <w:rPr>
                <w:rFonts w:cs="Times New Roman"/>
                <w:sz w:val="22"/>
                <w:szCs w:val="22"/>
              </w:rPr>
              <w:instrText xml:space="preserve"> ADDIN ZOTERO_ITEM CSL_CITATION {"citationID":"9qIzsxfq","properties":{"unsorted":false,"formattedCitation":"\\super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00B9AB7C" w14:textId="77777777" w:rsidTr="00F96068">
        <w:trPr>
          <w:cantSplit/>
          <w:trHeight w:val="397"/>
        </w:trPr>
        <w:tc>
          <w:tcPr>
            <w:tcW w:w="2003" w:type="pct"/>
          </w:tcPr>
          <w:p w14:paraId="1CE46343"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Interface conditions</w:t>
            </w:r>
          </w:p>
        </w:tc>
        <w:tc>
          <w:tcPr>
            <w:tcW w:w="799" w:type="pct"/>
          </w:tcPr>
          <w:p w14:paraId="00C0B665"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C21E4E1"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B5681AD"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D3B0A43" w14:textId="77777777" w:rsidTr="00641024">
        <w:trPr>
          <w:cantSplit/>
          <w:trHeight w:val="397"/>
        </w:trPr>
        <w:tc>
          <w:tcPr>
            <w:tcW w:w="2003" w:type="pct"/>
          </w:tcPr>
          <w:p w14:paraId="6DF45B28"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sat. concentration</w:t>
            </w:r>
          </w:p>
        </w:tc>
        <w:tc>
          <w:tcPr>
            <w:tcW w:w="799" w:type="pct"/>
          </w:tcPr>
          <w:p w14:paraId="525A06B1" w14:textId="77777777" w:rsidR="00E54A50" w:rsidRPr="001A2EB4" w:rsidRDefault="00E54A50" w:rsidP="00641024">
            <w:pPr>
              <w:pStyle w:val="Compact"/>
              <w:spacing w:before="0" w:after="0" w:line="240" w:lineRule="auto"/>
              <w:jc w:val="left"/>
              <w:rPr>
                <w:rFonts w:cs="Times New Roman"/>
                <w:sz w:val="22"/>
                <w:szCs w:val="22"/>
              </w:rPr>
            </w:pPr>
            <m:oMathPara>
              <m:oMath>
                <m:r>
                  <m:rPr>
                    <m:sty m:val="p"/>
                  </m:rPr>
                  <w:rPr>
                    <w:rFonts w:ascii="Cambria Math" w:hAnsi="Cambria Math" w:cs="Times New Roman"/>
                    <w:sz w:val="22"/>
                    <w:szCs w:val="22"/>
                  </w:rPr>
                  <m:t>[Zn</m:t>
                </m:r>
                <m:sSub>
                  <m:sSubPr>
                    <m:ctrlPr>
                      <w:rPr>
                        <w:rFonts w:ascii="Cambria Math" w:hAnsi="Cambria Math" w:cs="Times New Roman"/>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sat</m:t>
                    </m:r>
                  </m:sub>
                </m:sSub>
              </m:oMath>
            </m:oMathPara>
          </w:p>
        </w:tc>
        <w:tc>
          <w:tcPr>
            <w:tcW w:w="1424" w:type="pct"/>
          </w:tcPr>
          <w:p w14:paraId="62BF8EBD" w14:textId="4387A5B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10 mg L</w:t>
            </w:r>
            <w:r w:rsidRPr="001A2EB4">
              <w:rPr>
                <w:rFonts w:cs="Times New Roman"/>
                <w:sz w:val="22"/>
                <w:szCs w:val="22"/>
                <w:vertAlign w:val="superscript"/>
              </w:rPr>
              <w:t>−1</w:t>
            </w:r>
          </w:p>
        </w:tc>
        <w:tc>
          <w:tcPr>
            <w:tcW w:w="774" w:type="pct"/>
          </w:tcPr>
          <w:p w14:paraId="69D3CBB7" w14:textId="46413C5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{"citationID":"4uE0bPh7","properties":{"unsorted":false,"formattedCitation":"\\super [38]\\nosupersub{}","plainCitation":"[38]","noteIndex":0},"citationItems":[{"id":3507,"uris":["http://zotero.org/users/16939557/items/3SWFGNFX"],"itemData":{"id":3507,"type":"article-journal","citation-key":"chenFluidinducedCorrosionBehavior2021","container-title":"Journal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[38]</w:t>
            </w:r>
            <w:r w:rsidRPr="001A2EB4">
              <w:rPr>
                <w:rFonts w:cs="Times New Roman"/>
                <w:sz w:val="22"/>
                <w:szCs w:val="22"/>
              </w:rPr>
              <w:fldChar w:fldCharType="end"/>
            </w:r>
          </w:p>
        </w:tc>
      </w:tr>
      <w:tr w:rsidR="00E54A50" w:rsidRPr="001A2EB4" w14:paraId="3F0159D2" w14:textId="77777777" w:rsidTr="00F96068">
        <w:trPr>
          <w:cantSplit/>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799"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799" w:type="pct"/>
          </w:tcPr>
          <w:p w14:paraId="69BCE9F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F96068">
        <w:trPr>
          <w:cantSplit/>
          <w:trHeight w:val="397"/>
        </w:trPr>
        <w:tc>
          <w:tcPr>
            <w:tcW w:w="2003"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799" w:type="pct"/>
          </w:tcPr>
          <w:p w14:paraId="707FC9E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71708B56" w14:textId="61E798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142.3 mmol L</w:t>
            </w:r>
            <w:r w:rsidRPr="001A2EB4">
              <w:rPr>
                <w:rFonts w:cs="Times New Roman"/>
                <w:sz w:val="22"/>
                <w:szCs w:val="22"/>
                <w:vertAlign w:val="superscript"/>
              </w:rPr>
              <w:t>−1</w:t>
            </w:r>
          </w:p>
        </w:tc>
        <w:tc>
          <w:tcPr>
            <w:tcW w:w="774" w:type="pct"/>
          </w:tcPr>
          <w:p w14:paraId="059E50EA" w14:textId="4DFB3A82"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{"citationID":"ZtOdV6sS","properties":{"unsorted":false,"formattedCitation":"\\super [39]\\nosupersub{}","plainCitation":"[39]","noteIndex":0},"citationItems":[{"id":4092,"uris":["http://zotero.org/users/16939557/items/946AFXXG"],"itemData":{"id":4092,"type":"article-journal","abstract":"The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[39]</w:t>
            </w:r>
            <w:r w:rsidRPr="001A2EB4">
              <w:rPr>
                <w:rFonts w:cs="Times New Roman"/>
                <w:sz w:val="22"/>
                <w:szCs w:val="22"/>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799" w:type="pct"/>
          </w:tcPr>
          <w:p w14:paraId="15A95246"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1BC5FFA1" w14:textId="0B7E5D0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3.5 mg L</w:t>
            </w:r>
            <w:r w:rsidRPr="001A2EB4">
              <w:rPr>
                <w:rFonts w:cs="Times New Roman"/>
                <w:sz w:val="22"/>
                <w:szCs w:val="22"/>
                <w:vertAlign w:val="superscript"/>
              </w:rPr>
              <w:t>−1</w:t>
            </w:r>
          </w:p>
        </w:tc>
        <w:tc>
          <w:tcPr>
            <w:tcW w:w="774" w:type="pct"/>
          </w:tcPr>
          <w:p w14:paraId="15EC7FCF" w14:textId="4C918B1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{"citationID":"Qb99DDIy","properties":{"unsorted":false,"formattedCitation":"\\super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F96068">
        <w:trPr>
          <w:cantSplit/>
          <w:trHeight w:val="397"/>
        </w:trPr>
        <w:tc>
          <w:tcPr>
            <w:tcW w:w="2003"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799"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424"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2F2ECCC8"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{"citationID":"GVtRPvVm","properties":{"unsorted":false,"formattedCitation":"\\super [40]\\nosupersub{}","plainCitation":"[40]","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[40]</w:t>
            </w:r>
            <w:r w:rsidRPr="001A2EB4">
              <w:rPr>
                <w:rFonts w:cs="Times New Roman"/>
                <w:sz w:val="22"/>
                <w:szCs w:val="22"/>
              </w:rPr>
              <w:fldChar w:fldCharType="end"/>
            </w:r>
          </w:p>
        </w:tc>
      </w:tr>
      <w:bookmarkEnd w:id="10"/>
    </w:tbl>
    <w:p w14:paraId="77CFBF34" w14:textId="77777777" w:rsidR="00E54A50" w:rsidRPr="001A2EB4" w:rsidRDefault="00E54A50" w:rsidP="00E54A50">
      <w:pPr>
        <w:pStyle w:val="BodyText"/>
        <w:ind w:firstLine="0"/>
        <w:rPr>
          <w:rFonts w:cs="Times New Roman"/>
        </w:rPr>
      </w:pPr>
    </w:p>
    <w:bookmarkEnd w:id="8"/>
    <w:p w14:paraId="77E72313" w14:textId="77777777" w:rsidR="00E54A50" w:rsidRPr="001A2EB4" w:rsidRDefault="00E54A50" w:rsidP="000631D6">
      <w:pPr>
        <w:pStyle w:val="Heading2"/>
      </w:pPr>
      <w:r w:rsidRPr="001A2EB4">
        <w:t>Model Optimization and Calibration</w:t>
      </w:r>
    </w:p>
    <w:p w14:paraId="1EF45F4D" w14:textId="0BDA30FE"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obtained from revised simulated body fluid (r-SBF) immersion experiments reported by Liu et al. </w:t>
      </w:r>
      <w:r w:rsidR="00435C38" w:rsidRPr="001A2EB4">
        <w:rPr>
          <w:rFonts w:cs="Times New Roman"/>
        </w:rPr>
        <w:fldChar w:fldCharType="begin"/>
      </w:r>
      <w:r w:rsidR="00CE255A">
        <w:rPr>
          <w:rFonts w:cs="Times New Roman"/>
        </w:rPr>
        <w:instrText xml:space="preserve"> ADDIN ZOTERO_ITEM CSL_CITATION {"citationID":"4C0fw3Ct","properties":{"unsorted":false,"formattedCitation":"\\super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CE255A" w:rsidRPr="00CE255A">
        <w:rPr>
          <w:rFonts w:cs="Times New Roman"/>
          <w:vertAlign w:val="superscript"/>
        </w:rPr>
        <w:t>[41]</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Calibration used the 3D model on a coarse tetrahedral mesh of the Ø10 × 2 mm disc (hmin = 0.5 mm; 37,399 tetrahedra) in a 30 × 30 × 30 mm box with a 4 h time step, and the simulated mass loss was corrected to the fine mesh with a linear bias correction (ML_fine = 1.356 ML_coarse − 0.0016; Pearson r = 0.9986). Parameters were searched log-uniformly within k_f ∈ [1, 100] h⁻¹, k_d ∈ [1, 100] L² mol⁻² h⁻¹ </w:t>
      </w:r>
      <w:ins w:id="9001" w:author="Claude" w:date="2026-10-08T13:37:42Z">
        <w:r w:rsidR="00435C38" w:rsidRPr="001A2EB4">
          <w:t xml:space="preserve">(down to 0.1 in the local phase) </w:t>
        </w:r>
      </w:ins>
      <w:r w:rsidR="00435C38" w:rsidRPr="001A2EB4">
        <w:t xml:space="preserve">and k_ORR ∈ [0.05, 5] mm h⁻¹. Each repeat used 28 evaluations in three phases: a 12-point Latin hypercube; 8 points chosen by expected improvement on a Gaussian-process surrogate (Matérn ν = 2.5); and 8 further local points chosen on the same mass-loss objective. Two independent repeats were run from different initial designs. The objective was the RMSE between simulated and target mass loss at 24, 48, 120, 168, 240 and 336 h. </w:t>
      </w:r>
      <w:r w:rsidR="00881520" w:rsidRPr="001A2EB4">
        <w:t xml:space="preserve">The calibrated model was then validated against the HBSS immersion dataset generated in the present study. </w:t>
      </w:r>
    </w:p>
    <w:p w14:paraId="73D43328" w14:textId="113AFA93"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Each parameter was varied by factors of 0.2 and 5 around the baseline values while the remaining parameters were held constant. The resulting changes in mass loss, corrosion-</w:t>
      </w:r>
      <w:r w:rsidRPr="001A2EB4">
        <w:t>product saturation (F/Fₘₐₓ)</w:t>
      </w:r>
      <w:r w:rsidRPr="001A2EB4">
        <w:t xml:space="preserve">, and interfacial oxygen concentration were analyzed to </w:t>
      </w:r>
      <w:r w:rsidR="00952D2B" w:rsidRPr="001A2EB4">
        <w:t>investigate</w:t>
      </w:r>
      <w:r w:rsidRPr="001A2EB4">
        <w:t xml:space="preserve"> the roles of passivation, </w:t>
      </w:r>
      <w:r w:rsidRPr="001A2EB4">
        <w:t xml:space="preserve">corrosion-product </w:t>
      </w:r>
      <w:r w:rsidRPr="001A2EB4">
        <w:t>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2B56540C"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CE255A">
        <w:instrText xml:space="preserve"> ADDIN ZOTERO_ITEM CSL_CITATION {"citationID":"9eSARvh4","properties":{"unsorted":false,"formattedCitation":"\\super [42]\\nosupersub{}","plainCitation":"[42]","noteIndex":0},"citationItems":[{"id":3479,"uris":["http://zotero.org/users/16939557/items/VGDYQBA9"],"itemData":{"id":3479,"type":"article-journal","citation-key":"mostaedZincbasedAlloysDegradable2018","container-title":"Acta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CE255A" w:rsidRPr="00CE255A">
        <w:rPr>
          <w:rFonts w:cs="Times New Roman"/>
          <w:vertAlign w:val="superscript"/>
        </w:rPr>
        <w:t>[42]</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1C3008">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CE255A">
        <w:instrText xml:space="preserve"> ADDIN ZOTERO_ITEM CSL_CITATION {"citationID":"aixMBNSv","properties":{"unsorted":false,"formattedCitation":"\\super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w:t>
      </w:r>
      <w:r w:rsidR="00B2686D" w:rsidRPr="001A2EB4">
        <w:t>geometry-dependent degradation, spatial distributions of oxygen concentration, corrosion-product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06796DD2" w:rsidR="00241425" w:rsidRPr="001A2EB4" w:rsidRDefault="00241425"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38D2082F" w:rsidR="000631D6" w:rsidRPr="001A2EB4" w:rsidRDefault="000631D6" w:rsidP="000631D6">
      <w:pPr>
        <w:pStyle w:val="FirstParagraph"/>
        <w:ind w:firstLine="360"/>
        <w:rPr>
          <w:rFonts w:cs="Times New Roman"/>
        </w:rPr>
      </w:pPr>
      <w:bookmarkStart w:id="13" w:name="fig:gsa"/>
      <w:r w:rsidRPr="001A2EB4">
        <w:rPr>
          <w:rFonts w:cs="Times New Roman"/>
        </w:rPr>
        <w:t>The Morris sensitivity analysis revealed a clear hierarchy among the investigated parameters (</w:t>
      </w:r>
      <w:r w:rsidRPr="001A2EB4">
        <w:rPr>
          <w:rFonts w:cs="Times New Roman"/>
          <w:b/>
          <w:bCs/>
        </w:rPr>
        <w:fldChar w:fldCharType="begin"/>
      </w:r>
      <w:r w:rsidRPr="001A2EB4">
        <w:rPr>
          <w:rFonts w:cs="Times New Roman"/>
          <w:b/>
          <w:bCs/>
        </w:rPr>
        <w:instrText xml:space="preserve"> REF _Ref239754266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3</w:t>
      </w:r>
      <w:r w:rsidRPr="001A2EB4">
        <w:rPr>
          <w:rFonts w:cs="Times New Roman"/>
          <w:b/>
          <w:bCs/>
        </w:rPr>
        <w:fldChar w:fldCharType="end"/>
      </w:r>
      <w:r w:rsidRPr="001A2EB4">
        <w:rPr>
          <w:rFonts w:cs="Times New Roman"/>
          <w:b/>
          <w:bCs/>
        </w:rPr>
        <w:t>a</w:t>
      </w:r>
      <w:r w:rsidRPr="001A2EB4">
        <w:rPr>
          <w:rFonts w:cs="Times New Roman"/>
        </w:rPr>
        <w:t>). Dissolved oxygen availability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,0</m:t>
            </m:r>
          </m:sub>
        </m:sSub>
      </m:oMath>
      <w:r w:rsidRPr="001A2EB4">
        <w:rPr>
          <w:rFonts w:cs="Times New Roman"/>
        </w:rPr>
        <w:t xml:space="preserve">) was identified as the dominant control on Zn mass loss, followed by the </w:t>
      </w:r>
      <w:r w:rsidR="00B710C6" w:rsidRPr="001A2EB4">
        <w:rPr>
          <w:rFonts w:cs="Times New Roman"/>
        </w:rPr>
        <w:t>ORR rate constant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710C6" w:rsidRPr="001A2EB4">
        <w:rPr>
          <w:rFonts w:cs="Times New Roman"/>
        </w:rPr>
        <w:t xml:space="preserve">),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dissolution coefficient</w:t>
      </w:r>
      <w:r w:rsidR="00B710C6"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w:r w:rsidR="00B710C6" w:rsidRPr="001A2EB4">
        <w:rPr>
          <w:rFonts w:cs="Times New Roman"/>
        </w:rPr>
        <w:t>, oxygen diffusivity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B710C6" w:rsidRPr="001A2EB4">
        <w:rPr>
          <w:rFonts w:cs="Times New Roman"/>
        </w:rPr>
        <w:t xml:space="preserve">), and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formation coefficient</w:t>
      </w:r>
      <w:r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m:t>
        </m:r>
      </m:oMath>
      <w:r w:rsidR="00B710C6" w:rsidRPr="001A2EB4">
        <w:rPr>
          <w:rFonts w:cs="Times New Roman"/>
        </w:rPr>
        <w:t xml:space="preserve">. </w:t>
      </w:r>
      <w:r w:rsidRPr="001A2EB4">
        <w:rPr>
          <w:rFonts w:cs="Times New Roman"/>
        </w:rPr>
        <w:t xml:space="preserve">In contrast, the diffusivities of </w:t>
      </w:r>
      <m:oMath>
        <m:sSup>
          <m:sSupPr>
            <m:ctrlPr>
              <w:rPr>
                <w:rFonts w:ascii="Cambria Math" w:hAnsi="Cambria Math" w:cs="Times New Roman"/>
              </w:rPr>
            </m:ctrlPr>
          </m:sSupPr>
          <m:e>
            <m:r>
              <m:rPr>
                <m:sty m:val="p"/>
              </m:rPr>
              <w:rPr>
                <w:rFonts w:ascii="Cambria Math" w:hAnsi="Cambria Math" w:cs="Times New Roman"/>
              </w:rPr>
              <m:t>Zn</m:t>
            </m:r>
          </m:e>
          <m:sup>
            <m:r>
              <w:rPr>
                <w:rFonts w:ascii="Cambria Math" w:hAnsi="Cambria Math" w:cs="Times New Roman"/>
              </w:rPr>
              <m:t>2+</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Cl</m:t>
            </m:r>
          </m:e>
          <m:sup>
            <m:r>
              <w:rPr>
                <w:rFonts w:ascii="Cambria Math" w:hAnsi="Cambria Math" w:cs="Times New Roman"/>
              </w:rPr>
              <m:t>-</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OH</m:t>
            </m:r>
          </m:e>
          <m:sup>
            <m:r>
              <w:rPr>
                <w:rFonts w:ascii="Cambria Math" w:hAnsi="Cambria Math" w:cs="Times New Roman"/>
              </w:rPr>
              <m:t>-</m:t>
            </m:r>
          </m:sup>
        </m:sSup>
      </m:oMath>
      <w:r w:rsidRPr="001A2EB4">
        <w:rPr>
          <w:rFonts w:cs="Times New Roman"/>
        </w:rPr>
        <w:t xml:space="preserve"> exhibited negligible sensitivity and were therefore fixed at literature values (</w:t>
      </w:r>
      <w:r w:rsidRPr="001A2EB4">
        <w:rPr>
          <w:rFonts w:cs="Times New Roman"/>
          <w:b/>
          <w:bCs/>
        </w:rPr>
        <w:fldChar w:fldCharType="begin"/>
      </w:r>
      <w:r w:rsidRPr="001A2EB4">
        <w:rPr>
          <w:rFonts w:cs="Times New Roman"/>
          <w:b/>
          <w:bCs/>
        </w:rPr>
        <w:instrText xml:space="preserve"> REF _Ref238635735 \h  \* MERGEFORMAT </w:instrText>
      </w:r>
      <w:r w:rsidRPr="001A2EB4">
        <w:rPr>
          <w:rFonts w:cs="Times New Roman"/>
          <w:b/>
          <w:bCs/>
        </w:rPr>
      </w:r>
      <w:r w:rsidRPr="001A2EB4">
        <w:rPr>
          <w:rFonts w:cs="Times New Roman"/>
          <w:b/>
          <w:bCs/>
        </w:rPr>
        <w:fldChar w:fldCharType="separate"/>
      </w:r>
      <w:r w:rsidR="001C3008" w:rsidRPr="001A2EB4">
        <w:rPr>
          <w:b/>
          <w:bCs/>
        </w:rPr>
        <w:t xml:space="preserve">Table </w:t>
      </w:r>
      <w:r w:rsidR="001C3008">
        <w:rPr>
          <w:b/>
          <w:bCs/>
          <w:noProof/>
        </w:rPr>
        <w:t>1</w:t>
      </w:r>
      <w:r w:rsidRPr="001A2EB4">
        <w:rPr>
          <w:rFonts w:cs="Times New Roman"/>
          <w:b/>
          <w:bCs/>
        </w:rPr>
        <w:fldChar w:fldCharType="end"/>
      </w:r>
      <w:r w:rsidRPr="001A2EB4">
        <w:rPr>
          <w:rFonts w:cs="Times New Roman"/>
        </w:rPr>
        <w:t>). The strong sensitivity of oxygen-related parameters is consistent with experimental observations of Zn biodegradation, indicating that the model successfully reproduced the oxygen-controlled degradation behavior reported under physiological conditions</w:t>
      </w:r>
      <w:r w:rsidR="00B30658" w:rsidRPr="001A2EB4">
        <w:rPr>
          <w:rFonts w:cs="Times New Roman"/>
        </w:rPr>
        <w:t xml:space="preserve"> </w:t>
      </w:r>
      <w:r w:rsidR="00B30658" w:rsidRPr="001A2EB4">
        <w:rPr>
          <w:rFonts w:cs="Times New Roman"/>
        </w:rPr>
        <w:fldChar w:fldCharType="begin"/>
      </w:r>
      <w:r w:rsidR="00CE255A">
        <w:rPr>
          <w:rFonts w:cs="Times New Roman"/>
        </w:rPr>
        <w: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00B30658" w:rsidRPr="001A2EB4">
        <w:rPr>
          <w:rFonts w:cs="Times New Roman"/>
        </w:rPr>
        <w:fldChar w:fldCharType="separate"/>
      </w:r>
      <w:r w:rsidR="00F60B2A" w:rsidRPr="00F60B2A">
        <w:rPr>
          <w:rFonts w:cs="Times New Roman"/>
          <w:vertAlign w:val="superscript"/>
        </w:rPr>
        <w:t>[21]</w:t>
      </w:r>
      <w:r w:rsidR="00B30658" w:rsidRPr="001A2EB4">
        <w:rPr>
          <w:rFonts w:cs="Times New Roman"/>
        </w:rPr>
        <w:fldChar w:fldCharType="end"/>
      </w:r>
      <w:r w:rsidRPr="001A2EB4">
        <w:rPr>
          <w:rFonts w:cs="Times New Roman"/>
        </w:rPr>
        <w:t xml:space="preserve">. Despite </w:t>
      </w:r>
      <w:r w:rsidR="00B710C6" w:rsidRPr="001A2EB4">
        <w:rPr>
          <w:rFonts w:cs="Times New Roman"/>
        </w:rPr>
        <w:t>the significant influence on degradation</w:t>
      </w:r>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sub>
        </m:sSub>
      </m:oMath>
      <w:r w:rsidR="00B710C6"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w:t>
      </w:r>
      <w:r w:rsidR="00B710C6" w:rsidRPr="001A2EB4">
        <w:rPr>
          <w:rFonts w:cs="Times New Roman"/>
        </w:rPr>
        <w:t>were fixed at literature-derived values to preserve physical realism and avoid compensatory parameter fitting</w:t>
      </w:r>
      <w:r w:rsidRPr="001A2EB4">
        <w:rPr>
          <w:rFonts w:cs="Times New Roman"/>
        </w:rPr>
        <w:t xml:space="preserve">. Calibration was therefore restricted to the three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w:t>
      </w:r>
    </w:p>
    <w:p w14:paraId="6A0951C6" w14:textId="6C90C1D2" w:rsidR="0090588D" w:rsidRPr="001A2EB4" w:rsidRDefault="008C71CF" w:rsidP="00B31A12">
      <w:pPr>
        <w:pStyle w:val="BodyText"/>
      </w:pPr>
      <w:r w:rsidRPr="001A2EB4">
        <w:t xml:space="preserve">These parameters were then calibrated within the 3D reaction-diffusion framework using Bayesian optimization. </w:t>
      </w:r>
      <w:r w:rsidR="00B31A12" w:rsidRPr="001A2EB4">
        <w:t>Two independent repeats of the optimization reached minimum RMSE values of 0.0173% and 0.0178%</w:t>
      </w:r>
      <w:r w:rsidRPr="001A2EB4">
        <w:t xml:space="preserve"> (</w:t>
      </w:r>
      <w:r w:rsidRPr="001A2EB4">
        <w:rPr>
          <w:b/>
          <w:bCs/>
        </w:rPr>
        <w:fldChar w:fldCharType="begin"/>
      </w:r>
      <w:r w:rsidRPr="001A2EB4">
        <w:rPr>
          <w:b/>
          <w:bCs/>
        </w:rPr>
        <w:instrText xml:space="preserve"> REF _Ref239754266 \h  \* MERGEFORMAT </w:instrText>
      </w:r>
      <w:r w:rsidRPr="001A2EB4">
        <w:rPr>
          <w:b/>
          <w:bCs/>
        </w:rPr>
      </w:r>
      <w:r w:rsidRPr="001A2EB4">
        <w:rPr>
          <w:b/>
          <w:bCs/>
        </w:rPr>
        <w:fldChar w:fldCharType="separate"/>
      </w:r>
      <w:r w:rsidR="001C3008" w:rsidRPr="001A2EB4">
        <w:rPr>
          <w:b/>
          <w:bCs/>
        </w:rPr>
        <w:t xml:space="preserve">Figure </w:t>
      </w:r>
      <w:r w:rsidR="001C3008">
        <w:rPr>
          <w:b/>
          <w:bCs/>
        </w:rPr>
        <w:t>3</w:t>
      </w:r>
      <w:r w:rsidRPr="001A2EB4">
        <w:rPr>
          <w:b/>
          <w:bCs/>
        </w:rPr>
        <w:fldChar w:fldCharType="end"/>
      </w:r>
      <w:r w:rsidRPr="001A2EB4">
        <w:rPr>
          <w:b/>
          <w:bCs/>
        </w:rPr>
        <w:t>b</w:t>
      </w:r>
      <w:r w:rsidRPr="001A2EB4">
        <w:t>)</w:t>
      </w:r>
      <w:r w:rsidR="00B31A12" w:rsidRPr="001A2EB4">
        <w:t>.</w:t>
      </w:r>
      <w:r w:rsidRPr="001A2EB4">
        <w:t xml:space="preserve"> </w:t>
      </w:r>
      <w:r w:rsidR="00B31A12" w:rsidRPr="001A2EB4">
        <w:t xml:space="preserve">The best points were found at iterations 25 and 20, in the local and expected-improvement phases, respectively. The calibrated k_ORR was consistent between repeats (0.</w:t>
      </w:r>
      <w:del w:id="9017" w:author="Claude" w:date="2026-10-08T13:37:42Z">
        <w:r>
          <w:delText xml:space="preserve">161 and </w:delText>
        </w:r>
      </w:del>
      <w:ins w:id="9016" w:author="Claude" w:date="2026-10-08T13:37:42Z">
        <w:r w:rsidR="00B31A12" w:rsidRPr="001A2EB4">
          <w:t xml:space="preserve">15–</w:t>
        </w:r>
      </w:ins>
      <w:r w:rsidR="00B31A12" w:rsidRPr="001A2EB4">
        <w:t xml:space="preserve">0.</w:t>
      </w:r>
      <w:del w:id="9015" w:author="Claude" w:date="2026-10-08T13:37:42Z">
        <w:r>
          <w:delText xml:space="preserve">156</w:delText>
        </w:r>
      </w:del>
      <w:ins w:id="9014" w:author="Claude" w:date="2026-10-08T13:37:42Z">
        <w:r w:rsidR="00B31A12" w:rsidRPr="001A2EB4">
          <w:t xml:space="preserve">19</w:t>
        </w:r>
      </w:ins>
      <w:r w:rsidR="00B31A12" w:rsidRPr="001A2EB4">
        <w:t xml:space="preserve"> mm h⁻¹</w:t>
      </w:r>
      <w:ins w:id="9013" w:author="Claude" w:date="2026-10-08T13:37:42Z">
        <w:r w:rsidR="00B31A12" w:rsidRPr="001A2EB4">
          <w:t xml:space="preserve"> among all 25 fits with RMSE ≤ 0.025%</w:t>
        </w:r>
      </w:ins>
      <w:r w:rsidR="00B31A12" w:rsidRPr="001A2EB4">
        <w:t xml:space="preserve">), whereas k_f and k_d </w:t>
      </w:r>
      <w:del w:id="9012" w:author="Claude" w:date="2026-10-08T13:37:42Z">
        <w:r>
          <w:delText xml:space="preserve">differed</w:delText>
        </w:r>
      </w:del>
      <w:ins w:id="9011" w:author="Claude" w:date="2026-10-08T13:37:42Z">
        <w:r w:rsidR="00B31A12" w:rsidRPr="001A2EB4">
          <w:t xml:space="preserve">were</w:t>
        </w:r>
      </w:ins>
      <w:r w:rsidR="00B31A12" w:rsidRPr="001A2EB4">
        <w:t xml:space="preserve"> </w:t>
      </w:r>
      <w:del w:id="9010" w:author="Claude" w:date="2026-10-08T13:37:42Z">
        <w:r>
          <w:delText xml:space="preserve">(</w:delText>
        </w:r>
      </w:del>
      <w:ins w:id="9009" w:author="Claude" w:date="2026-10-08T13:37:42Z">
        <w:r w:rsidR="00B31A12" w:rsidRPr="001A2EB4">
          <w:t xml:space="preserve">not individually identifiable: fits of equal quality spanned k_f = </w:t>
        </w:r>
      </w:ins>
      <w:r w:rsidR="00B31A12" w:rsidRPr="001A2EB4">
        <w:t xml:space="preserve">2.</w:t>
      </w:r>
      <w:del w:id="9008" w:author="Claude" w:date="2026-10-08T13:37:42Z">
        <w:r>
          <w:delText xml:space="preserve">75 and 5.80</w:delText>
        </w:r>
      </w:del>
      <w:ins w:id="9007" w:author="Claude" w:date="2026-10-08T13:37:42Z">
        <w:r w:rsidR="00B31A12" w:rsidRPr="001A2EB4">
          <w:t xml:space="preserve">2–96</w:t>
        </w:r>
      </w:ins>
      <w:r w:rsidR="00B31A12" w:rsidRPr="001A2EB4">
        <w:t xml:space="preserve"> h⁻¹</w:t>
      </w:r>
      <w:del w:id="9006" w:author="Claude" w:date="2026-10-08T13:37:42Z">
        <w:r>
          <w:delText xml:space="preserve">; 5.19</w:delText>
        </w:r>
      </w:del>
      <w:r w:rsidR="00B31A12" w:rsidRPr="001A2EB4">
        <w:t xml:space="preserve"> and </w:t>
      </w:r>
      <w:del w:id="9005" w:author="Claude" w:date="2026-10-08T13:37:42Z">
        <w:r>
          <w:delText xml:space="preserve">18</w:delText>
        </w:r>
      </w:del>
      <w:ins w:id="9004" w:author="Claude" w:date="2026-10-08T13:37:42Z">
        <w:r w:rsidR="00B31A12" w:rsidRPr="001A2EB4">
          <w:t xml:space="preserve">k_d = 0</w:t>
        </w:r>
      </w:ins>
      <w:r w:rsidR="00B31A12" w:rsidRPr="001A2EB4">
        <w:t xml:space="preserve">.6</w:t>
      </w:r>
      <w:ins w:id="9003" w:author="Claude" w:date="2026-10-08T13:37:42Z">
        <w:r w:rsidR="00B31A12" w:rsidRPr="001A2EB4">
          <w:t xml:space="preserve">–93</w:t>
        </w:r>
      </w:ins>
      <w:r w:rsidR="00B31A12" w:rsidRPr="001A2EB4">
        <w:t xml:space="preserve"> L² mol⁻² h⁻¹</w:t>
      </w:r>
      <w:del w:id="9002" w:author="Claude" w:date="2026-10-08T13:37:42Z">
        <w:r>
          <w:delText xml:space="preserve">) and were not individually identifiable</w:delText>
        </w:r>
      </w:del>
      <w:r w:rsidR="00B31A12" w:rsidRPr="001A2EB4">
        <w:t xml:space="preserve">. The adopted values</w:t>
      </w:r>
      <w:r w:rsidR="0075302B" w:rsidRPr="001A2EB4">
        <w:t xml:space="preserve"> </w:t>
      </w:r>
      <w:r w:rsidR="00B31A12" w:rsidRPr="001A2EB4">
        <w:t>(</w:t>
      </w:r>
      <w:r w:rsidR="0075302B" w:rsidRPr="001A2EB4">
        <w:rPr>
          <w:b/>
          <w:bCs/>
        </w:rPr>
        <w:fldChar w:fldCharType="begin"/>
      </w:r>
      <w:r w:rsidR="0075302B" w:rsidRPr="001A2EB4">
        <w:rPr>
          <w:b/>
          <w:bCs/>
        </w:rPr>
        <w:instrText xml:space="preserve"> REF _Ref238636197 \h  \* MERGEFORMAT </w:instrText>
      </w:r>
      <w:r w:rsidR="0075302B" w:rsidRPr="001A2EB4">
        <w:rPr>
          <w:b/>
          <w:bCs/>
        </w:rPr>
      </w:r>
      <w:r w:rsidR="0075302B" w:rsidRPr="001A2EB4">
        <w:rPr>
          <w:b/>
          <w:bCs/>
        </w:rPr>
        <w:fldChar w:fldCharType="separate"/>
      </w:r>
      <w:r w:rsidR="001C3008" w:rsidRPr="001A2EB4">
        <w:rPr>
          <w:b/>
          <w:bCs/>
        </w:rPr>
        <w:t xml:space="preserve">Table </w:t>
      </w:r>
      <w:r w:rsidR="001C3008">
        <w:rPr>
          <w:b/>
          <w:bCs/>
          <w:noProof/>
        </w:rPr>
        <w:t>2</w:t>
      </w:r>
      <w:r w:rsidR="0075302B" w:rsidRPr="001A2EB4">
        <w:rPr>
          <w:b/>
          <w:bCs/>
        </w:rPr>
        <w:fldChar w:fldCharType="end"/>
      </w:r>
      <w:r w:rsidR="00B31A12" w:rsidRPr="001A2EB4">
        <w:rPr>
          <w:b/>
          <w:bCs/>
        </w:rPr>
        <w:t>)</w:t>
      </w:r>
      <w:r w:rsidR="00B31A12" w:rsidRPr="001A2EB4">
        <w:rPr>
          <w:rFonts w:ascii="Segoe UI" w:hAnsi="Segoe UI" w:cs="Segoe UI"/>
          <w:sz w:val="21"/>
          <w:szCs w:val="21"/>
          <w:lang w:eastAsia="en-US"/>
        </w:rPr>
        <w:t xml:space="preserve"> </w:t>
      </w:r>
      <w:r w:rsidR="00B31A12" w:rsidRPr="001A2EB4">
        <w:t>are listed.</w:t>
      </w:r>
      <w:r w:rsidR="00215165" w:rsidRPr="001A2EB4"/>
      <w:r w:rsidR="00B31A12" w:rsidRPr="001A2EB4">
        <w:t xml:space="preserve"> These results show that the proposed framework can closely reproduce the calibration measurements. The low calibration error supports the framework’s potential as a basis for predictive Zn biodegradation modeling, subject to independent validation.</w:t>
      </w:r>
      <w:r w:rsidR="00B31A12" w:rsidRPr="001A2EB4">
        <w:t xml:space="preserve"> Calibration remained computationally tractable because only three parameters were calibrated on a coarse mesh, at about 2 h per 3D simulation (Table S4 in the Supplementary Information).</w:t>
      </w:r>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drawing>
          <wp:inline distT="0" distB="0" distL="0" distR="0" wp14:anchorId="36BA34D6" wp14:editId="69364FA5">
            <wp:extent cx="5760720" cy="2099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99310"/>
                    </a:xfrm>
                    <a:prstGeom prst="rect">
                      <a:avLst/>
                    </a:prstGeom>
                  </pic:spPr>
                </pic:pic>
              </a:graphicData>
            </a:graphic>
          </wp:inline>
        </w:drawing>
      </w:r>
    </w:p>
    <w:p w14:paraId="6CADF4D6" w14:textId="6AFFB04F" w:rsidR="0090588D" w:rsidRPr="001A2EB4" w:rsidRDefault="0090588D" w:rsidP="0090588D">
      <w:pPr>
        <w:pStyle w:val="Captions"/>
      </w:pPr>
      <w:bookmarkStart w:id="14"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3</w:t>
      </w:r>
      <w:r w:rsidRPr="001A2EB4">
        <w:rPr>
          <w:b/>
          <w:bCs/>
        </w:rPr>
        <w:fldChar w:fldCharType="end"/>
      </w:r>
      <w:bookmarkEnd w:id="14"/>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for two independent repeats (circles and squares; 28 evaluations each). Lines show the best RMSE so far and stars mark each repeat’s optimum. The shaded region is the initial Latin-hypercube sampling. RMSE is the mass-loss error of the corrected coarse-mesh simulation against the 0–336 h target</w:t>
      </w:r>
      <w:r w:rsidRPr="001A2EB4">
        <w:t>.</w:t>
      </w:r>
    </w:p>
    <w:p w14:paraId="17698438" w14:textId="77777777" w:rsidR="00215165" w:rsidRPr="001A2EB4" w:rsidRDefault="00215165" w:rsidP="0090588D">
      <w:pPr>
        <w:pStyle w:val="Captions"/>
      </w:pPr>
    </w:p>
    <w:p w14:paraId="7622B570" w14:textId="4542B770" w:rsidR="0090588D" w:rsidRPr="001A2EB4" w:rsidRDefault="0090588D" w:rsidP="001212AC">
      <w:pPr>
        <w:pStyle w:val="Captions"/>
        <w:keepNext/>
        <w:rPr>
          <w:i/>
        </w:rPr>
      </w:pPr>
      <w:bookmarkStart w:id="15" w:name="_Ref238636197"/>
      <w:bookmarkStart w:id="16"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2</w:t>
      </w:r>
      <w:r w:rsidRPr="001A2EB4">
        <w:rPr>
          <w:b/>
          <w:bCs/>
        </w:rPr>
        <w:fldChar w:fldCharType="end"/>
      </w:r>
      <w:bookmarkEnd w:id="15"/>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[1, 100]</w:t>
            </w:r>
          </w:p>
        </w:tc>
        <w:tc>
          <w:tcPr>
            <w:tcW w:w="1403" w:type="pct"/>
          </w:tcPr>
          <w:p w14:paraId="08F7AE1D" w14:textId="02F129DA"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10</w:t>
            </w:r>
          </w:p>
        </w:tc>
      </w:tr>
      <w:tr w:rsidR="0090588D" w:rsidRPr="001A2EB4" w14:paraId="1B424640" w14:textId="77777777" w:rsidTr="00E1667A">
        <w:trPr>
          <w:cantSplit/>
        </w:trPr>
        <w:tc>
          <w:tcPr>
            <w:tcW w:w="896" w:type="pct"/>
          </w:tcPr>
          <w:p w14:paraId="2DFA558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77777777" w:rsidR="0090588D" w:rsidRPr="001A2EB4" w:rsidRDefault="0090588D" w:rsidP="00E1667A">
            <w:pPr>
              <w:pStyle w:val="Compact"/>
              <w:spacing w:line="240" w:lineRule="auto"/>
              <w:jc w:val="left"/>
              <w:rPr>
                <w:rFonts w:cs="Times New Roman"/>
                <w:sz w:val="22"/>
                <w:szCs w:val="22"/>
              </w:rPr>
            </w:pPr>
            <w:r>
              <w:t>L² mol⁻² h⁻¹</w:t>
            </w:r>
          </w:p>
        </w:tc>
        <w:tc>
          <w:tcPr>
            <w:tcW w:w="1474" w:type="pct"/>
          </w:tcPr>
          <w:p w14:paraId="2E1DB9F9" w14:textId="47C1AE6D"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1</w:t>
            </w:r>
            <w:r w:rsidRPr="001A2EB4">
              <w:rPr>
                <w:rFonts w:cs="Times New Roman"/>
                <w:sz w:val="22"/>
                <w:szCs w:val="22"/>
              </w:rPr>
              <w:t>, 100]</w:t>
            </w:r>
          </w:p>
        </w:tc>
        <w:tc>
          <w:tcPr>
            <w:tcW w:w="1403" w:type="pct"/>
          </w:tcPr>
          <w:p w14:paraId="45745734" w14:textId="3365DE67"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1</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0.05</w:t>
            </w:r>
            <w:r w:rsidRPr="001A2EB4">
              <w:rPr>
                <w:rFonts w:cs="Times New Roman"/>
                <w:sz w:val="22"/>
                <w:szCs w:val="22"/>
              </w:rPr>
              <w:t xml:space="preserve">, </w:t>
            </w:r>
            <w:r w:rsidR="004A6E12" w:rsidRPr="001A2EB4">
              <w:rPr>
                <w:rFonts w:cs="Times New Roman"/>
                <w:sz w:val="22"/>
                <w:szCs w:val="22"/>
              </w:rPr>
              <w:t>5</w:t>
            </w:r>
            <w:r w:rsidRPr="001A2EB4">
              <w:rPr>
                <w:rFonts w:cs="Times New Roman"/>
                <w:sz w:val="22"/>
                <w:szCs w:val="22"/>
              </w:rPr>
              <w:t>]</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0.2</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w:r>
              <w:t>M(O₂)</w:t>
            </w:r>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w:r>
              <w:t>g mol⁻¹</w:t>
            </w:r>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t>fixed</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t>32</w:t>
            </w:r>
          </w:p>
        </w:tc>
      </w:tr>
      <w:bookmarkEnd w:id="16"/>
    </w:tbl>
    <w:p w14:paraId="1D477EF3" w14:textId="77777777" w:rsidR="0090588D" w:rsidRPr="001A2EB4" w:rsidRDefault="0090588D" w:rsidP="0090588D">
      <w:pPr>
        <w:pStyle w:val="BodyText"/>
        <w:ind w:firstLine="0"/>
      </w:pPr>
    </w:p>
    <w:p w14:paraId="4A960038" w14:textId="7AD577F7"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Pr="001A2EB4">
        <w:rPr>
          <w:rFonts w:cs="Times New Roman"/>
        </w:rPr>
        <w:t xml:space="preserve"> </w:t>
      </w:r>
      <w:r w:rsidR="007600C0" w:rsidRPr="001A2EB4">
        <w:rPr>
          <w:rFonts w:cs="Times New Roman"/>
        </w:rPr>
        <w:t xml:space="preserve">for which 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457ED069" w:rsidR="00F10625" w:rsidRPr="001A2EB4" w:rsidRDefault="0058436A" w:rsidP="00124B18">
      <w:pPr>
        <w:pStyle w:val="BodyText"/>
      </w:pPr>
      <w:r w:rsidRPr="0058436A">
        <w:t xml:space="preserve">The associated </w:t>
      </w:r>
      <w:r w:rsidRPr="0058436A">
        <w:t xml:space="preserve">corrosion-product saturation </w:t>
      </w:r>
      <w:r w:rsidRPr="0058436A">
        <w:t>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w:t>
      </w:r>
      <w:r w:rsidR="005B7B5E" w:rsidRPr="001A2EB4">
        <w:t xml:space="preserve">corrosion-product </w:t>
      </w:r>
      <w:r w:rsidR="005B7B5E" w:rsidRPr="001A2EB4">
        <w:t xml:space="preserve">growth term, resulting in faster </w:t>
      </w:r>
      <w:r w:rsidR="005B7B5E" w:rsidRPr="001A2EB4">
        <w:t xml:space="preserve">corrosion-product </w:t>
      </w:r>
      <w:r w:rsidR="005B7B5E" w:rsidRPr="001A2EB4">
        <w:t xml:space="preserve">accumulation and greater </w:t>
      </w:r>
      <w:r w:rsidR="005B7B5E" w:rsidRPr="001A2EB4">
        <w:t>corrosion-product saturation</w:t>
      </w:r>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w:t>
      </w:r>
      <w:r w:rsidR="005B7B5E" w:rsidRPr="001A2EB4">
        <w:t xml:space="preserve">corrosion-product </w:t>
      </w:r>
      <w:r w:rsidR="005B7B5E" w:rsidRPr="001A2EB4">
        <w:t xml:space="preserve">dissolution term, reducing </w:t>
      </w:r>
      <w:r w:rsidR="005B7B5E" w:rsidRPr="001A2EB4">
        <w:t xml:space="preserve">corrosion-product </w:t>
      </w:r>
      <w:r w:rsidR="005B7B5E" w:rsidRPr="001A2EB4">
        <w:t xml:space="preserve">retention and leading to lower </w:t>
      </w:r>
      <w:r w:rsidR="005B7B5E" w:rsidRPr="001A2EB4">
        <w:t>corrosion-product saturation</w:t>
      </w:r>
      <w:r w:rsidR="005B7B5E"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 xml:space="preserve">however, caused only modest changes in </w:t>
      </w:r>
      <w:r w:rsidRPr="001A2EB4">
        <w:t>corrosion-product saturation</w:t>
      </w:r>
      <w:r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t xml:space="preserve">because oxygen reduction influences </w:t>
      </w:r>
      <w:r w:rsidR="005B7B5E" w:rsidRPr="001A2EB4">
        <w:t xml:space="preserve">corrosion-product </w:t>
      </w:r>
      <w:r w:rsidR="005B7B5E" w:rsidRPr="001A2EB4">
        <w:t>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w:t>
      </w:r>
      <w:r w:rsidR="005B7B5E" w:rsidRPr="001A2EB4">
        <w:t xml:space="preserve">corrosion-product </w:t>
      </w:r>
      <w:r w:rsidR="005B7B5E" w:rsidRPr="001A2EB4">
        <w:t xml:space="preserve">formation and dissolution, making </w:t>
      </w:r>
      <w:r w:rsidR="005B7B5E" w:rsidRPr="001A2EB4">
        <w:t>corrosion-product saturation</w:t>
      </w:r>
      <w:r w:rsidR="005B7B5E" w:rsidRPr="001A2EB4">
        <w:t xml:space="preserve"> 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68EC50EC"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r w:rsidR="000631D6" w:rsidRPr="001A2EB4">
        <w:rPr>
          <w:rFonts w:cs="Times New Roman"/>
        </w:rPr>
        <w:t xml:space="preserve">. </w:t>
      </w:r>
      <w:r w:rsidRPr="001A2EB4">
        <w:rPr>
          <w:rFonts w:cs="Times New Roman"/>
        </w:rPr>
        <w:t xml:space="preserve">Conditions that promoted greater </w:t>
      </w:r>
      <w:r w:rsidRPr="001A2EB4">
        <w:rPr>
          <w:rFonts w:cs="Times New Roman"/>
        </w:rPr>
        <w:t>corrosion-product</w:t>
      </w:r>
      <w:r w:rsidRPr="001A2EB4">
        <w:rPr>
          <w:rFonts w:cs="Times New Roman"/>
        </w:rPr>
        <w:t xml:space="preserve"> </w:t>
      </w:r>
      <w:r w:rsidRPr="001A2EB4">
        <w:rPr>
          <w:rFonts w:cs="Times New Roman"/>
        </w:rPr>
        <w:t>saturation</w:t>
      </w:r>
      <w:r w:rsidRPr="001A2EB4">
        <w:rPr>
          <w:rFonts w:cs="Times New Roman"/>
        </w:rPr>
        <w:t>,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produced lower interfacial oxygen concentrations because the accumulated corrosion</w:t>
      </w:r>
      <w:r w:rsidR="007600C0" w:rsidRPr="001A2EB4">
        <w:rPr>
          <w:rFonts w:cs="Times New Roman"/>
        </w:rPr>
        <w:t xml:space="preserve"> products </w:t>
      </w:r>
      <w:r w:rsidR="007600C0" w:rsidRPr="001A2EB4">
        <w:rPr>
          <w:rFonts w:cs="Times New Roman"/>
        </w:rPr>
        <w:t>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1C3008" w:rsidRPr="001C3008">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 xml:space="preserve">where accelerated cathodic oxygen consumption reduced interfacial oxygen concentrations despite only modest changes in </w:t>
      </w:r>
      <w:r w:rsidR="007600C0" w:rsidRPr="001A2EB4">
        <w:rPr>
          <w:rFonts w:cs="Times New Roman"/>
        </w:rPr>
        <w:t>corrosion-product saturation</w:t>
      </w:r>
      <w:r w:rsidR="007600C0" w:rsidRPr="001A2EB4">
        <w:rPr>
          <w:rFonts w:cs="Times New Roman"/>
        </w:rPr>
        <w:t>.</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1C3008" w:rsidRPr="001A2EB4">
        <w:rPr>
          <w:b/>
          <w:bCs/>
        </w:rPr>
        <w:t xml:space="preserve">Figure </w:t>
      </w:r>
      <w:r w:rsidR="001C3008">
        <w:rPr>
          <w:b/>
          <w:bCs/>
        </w:rPr>
        <w:t>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00F0F4E4" w:rsidR="000631D6" w:rsidRPr="001A2EB4" w:rsidRDefault="00442207" w:rsidP="000631D6">
      <w:pPr>
        <w:keepNext/>
        <w:jc w:val="center"/>
      </w:pPr>
      <w:r>
        <w:rPr>
          <w:noProof/>
        </w:rPr>
        <w:drawing>
          <wp:inline distT="0" distB="0" distL="0" distR="0" wp14:anchorId="36EF7F28" wp14:editId="13A4B40B">
            <wp:extent cx="5760720" cy="4561205"/>
            <wp:effectExtent l="0" t="0" r="0" b="0"/>
            <wp:docPr id="16394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2467" name="Picture 16394824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31EF0494" w:rsidR="000631D6" w:rsidRPr="001A2EB4" w:rsidRDefault="000631D6" w:rsidP="000631D6">
      <w:pPr>
        <w:pStyle w:val="Captions"/>
        <w:rPr>
          <w:rFonts w:cs="Times New Roman"/>
        </w:rPr>
      </w:pPr>
      <w:bookmarkStart w:id="17"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4</w:t>
      </w:r>
      <w:r w:rsidRPr="001A2EB4">
        <w:rPr>
          <w:b/>
          <w:bCs/>
        </w:rPr>
        <w:fldChar w:fldCharType="end"/>
      </w:r>
      <w:bookmarkEnd w:id="17"/>
      <w:r w:rsidRPr="001A2EB4">
        <w:rPr>
          <w:b/>
          <w:bCs/>
        </w:rPr>
        <w:t>.</w:t>
      </w:r>
      <w:r w:rsidRPr="001A2EB4">
        <w:t xml:space="preserve"> Local parameter sweeps of kinetic parameters. Panels (a–c) show cumulative mass loss (%), panels (d–f) show </w:t>
      </w:r>
      <w:r w:rsidRPr="001A2EB4">
        <w:t xml:space="preserve">the normalized corrosion-product saturation, F/Fₘₐₓ </w:t>
      </w:r>
      <w:r w:rsidRPr="001A2EB4">
        <w:t>(%), and panels (g</w:t>
      </w:r>
      <w:del w:id="18" w:author="Claude" w:date="2026-10-08T04:28:00Z">
        <w:r>
          <w:delText>-</w:delText>
        </w:r>
      </w:del>
      <w:ins w:id="19" w:author="Claude" w:date="2026-10-08T04:28:00Z">
        <w:r w:rsidRPr="001A2EB4">
          <w:t>–</w:t>
        </w:r>
      </w:ins>
      <w:r w:rsidRPr="001A2EB4">
        <w:t>i)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3"/>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3C76384D"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Table </w:t>
      </w:r>
      <w:r w:rsidR="001C3008">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CE255A">
        <w:rPr>
          <w:rFonts w:cs="Times New Roman"/>
        </w:rPr>
        <w:instrText xml:space="preserve"> ADDIN ZOTERO_ITEM CSL_CITATION {"citationID":"LQYpQdDy","properties":{"unsorted":false,"formattedCitation":"\\super [41,43]\\nosupersub{}","plainCitation":"[41,43]","noteIndex":0},"citationItems":[{"id":2423,"uris":["http://zotero.org/users/16939557/items/CXTYID6S"],"itemData":{"id":2423,"type":"article-journal","citation-key":"mengInitialFormationCorrosion2019","container-title":"Bioactive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CE255A" w:rsidRPr="00CE255A">
        <w:rPr>
          <w:rFonts w:cs="Times New Roman"/>
          <w:vertAlign w:val="superscript"/>
        </w:rPr>
        <w:t>[41,43]</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1E0374E8" w:rsidR="000631D6" w:rsidRPr="001A2EB4" w:rsidRDefault="000631D6" w:rsidP="00DB1ADB">
      <w:pPr>
        <w:pStyle w:val="Captions"/>
        <w:keepNext/>
        <w:rPr>
          <w:rFonts w:cs="Times New Roman"/>
          <w:i/>
          <w:iCs w:val="0"/>
        </w:rPr>
      </w:pPr>
      <w:bookmarkStart w:id="20" w:name="_Ref238632622"/>
      <w:bookmarkStart w:id="21" w:name="_Ref240375786"/>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3</w:t>
      </w:r>
      <w:r w:rsidRPr="001A2EB4">
        <w:rPr>
          <w:b/>
          <w:bCs/>
        </w:rPr>
        <w:fldChar w:fldCharType="end"/>
      </w:r>
      <w:bookmarkEnd w:id="20"/>
      <w:bookmarkEnd w:id="21"/>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08DE8713" w14:textId="6C2EF57B"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w:t>
      </w:r>
      <w:r w:rsidR="000631D6" w:rsidRPr="001A2EB4">
        <w:rPr>
          <w:rFonts w:cs="Times New Roman"/>
        </w:rPr>
        <w:t>an</w:t>
      </w:r>
      <w:r w:rsidR="000631D6" w:rsidRPr="001A2EB4">
        <w:rPr>
          <w:rFonts w:cs="Times New Roman"/>
        </w:rPr>
        <w:t xml:space="preserv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50B79578"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 xml:space="preserve">Corrosion products progressively accumulated near the Zn surface, forming a </w:t>
      </w:r>
      <w:r w:rsidRPr="001A2EB4">
        <w:rPr>
          <w:rFonts w:cs="Times New Roman"/>
        </w:rPr>
        <w:t xml:space="preserve">diffuse corrosion-product accumulation </w:t>
      </w:r>
      <w:r w:rsidRPr="001A2EB4">
        <w:rPr>
          <w:rFonts w:cs="Times New Roman"/>
        </w:rPr>
        <w:t xml:space="preserve">by 168 h and developing into a </w:t>
      </w:r>
      <w:r w:rsidRPr="001A2EB4">
        <w:rPr>
          <w:rFonts w:cs="Times New Roman"/>
        </w:rPr>
        <w:t xml:space="preserve">homogenized corrosion-product </w:t>
      </w:r>
      <w:r w:rsidRPr="001A2EB4">
        <w:rPr>
          <w:rFonts w:cs="Times New Roman"/>
        </w:rPr>
        <w:t>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c</w:t>
      </w:r>
      <w:r w:rsidRPr="001A2EB4">
        <w:rPr>
          <w:rFonts w:cs="Times New Roman"/>
        </w:rPr>
        <w:t xml:space="preserve">). As the </w:t>
      </w:r>
      <w:r w:rsidRPr="001A2EB4">
        <w:rPr>
          <w:rFonts w:cs="Times New Roman"/>
        </w:rPr>
        <w:t>near-surface corrosion-product field developed</w:t>
      </w:r>
      <w:r w:rsidRPr="001A2EB4">
        <w:rPr>
          <w:rFonts w:cs="Times New Roman"/>
        </w:rPr>
        <w:t xml:space="preserve">,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w:t>
      </w:r>
      <w:r w:rsidRPr="001A2EB4">
        <w:rPr>
          <w:rFonts w:cs="Times New Roman"/>
        </w:rPr>
        <w:t>corrosion-product</w:t>
      </w:r>
      <w:r w:rsidRPr="001A2EB4">
        <w:rPr>
          <w:rFonts w:cs="Times New Roman"/>
        </w:rPr>
        <w:t xml:space="preserve">-induced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CE255A">
        <w:instrText xml:space="preserve"> ADDIN ZOTERO_ITEM CSL_CITATION {"citationID":"6uxvWidd","properties":{"unsorted":false,"formattedCitation":"\\super [43]\\nosupersub{}","plainCitation":"[43]","noteIndex":0},"citationItems":[{"id":2423,"uris":["http://zotero.org/users/16939557/items/CXTYID6S"],"itemData":{"id":2423,"type":"article-journal","citation-key":"mengInitialFormationCorrosion2019","container-title":"Bioactive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CE255A" w:rsidRPr="00CE255A">
        <w:rPr>
          <w:rFonts w:cs="Times New Roman"/>
          <w:vertAlign w:val="superscript"/>
        </w:rPr>
        <w:t>[43]</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1F811A3F" w:rsidR="000631D6" w:rsidRPr="001A2EB4" w:rsidRDefault="00704F5B" w:rsidP="000631D6">
      <w:pPr>
        <w:pStyle w:val="BodyText"/>
        <w:keepNext/>
        <w:ind w:firstLine="0"/>
        <w:jc w:val="center"/>
      </w:pPr>
      <w:r>
        <w:rPr>
          <w:noProof/>
        </w:rPr>
        <w:drawing>
          <wp:inline distT="0" distB="0" distL="0" distR="0" wp14:anchorId="36D8AFC4" wp14:editId="61EC0E62">
            <wp:extent cx="5760720" cy="5880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880735"/>
                    </a:xfrm>
                    <a:prstGeom prst="rect">
                      <a:avLst/>
                    </a:prstGeom>
                  </pic:spPr>
                </pic:pic>
              </a:graphicData>
            </a:graphic>
          </wp:inline>
        </w:drawing>
      </w:r>
    </w:p>
    <w:p w14:paraId="533C4CAE" w14:textId="0DDCC7A9" w:rsidR="000631D6" w:rsidRPr="001A2EB4" w:rsidRDefault="000631D6" w:rsidP="00B10D4A">
      <w:pPr>
        <w:pStyle w:val="Captions"/>
      </w:pPr>
      <w:bookmarkStart w:id="22"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5</w:t>
      </w:r>
      <w:r w:rsidRPr="001A2EB4">
        <w:rPr>
          <w:b/>
          <w:bCs/>
        </w:rPr>
        <w:fldChar w:fldCharType="end"/>
      </w:r>
      <w:bookmarkEnd w:id="22"/>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CE255A">
        <w:instrText xml:space="preserve"> ADDIN ZOTERO_ITEM CSL_CITATION {"citationID":"zWLvEZL3","properties":{"unsorted":false,"formattedCitation":"\\super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CE255A" w:rsidRPr="00CE255A">
        <w:rPr>
          <w:rFonts w:cs="Times New Roman"/>
          <w:szCs w:val="24"/>
          <w:vertAlign w:val="superscript"/>
        </w:rPr>
        <w:t>[41]</w:t>
      </w:r>
      <w:r w:rsidR="00B10D4A" w:rsidRPr="001A2EB4">
        <w:fldChar w:fldCharType="end"/>
      </w:r>
      <w:r w:rsidR="00B10D4A" w:rsidRPr="001A2EB4">
        <w:t>.</w:t>
      </w:r>
    </w:p>
    <w:p w14:paraId="14BF36CA" w14:textId="77777777" w:rsidR="00B10D4A" w:rsidRPr="001A2EB4" w:rsidRDefault="00B10D4A" w:rsidP="00B10D4A">
      <w:pPr>
        <w:pStyle w:val="Captions"/>
      </w:pPr>
    </w:p>
    <w:p w14:paraId="4B569DE1" w14:textId="30453738"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w:t>
      </w:r>
      <w:r w:rsidRPr="001A2EB4">
        <w:rPr>
          <w:rFonts w:cs="Times New Roman"/>
        </w:rPr>
        <w:t xml:space="preserve">literature </w:t>
      </w:r>
      <w:r w:rsidRPr="001A2EB4">
        <w:rPr>
          <w:rFonts w:cs="Times New Roman"/>
        </w:rPr>
        <w:t xml:space="preserve">measurements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evolution reported by Liu et al. </w:t>
      </w:r>
      <w:r w:rsidRPr="001A2EB4">
        <w:rPr>
          <w:rFonts w:cs="Times New Roman"/>
        </w:rPr>
        <w:fldChar w:fldCharType="begin"/>
      </w:r>
      <w:r w:rsidR="00CE255A">
        <w:rPr>
          <w:rFonts w:cs="Times New Roman"/>
        </w:rPr>
        <w:instrText xml:space="preserve"> ADDIN ZOTERO_ITEM CSL_CITATION {"citationID":"TNsDeudZ","properties":{"unsorted":false,"formattedCitation":"\\super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CE255A" w:rsidRPr="00CE255A">
        <w:rPr>
          <w:rFonts w:cs="Times New Roman"/>
          <w:vertAlign w:val="superscript"/>
        </w:rPr>
        <w:t>[41]</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1C3008" w:rsidRPr="001A2EB4">
        <w:rPr>
          <w:b/>
          <w:bCs/>
        </w:rPr>
        <w:t xml:space="preserve">Figure </w:t>
      </w:r>
      <w:r w:rsidR="001C3008">
        <w:rPr>
          <w:b/>
          <w:bCs/>
        </w:rPr>
        <w:t>5</w:t>
      </w:r>
      <w:r w:rsidR="00932AB0" w:rsidRPr="001A2EB4">
        <w:rPr>
          <w:rFonts w:cs="Times New Roman"/>
          <w:b/>
          <w:bCs/>
        </w:rPr>
        <w:fldChar w:fldCharType="end"/>
      </w:r>
      <w:r w:rsidR="00932AB0" w:rsidRPr="001A2EB4">
        <w:rPr>
          <w:rFonts w:cs="Times New Roman"/>
          <w:b/>
          <w:bCs/>
        </w:rPr>
        <w:t>e,f</w:t>
      </w:r>
      <w:r w:rsidRPr="001A2EB4">
        <w:rPr>
          <w:rFonts w:cs="Times New Roman"/>
        </w:rPr>
        <w:t>, the model reproduced the overall evolution of both quantities, capturing the rapid initial increase followed by a gradual plateau</w:t>
      </w:r>
      <w:r w:rsidRPr="001A2EB4">
        <w:rPr>
          <w:rFonts w:cs="Times New Roman"/>
        </w:rPr>
        <w:t>,</w:t>
      </w:r>
      <w:r w:rsidRPr="001A2EB4">
        <w:rPr>
          <w:rFonts w:cs="Times New Roman"/>
        </w:rPr>
        <w:t xml:space="preserve"> </w:t>
      </w:r>
      <w:r w:rsidRPr="001A2EB4">
        <w:rPr>
          <w:rFonts w:cs="Times New Roman"/>
        </w:rPr>
        <w:t>with errors at 336 h of 44%</w:t>
      </w:r>
      <w:r w:rsidRPr="001A2EB4">
        <w:rPr>
          <w:rFonts w:cs="Times New Roman"/>
        </w:rPr>
        <w:t xml:space="preserve"> for Zn²⁺ and </w:t>
      </w:r>
      <w:r w:rsidRPr="001A2EB4">
        <w:rPr>
          <w:rFonts w:cs="Times New Roman"/>
        </w:rPr>
        <w:t xml:space="preserve">2.8% </w:t>
      </w:r>
      <w:r w:rsidRPr="001A2EB4">
        <w:rPr>
          <w:rFonts w:cs="Times New Roman"/>
        </w:rPr>
        <w:t xml:space="preserve">for </w:t>
      </w:r>
      <w:proofErr w:type="spellStart"/>
      <w:r w:rsidRPr="001A2EB4">
        <w:rPr>
          <w:rFonts w:cs="Times New Roman"/>
        </w:rPr>
        <w:t>pH.</w:t>
      </w:r>
      <w:proofErr w:type="spellEnd"/>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w:t>
      </w:r>
      <w:r w:rsidR="00DE298F" w:rsidRPr="001A2EB4">
        <w:rPr>
          <w:rFonts w:cs="Times New Roman"/>
        </w:rPr>
        <w:t xml:space="preserve">reaction terms. </w:t>
      </w:r>
      <w:r w:rsidRPr="001A2EB4">
        <w:rPr>
          <w:rFonts w:cs="Times New Roman"/>
        </w:rPr>
        <w:t>The 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29F253C1" w14:textId="4CB1D734"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CE255A">
        <w:instrText xml:space="preserve"> ADDIN ZOTERO_ITEM CSL_CITATION {"citationID":"QOinm1MF","properties":{"unsorted":false,"formattedCitation":"\\super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(SA:V) and degradation, where cumulative mass loss increased approximately linearly with SA:V</w:t>
      </w:r>
      <w:r w:rsidR="00CF36DC" w:rsidRPr="001A2EB4">
        <w:t xml:space="preserve"> (</w:t>
      </w:r>
      <w:r w:rsidR="00CF36DC" w:rsidRPr="00B565AC">
        <w:rPr>
          <w:b/>
          <w:bCs/>
        </w:rPr>
        <w:t>Figure S9</w:t>
      </w:r>
      <w:r w:rsidR="00CF36DC" w:rsidRPr="001A2EB4">
        <w:t>)</w:t>
      </w:r>
      <w:r w:rsidR="00B565AC">
        <w:t>.</w:t>
      </w:r>
      <w:r w:rsidR="00CF36DC" w:rsidRPr="001A2EB4">
        <w:t xml:space="preserve"> </w:t>
      </w:r>
      <w:r w:rsidR="00B565AC" w:rsidRPr="00B565AC">
        <w:t>However, the stent exhibited less pronounced temporal deceleration in mass loss than the disc, indicating that geometric influences on degradation extend beyond SA:V alone.</w:t>
      </w:r>
    </w:p>
    <w:p w14:paraId="61203A60" w14:textId="1524DEB0"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1C3008" w:rsidRPr="001A2EB4">
        <w:rPr>
          <w:b/>
          <w:bCs/>
        </w:rPr>
        <w:t xml:space="preserve">Figure </w:t>
      </w:r>
      <w:r w:rsidR="001C3008">
        <w:rPr>
          <w:b/>
          <w:bCs/>
        </w:rPr>
        <w:t>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before transitioning to oxygen-transport-limited behavior. This delayed onset of transport limitation 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560D56C5" w:rsidR="00FE72EC" w:rsidRPr="001A2EB4" w:rsidRDefault="000631D6" w:rsidP="00FE72EC">
      <w:pPr>
        <w:pStyle w:val="Captions"/>
      </w:pPr>
      <w:bookmarkStart w:id="23"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6</w:t>
      </w:r>
      <w:r w:rsidRPr="001A2EB4">
        <w:rPr>
          <w:b/>
          <w:bCs/>
        </w:rPr>
        <w:fldChar w:fldCharType="end"/>
      </w:r>
      <w:bookmarkEnd w:id="23"/>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1FA75F3F"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1C3008" w:rsidRPr="001A2EB4">
        <w:rPr>
          <w:b/>
          <w:bCs/>
        </w:rPr>
        <w:t xml:space="preserve">Figure </w:t>
      </w:r>
      <w:r w:rsidR="001C3008">
        <w:rPr>
          <w:b/>
          <w:bCs/>
        </w:rPr>
        <w:t>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1C3008" w:rsidRPr="001A2EB4">
        <w:rPr>
          <w:b/>
          <w:bCs/>
        </w:rPr>
        <w:t xml:space="preserve">Figure </w:t>
      </w:r>
      <w:r w:rsidR="001C3008">
        <w:rPr>
          <w:b/>
          <w:bCs/>
        </w:rPr>
        <w:t>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3AD90C3D"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c,d</w:t>
      </w:r>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001C3008" w:rsidRPr="001A2EB4">
        <w:rPr>
          <w:b/>
          <w:bCs/>
        </w:rPr>
        <w:t xml:space="preserve">Figure </w:t>
      </w:r>
      <w:r w:rsidR="001C3008">
        <w:rPr>
          <w:b/>
          <w:bCs/>
        </w:rPr>
        <w:t>7</w:t>
      </w:r>
      <w:r w:rsidRPr="001A2EB4">
        <w:rPr>
          <w:b/>
          <w:bCs/>
        </w:rPr>
        <w:fldChar w:fldCharType="end"/>
      </w:r>
      <w:r w:rsidRPr="001A2EB4">
        <w:rPr>
          <w:b/>
          <w:bCs/>
        </w:rPr>
        <w:t>d</w:t>
      </w:r>
      <w:r w:rsidRPr="001A2EB4">
        <w:t xml:space="preserve">). This asymmetric recession shows that the nominal corrosion rate alone cannot predict local </w:t>
      </w:r>
      <w:r w:rsidRPr="001A2EB4">
        <w:t>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24"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19623B1C" w:rsidR="000631D6" w:rsidRPr="001A2EB4" w:rsidRDefault="000631D6" w:rsidP="000631D6">
      <w:pPr>
        <w:pStyle w:val="Captions"/>
      </w:pPr>
      <w:bookmarkStart w:id="25"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7</w:t>
      </w:r>
      <w:r w:rsidRPr="001A2EB4">
        <w:rPr>
          <w:b/>
          <w:bCs/>
        </w:rPr>
        <w:fldChar w:fldCharType="end"/>
      </w:r>
      <w:bookmarkEnd w:id="25"/>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r w:rsidRPr="001A2EB4">
        <w:t>c,d</w:t>
      </w:r>
      <w:proofErr w:type="spell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4526CD5B"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w:t>
      </w:r>
      <w:r w:rsidR="00BC50F3" w:rsidRPr="001A2EB4">
        <w:t>consistent with observations in porous Zn scaffolds</w:t>
      </w:r>
      <w:r w:rsidR="00BC1E82" w:rsidRPr="001A2EB4">
        <w:t xml:space="preserve"> </w:t>
      </w:r>
      <w:r w:rsidR="00BC1E82" w:rsidRPr="001A2EB4">
        <w:fldChar w:fldCharType="begin"/>
      </w:r>
      <w:r w:rsidR="00CE255A">
        <w:instrText xml:space="preserve"> ADDIN ZOTERO_ITEM CSL_CITATION {"citationID":"buOc1Jes","properties":{"unsorted":false,"formattedCitation":"\\super [13]\\nosupersub{}","plainCitation":"[13]","noteIndex":0},"citationItems":[{"id":3914,"uris":["http://zotero.org/users/16939557/items/I3TWLCLT"],"itemData":{"id":3914,"type":"article-journal","abstract":"Abstract\n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213D79E5"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penetration depths varied only slightly, ranging from approximately 2.</w:t>
      </w:r>
      <w:r w:rsidR="004E4735" w:rsidRPr="004E4735">
        <w:t>4</w:t>
      </w:r>
      <w:r w:rsidR="004E4735" w:rsidRPr="004E4735">
        <w:t xml:space="preserve"> to 2.7 µm across the curved-wire configurations (30°, 90°, and 150° arcs) and from 2.1 to 2.</w:t>
      </w:r>
      <w:r w:rsidR="004E4735" w:rsidRPr="004E4735">
        <w:t xml:space="preserve">4 </w:t>
      </w:r>
      <w:r w:rsidR="004E4735" w:rsidRPr="004E4735">
        <w:t xml:space="preserve">µm across the </w:t>
      </w:r>
      <w:proofErr w:type="spellStart"/>
      <w:r w:rsidR="004E4735" w:rsidRPr="004E4735">
        <w:t>straight</w:t>
      </w:r>
      <w:proofErr w:type="spellEnd"/>
      <w:r w:rsidR="004E4735" w:rsidRPr="004E4735">
        <w: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3399041C" w:rsidR="00BC50F3" w:rsidRPr="001A2EB4" w:rsidRDefault="00BC536A" w:rsidP="00BC50F3">
      <w:pPr>
        <w:pStyle w:val="BodyText"/>
        <w:keepNext/>
        <w:ind w:firstLine="0"/>
        <w:jc w:val="center"/>
      </w:pPr>
      <w:r>
        <w:rPr>
          <w:noProof/>
        </w:rPr>
        <w:drawing>
          <wp:inline distT="0" distB="0" distL="0" distR="0" wp14:anchorId="103F8303" wp14:editId="43B18CC7">
            <wp:extent cx="5760720" cy="457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0EDB3111" w:rsidR="00BC50F3" w:rsidRPr="001A2EB4" w:rsidRDefault="00BC50F3" w:rsidP="00BC50F3">
      <w:pPr>
        <w:pStyle w:val="Captions"/>
      </w:pPr>
      <w:bookmarkStart w:id="26"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8</w:t>
      </w:r>
      <w:r w:rsidRPr="001A2EB4">
        <w:rPr>
          <w:b/>
          <w:bCs/>
        </w:rPr>
        <w:fldChar w:fldCharType="end"/>
      </w:r>
      <w:bookmarkEnd w:id="26"/>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mean local penetration depth for the corresponding curvature and spacing configurations</w:t>
      </w:r>
      <w:ins w:id="27" w:author="Claude" w:date="2026-10-08T04:28:00Z">
        <w:r w:rsidR="001D5CB5" w:rsidRPr="001A2EB4">
          <w:t xml:space="preserve"> </w:t>
        </w:r>
      </w:ins>
      <w:r w:rsidR="001D5CB5" w:rsidRPr="001A2EB4">
        <w:t>(error bars: ±1 SD around the cross-section perimeter)</w:t>
      </w:r>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0B19C39C" w:rsidR="005757F6" w:rsidRDefault="00711ECD" w:rsidP="00492114">
      <w:pPr>
        <w:pStyle w:val="BodyText"/>
      </w:pPr>
      <w:r w:rsidRPr="00711ECD">
        <w:t xml:space="preserve">The present framework has several limitations </w:t>
      </w:r>
      <w:r w:rsidR="00A13B2B">
        <w:t>to consider</w:t>
      </w:r>
      <w:r w:rsidRPr="00711ECD">
        <w:t xml:space="preserve"> when extending it toward clinically predictive applications.</w:t>
      </w:r>
      <w:r>
        <w:t xml:space="preserve"> </w:t>
      </w:r>
      <w:r w:rsidR="005757F6">
        <w:t>The corrosion</w:t>
      </w:r>
      <w:r w:rsidR="005757F6">
        <w:t xml:space="preserve"> products are </w:t>
      </w:r>
      <w:r w:rsidR="005757F6">
        <w:t xml:space="preserve">treated as a homogenized </w:t>
      </w:r>
      <w:proofErr w:type="spellStart"/>
      <w:r w:rsidR="005757F6">
        <w:t>ZnO</w:t>
      </w:r>
      <w:proofErr w:type="spellEnd"/>
      <w:r w:rsidR="005757F6">
        <w:t xml:space="preserve">-based </w:t>
      </w:r>
      <w:r w:rsidR="005757F6">
        <w:t xml:space="preserve">field </w:t>
      </w:r>
      <w:r w:rsidR="005757F6">
        <w:t>rather than</w:t>
      </w:r>
      <w:r w:rsidR="005757F6">
        <w:t xml:space="preserve"> a discrete surface film or </w:t>
      </w:r>
      <w:r w:rsidR="005757F6">
        <w:t>a heterogeneous, composition-dependent structure, and phosphate-, carbonate-, calcium-, and chloride-containing phases, which can form within hours to days in vitro, are not explicitly resolved</w:t>
      </w:r>
      <w:r w:rsidR="00492114">
        <w:t xml:space="preserve">. The film field is defined on the fixed mesh on the electrolyte side of the moving interface rather than attached to it, and the ZnO/Zn volume ratio (about 1.6) is not represented. </w:t>
      </w:r>
      <w:r w:rsidR="00492114" w:rsidRPr="00492114">
        <w:t xml:space="preserve">The dissolved oxygen concentration (3.5 mg L⁻¹) was taken from literature values for physiological fluids rather than measured experimentally. As oxygen concentration is closely coupled to the ORR rate coefficient, the calibrated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492114" w:rsidRPr="00492114">
        <w:t>​ should be regarded as an effective parameter that partially incorporates uncertainty in oxygen availability.</w:t>
      </w:r>
      <w:r w:rsidR="00492114">
        <w:t xml:space="preserve"> </w:t>
      </w:r>
      <w:r w:rsidR="005757F6" w:rsidRPr="005757F6">
        <w:t xml:space="preserve">The model also excludes proteins, cells, tissue interactions, blood flow, biological buffering, and the complete range of ionic reactions occurring </w:t>
      </w:r>
      <w:r w:rsidR="005757F6" w:rsidRPr="005757F6">
        <w:rPr>
          <w:i/>
        </w:rPr>
        <w:t>in vivo</w:t>
      </w:r>
      <w:r w:rsidR="005757F6" w:rsidRPr="005757F6">
        <w:t xml:space="preserve">. Moreover, </w:t>
      </w:r>
      <w:r w:rsidR="005757F6">
        <w:t xml:space="preserve">the </w:t>
      </w:r>
      <w:r w:rsidR="005757F6">
        <w:t xml:space="preserve">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measurements of corrosion-product coverage, oxygen availability, and local penetration is therefore required, particularly for complex implant geometries. Because O₂ consumption at the interface is not stoichiometrically coupled to Zn loss, the absolute interfacial O₂ depletion in Figures 4g–i and 5d is underestimated relative to a stoichiometric model, and these panels should be read as relative patterns. Independent measurements of Zn²⁺ release by ICP and direct mechanism tests, such as film thickness from FIB or SEM cross-sections or stirred and different-O₂ experiments, were not performed and are also needed.</w:t>
      </w:r>
    </w:p>
    <w:p w14:paraId="3414BFB8" w14:textId="0FB07F41" w:rsidR="002E4C03" w:rsidRDefault="005757F6" w:rsidP="005757F6">
      <w:pPr>
        <w:pStyle w:val="BodyText"/>
      </w:pPr>
      <w:r w:rsidRPr="005757F6">
        <w:t xml:space="preserve">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w:t>
      </w:r>
      <w:r w:rsidRPr="005757F6">
        <w:t>high-fidelity</w:t>
      </w:r>
      <w:r w:rsidRPr="005757F6">
        <w:t xml:space="preserve"> simulations remain computationally demanding,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CE255A">
        <w:instrText xml:space="preserve"> ADDIN ZOTERO_ITEM CSL_CITATION {"citationID":"vjvNuzhC","properties":{"unsorted":false,"formattedCitation":"\\super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6B529B82"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CE255A">
        <w:instrText xml:space="preserve"> ADDIN ZOTERO_ITEM CSL_CITATION {"citationID":"Zd9tPSIo","properties":{"unsorted":false,"formattedCitation":"\\super [44,45]\\nosupersub{}","plainCitation":"[44,45]","noteIndex":0},"citationItems":[{"id":5765,"uris":["http://zotero.org/users/16939557/items/FPYDBSXS"],"itemData":{"id":5765,"type":"article-journal","citation-key":"liOptimizingStructuralDesign2022","container-title":"Materials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5766,"uris":["http://zotero.org/users/16939557/items/3V2WPL8B"],"itemData":{"id":5766,"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CE255A" w:rsidRPr="00CE255A">
        <w:rPr>
          <w:rFonts w:cs="Times New Roman"/>
          <w:vertAlign w:val="superscript"/>
        </w:rPr>
        <w:t>[44,45]</w:t>
      </w:r>
      <w:r w:rsidR="00160A10">
        <w:fldChar w:fldCharType="end"/>
      </w:r>
      <w:r w:rsidRPr="005757F6">
        <w:t>. For biodegradable implants</w:t>
      </w:r>
      <w:r w:rsidR="00FD7271">
        <w:t>,</w:t>
      </w:r>
      <w:r w:rsidRPr="005757F6">
        <w:t xml:space="preserve"> </w:t>
      </w:r>
      <w:r w:rsidR="002E4C03" w:rsidRPr="002E4C03">
        <w:t>this approach is insufficient because geometry, mass transport, and degradation evolve in a coupled manner, continuously altering the load-bearing architecture and its mechanical response. By explicitly resolving the influence of geometry on local oxygen 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Default="00E26AAF" w:rsidP="00711ECD">
      <w:pPr>
        <w:pStyle w:val="BodyText"/>
        <w:ind w:firstLine="0"/>
      </w:pPr>
    </w:p>
    <w:p w14:paraId="28623BDF" w14:textId="77777777" w:rsidR="00527833" w:rsidRDefault="00527833" w:rsidP="00711ECD">
      <w:pPr>
        <w:pStyle w:val="BodyText"/>
        <w:ind w:firstLine="0"/>
      </w:pPr>
    </w:p>
    <w:p w14:paraId="6233A8DD" w14:textId="77777777" w:rsidR="00527833" w:rsidRDefault="00527833" w:rsidP="00711ECD">
      <w:pPr>
        <w:pStyle w:val="BodyText"/>
        <w:ind w:firstLine="0"/>
      </w:pPr>
    </w:p>
    <w:p w14:paraId="1A4D172F" w14:textId="77777777" w:rsidR="00527833" w:rsidRPr="001A2EB4" w:rsidRDefault="00527833" w:rsidP="00711ECD">
      <w:pPr>
        <w:pStyle w:val="BodyText"/>
        <w:ind w:firstLine="0"/>
      </w:pPr>
    </w:p>
    <w:bookmarkEnd w:id="24"/>
    <w:p w14:paraId="516B3B1A" w14:textId="77777777" w:rsidR="000631D6" w:rsidRPr="001A2EB4" w:rsidRDefault="000631D6" w:rsidP="000631D6">
      <w:pPr>
        <w:pStyle w:val="Heading1"/>
      </w:pPr>
      <w:r w:rsidRPr="001A2EB4">
        <w:t>Conclusions</w:t>
      </w:r>
    </w:p>
    <w:p w14:paraId="0E48EE87" w14:textId="2732CCA9" w:rsidR="00C5098B" w:rsidRDefault="005B5344" w:rsidP="0063546E">
      <w:pPr>
        <w:pStyle w:val="BodyText"/>
      </w:pPr>
      <w:bookmarkStart w:id="28"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w:t>
      </w:r>
      <w:r w:rsidR="00527833" w:rsidRPr="005B5344">
        <w:t>for a six-crown stent</w:t>
      </w:r>
      <w:r w:rsidRPr="005B5344">
        <w:t xml:space="preserve"> </w:t>
      </w:r>
      <w:r w:rsidRPr="005B5344">
        <w:t xml:space="preserve">of the same order of magnitude as </w:t>
      </w:r>
      <w:r w:rsidRPr="005B5344">
        <w:t xml:space="preserve">reported </w:t>
      </w:r>
      <w:r w:rsidRPr="00E45D7F">
        <w:rPr>
          <w:i/>
          <w:iCs/>
        </w:rPr>
        <w:t>in vivo</w:t>
      </w:r>
      <w:r w:rsidRPr="005B5344">
        <w:t xml:space="preserve"> observations. Mechanistic and sensitivity analyses </w:t>
      </w:r>
      <w:r w:rsidR="00527833" w:rsidRPr="005B5344">
        <w:t>identify</w:t>
      </w:r>
      <w:r w:rsidRPr="005B5344">
        <w:t xml:space="preserve"> oxygen availability as the primary driver of degradation, with corrosion-product accumulation progressively restricting transport 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enabling structural performance to be considered throughout the implant lifetime rather than only at implantation.</w:t>
      </w:r>
      <w:bookmarkEnd w:id="28"/>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77777777" w:rsidR="006E76EC" w:rsidRPr="001A2EB4" w:rsidRDefault="006E76EC"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t>
      </w:r>
      <w:r w:rsidRPr="001A2EB4">
        <w:t>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1C45DD4E" w:rsidR="0095605C" w:rsidRDefault="00375B25" w:rsidP="008C6D5F">
      <w:pPr>
        <w:pStyle w:val="MainText"/>
        <w:keepNext/>
        <w:spacing w:before="240" w:after="240" w:line="240" w:lineRule="auto"/>
        <w:rPr>
          <w:b/>
          <w:bCs/>
        </w:rPr>
      </w:pPr>
      <w:r>
        <w:rPr>
          <w:b/>
          <w:bCs/>
        </w:rPr>
        <w:t>Data</w:t>
      </w:r>
      <w:r w:rsidR="0095605C" w:rsidRPr="0095605C">
        <w:rPr>
          <w:b/>
          <w:bCs/>
        </w:rPr>
        <w:t xml:space="preserve"> Availability Statement</w:t>
      </w:r>
    </w:p>
    <w:p w14:paraId="4BA9DF11" w14:textId="1D834394" w:rsidR="001C4A1A" w:rsidRDefault="00375B25" w:rsidP="001C4A1A">
      <w:pPr>
        <w:pStyle w:val="MainText"/>
        <w:spacing w:line="360" w:lineRule="auto"/>
        <w:jc w:val="both"/>
      </w:pPr>
      <w:r w:rsidRPr="00375B25">
        <w:t xml:space="preserve">The data that support the findings of this study are openly available in Dissolve-1.0 at </w:t>
      </w:r>
      <w:hyperlink r:id="rId23" w:history="1">
        <w:r w:rsidRPr="00D0073A">
          <w:rPr>
            <w:rStyle w:val="Hyperlink"/>
          </w:rPr>
          <w:t>https://doi.org/10.5281/zenodo.23053517</w:t>
        </w:r>
      </w:hyperlink>
      <w:r>
        <w:t xml:space="preserve"> </w:t>
      </w:r>
      <w:r w:rsidR="00C8227A">
        <w:t xml:space="preserve"> </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t>References</w:t>
      </w:r>
    </w:p>
    <w:p w14:paraId="50903C6C" w14:textId="77777777" w:rsidR="00CE255A" w:rsidRPr="00CE255A" w:rsidRDefault="00001F27" w:rsidP="00CE255A">
      <w:pPr>
        <w:pStyle w:val="Bibliography"/>
      </w:pPr>
      <w:r w:rsidRPr="001A2EB4">
        <w:fldChar w:fldCharType="begin"/>
      </w:r>
      <w:r w:rsidR="00F60B2A">
        <w:instrText xml:space="preserve"> ADDIN ZOTERO_BIBL {"uncited":[],"omitted":[],"custom":[]} CSL_BIBLIOGRAPHY </w:instrText>
      </w:r>
      <w:r w:rsidRPr="001A2EB4">
        <w:fldChar w:fldCharType="separate"/>
      </w:r>
      <w:r w:rsidR="00CE255A" w:rsidRPr="00CE255A">
        <w:t xml:space="preserve">1. Y. F. Zheng, X. N. Gu, and F. Witte, “Biodegradable Metals,” </w:t>
      </w:r>
      <w:r w:rsidR="00CE255A" w:rsidRPr="00CE255A">
        <w:rPr>
          <w:i/>
          <w:iCs/>
        </w:rPr>
        <w:t>Materials Science and Engineering: R: Reports</w:t>
      </w:r>
      <w:r w:rsidR="00CE255A" w:rsidRPr="00CE255A">
        <w:t xml:space="preserve"> </w:t>
      </w:r>
      <w:r w:rsidR="00CE255A" w:rsidRPr="00CE255A">
        <w:rPr>
          <w:i/>
          <w:iCs/>
        </w:rPr>
        <w:t>77</w:t>
      </w:r>
      <w:r w:rsidR="00CE255A" w:rsidRPr="00CE255A">
        <w:t xml:space="preserve"> (2014): 1–34, https://doi.org/10.1016/j.mser.2014.01.001.</w:t>
      </w:r>
    </w:p>
    <w:p w14:paraId="486AD8F8" w14:textId="77777777" w:rsidR="00CE255A" w:rsidRPr="00CE255A" w:rsidRDefault="00CE255A" w:rsidP="00CE255A">
      <w:pPr>
        <w:pStyle w:val="Bibliography"/>
      </w:pPr>
      <w:r w:rsidRPr="00CE255A">
        <w:t xml:space="preserve">2. L. Fan, S. Chen, M. Yang, Y. Liu, and J. Liu, “Metallic Materials for Bone Repair,” </w:t>
      </w:r>
      <w:r w:rsidRPr="00CE255A">
        <w:rPr>
          <w:i/>
          <w:iCs/>
        </w:rPr>
        <w:t>Advanced Healthcare Materials</w:t>
      </w:r>
      <w:r w:rsidRPr="00CE255A">
        <w:t xml:space="preserve"> </w:t>
      </w:r>
      <w:r w:rsidRPr="00CE255A">
        <w:rPr>
          <w:i/>
          <w:iCs/>
        </w:rPr>
        <w:t>13</w:t>
      </w:r>
      <w:r w:rsidRPr="00CE255A">
        <w:t>, no. 3 (2024): 2302132, https://doi.org/10.1002/adhm.202302132.</w:t>
      </w:r>
    </w:p>
    <w:p w14:paraId="461284D9" w14:textId="77777777" w:rsidR="00CE255A" w:rsidRPr="00CE255A" w:rsidRDefault="00CE255A" w:rsidP="00CE255A">
      <w:pPr>
        <w:pStyle w:val="Bibliography"/>
      </w:pPr>
      <w:r w:rsidRPr="00CE255A">
        <w:t xml:space="preserve">3. H.-S. Han, S. Loffredo, I. Jun, et al., “Current Status and Outlook on the Clinical Translation of Biodegradable Metals,” </w:t>
      </w:r>
      <w:r w:rsidRPr="00CE255A">
        <w:rPr>
          <w:i/>
          <w:iCs/>
        </w:rPr>
        <w:t>Materials Today</w:t>
      </w:r>
      <w:r w:rsidRPr="00CE255A">
        <w:t xml:space="preserve"> </w:t>
      </w:r>
      <w:r w:rsidRPr="00CE255A">
        <w:rPr>
          <w:i/>
          <w:iCs/>
        </w:rPr>
        <w:t>23</w:t>
      </w:r>
      <w:r w:rsidRPr="00CE255A">
        <w:t xml:space="preserve"> (2019): 57–71, https://doi.org/10.1016/j.mattod.2018.05.018.</w:t>
      </w:r>
    </w:p>
    <w:p w14:paraId="4F7F621B" w14:textId="77777777" w:rsidR="00CE255A" w:rsidRPr="00CE255A" w:rsidRDefault="00CE255A" w:rsidP="00CE255A">
      <w:pPr>
        <w:pStyle w:val="Bibliography"/>
      </w:pPr>
      <w:r w:rsidRPr="00CE255A">
        <w:t xml:space="preserve">4. P. K. Bowen, E. R. Shearier, S. Zhao, et al., “Biodegradable Metals for Cardiovascular Stents: From Clinical Concerns to Recent Zn‐Alloys,” </w:t>
      </w:r>
      <w:r w:rsidRPr="00CE255A">
        <w:rPr>
          <w:i/>
          <w:iCs/>
        </w:rPr>
        <w:t>Advanced Healthcare Materials</w:t>
      </w:r>
      <w:r w:rsidRPr="00CE255A">
        <w:t xml:space="preserve"> </w:t>
      </w:r>
      <w:r w:rsidRPr="00CE255A">
        <w:rPr>
          <w:i/>
          <w:iCs/>
        </w:rPr>
        <w:t>5</w:t>
      </w:r>
      <w:r w:rsidRPr="00CE255A">
        <w:t>, no. 10 (2016): 1121–1140, https://doi.org/10.1002/adhm.201501019.</w:t>
      </w:r>
    </w:p>
    <w:p w14:paraId="64E38783" w14:textId="77777777" w:rsidR="00CE255A" w:rsidRPr="00CE255A" w:rsidRDefault="00CE255A" w:rsidP="00CE255A">
      <w:pPr>
        <w:pStyle w:val="Bibliography"/>
      </w:pPr>
      <w:r w:rsidRPr="00CE255A">
        <w:t xml:space="preserve">5. A. Atrens, G. Song, M. Liu, Z. Shi, F. Cao, and M. S. Dargusch, “Review of Recent Developments in the Field of Magnesium Corrosion,” </w:t>
      </w:r>
      <w:r w:rsidRPr="00CE255A">
        <w:rPr>
          <w:i/>
          <w:iCs/>
        </w:rPr>
        <w:t>Advanced Engineering Materials</w:t>
      </w:r>
      <w:r w:rsidRPr="00CE255A">
        <w:t xml:space="preserve"> </w:t>
      </w:r>
      <w:r w:rsidRPr="00CE255A">
        <w:rPr>
          <w:i/>
          <w:iCs/>
        </w:rPr>
        <w:t>17</w:t>
      </w:r>
      <w:r w:rsidRPr="00CE255A">
        <w:t>, no. 4 (2015): 400–453, https://doi.org/10.1002/adem.201400434.</w:t>
      </w:r>
    </w:p>
    <w:p w14:paraId="07D2A767" w14:textId="77777777" w:rsidR="00CE255A" w:rsidRPr="00CE255A" w:rsidRDefault="00CE255A" w:rsidP="00CE255A">
      <w:pPr>
        <w:pStyle w:val="Bibliography"/>
      </w:pPr>
      <w:r w:rsidRPr="00CE255A">
        <w:t xml:space="preserve">6. G. Katarivas Levy, J. Goldman, and E. Aghion, “The Prospects of Zinc as a Structural Material for Biodegradable Implants—A Review Paper,” </w:t>
      </w:r>
      <w:r w:rsidRPr="00CE255A">
        <w:rPr>
          <w:i/>
          <w:iCs/>
        </w:rPr>
        <w:t>Metals</w:t>
      </w:r>
      <w:r w:rsidRPr="00CE255A">
        <w:t xml:space="preserve"> </w:t>
      </w:r>
      <w:r w:rsidRPr="00CE255A">
        <w:rPr>
          <w:i/>
          <w:iCs/>
        </w:rPr>
        <w:t>7</w:t>
      </w:r>
      <w:r w:rsidRPr="00CE255A">
        <w:t>, no. 10 (2017): 402, https://doi.org/10.3390/met7100402.</w:t>
      </w:r>
    </w:p>
    <w:p w14:paraId="376CC2BB" w14:textId="77777777" w:rsidR="00CE255A" w:rsidRPr="00CE255A" w:rsidRDefault="00CE255A" w:rsidP="00CE255A">
      <w:pPr>
        <w:pStyle w:val="Bibliography"/>
      </w:pPr>
      <w:r w:rsidRPr="00CE255A">
        <w:t xml:space="preserve">7. D. Vojtěch, J. Kubásek, J. Šerák, and P. Novák, “Mechanical and Corrosion Properties of Newly Developed Biodegradable Zn-Based Alloys for Bone Fixation,” </w:t>
      </w:r>
      <w:r w:rsidRPr="00CE255A">
        <w:rPr>
          <w:i/>
          <w:iCs/>
        </w:rPr>
        <w:t>Acta Biomaterialia</w:t>
      </w:r>
      <w:r w:rsidRPr="00CE255A">
        <w:t xml:space="preserve"> </w:t>
      </w:r>
      <w:r w:rsidRPr="00CE255A">
        <w:rPr>
          <w:i/>
          <w:iCs/>
        </w:rPr>
        <w:t>7</w:t>
      </w:r>
      <w:r w:rsidRPr="00CE255A">
        <w:t>, no. 9 (2011): 3515–3522, https://doi.org/10.1016/j.actbio.2011.05.008.</w:t>
      </w:r>
    </w:p>
    <w:p w14:paraId="62774F22" w14:textId="77777777" w:rsidR="00CE255A" w:rsidRPr="00CE255A" w:rsidRDefault="00CE255A" w:rsidP="00CE255A">
      <w:pPr>
        <w:pStyle w:val="Bibliography"/>
      </w:pPr>
      <w:r w:rsidRPr="00CE255A">
        <w:t xml:space="preserve">8. J. Rao, H. Gao, J. Sun, R. Yu, D. Zhao, and Y. Ding, “A Critical Review of Biodegradable Zinc Alloys toward Clinical Applications,” </w:t>
      </w:r>
      <w:r w:rsidRPr="00CE255A">
        <w:rPr>
          <w:i/>
          <w:iCs/>
        </w:rPr>
        <w:t>ACS Biomaterials Science &amp; Engineering</w:t>
      </w:r>
      <w:r w:rsidRPr="00CE255A">
        <w:t xml:space="preserve"> </w:t>
      </w:r>
      <w:r w:rsidRPr="00CE255A">
        <w:rPr>
          <w:i/>
          <w:iCs/>
        </w:rPr>
        <w:t>10</w:t>
      </w:r>
      <w:r w:rsidRPr="00CE255A">
        <w:t>, no. 9 (2024): 5454–5473, https://doi.org/10.1021/acsbiomaterials.4c00210.</w:t>
      </w:r>
    </w:p>
    <w:p w14:paraId="1623A4F8" w14:textId="77777777" w:rsidR="00CE255A" w:rsidRPr="00CE255A" w:rsidRDefault="00CE255A" w:rsidP="00CE255A">
      <w:pPr>
        <w:pStyle w:val="Bibliography"/>
      </w:pPr>
      <w:r w:rsidRPr="00CE255A">
        <w:t xml:space="preserve">9. P. Zhao, Z. Wang, H. Yang, et al., “Biodegradable Zn‐Based Implants: Progress, Challenges, and Pathways toward Clinical Translation,” </w:t>
      </w:r>
      <w:r w:rsidRPr="00CE255A">
        <w:rPr>
          <w:i/>
          <w:iCs/>
        </w:rPr>
        <w:t>Advanced Science</w:t>
      </w:r>
      <w:r w:rsidRPr="00CE255A">
        <w:t xml:space="preserve"> </w:t>
      </w:r>
      <w:r w:rsidRPr="00CE255A">
        <w:rPr>
          <w:i/>
          <w:iCs/>
        </w:rPr>
        <w:t>13</w:t>
      </w:r>
      <w:r w:rsidRPr="00CE255A">
        <w:t>, no. 39 (2026): e76066, https://doi.org/10.1002/advs.76066.</w:t>
      </w:r>
    </w:p>
    <w:p w14:paraId="707C7ADC" w14:textId="77777777" w:rsidR="00CE255A" w:rsidRPr="00CE255A" w:rsidRDefault="00CE255A" w:rsidP="00CE255A">
      <w:pPr>
        <w:pStyle w:val="Bibliography"/>
      </w:pPr>
      <w:r w:rsidRPr="00CE255A">
        <w:t xml:space="preserve">10. H. Yang, C. Wang, C. Liu, et al., “Evolution of the Degradation Mechanism of Pure Zinc Stent in the One-Year Study of Rabbit Abdominal Aorta Model,” </w:t>
      </w:r>
      <w:r w:rsidRPr="00CE255A">
        <w:rPr>
          <w:i/>
          <w:iCs/>
        </w:rPr>
        <w:t>Biomaterials</w:t>
      </w:r>
      <w:r w:rsidRPr="00CE255A">
        <w:t xml:space="preserve"> </w:t>
      </w:r>
      <w:r w:rsidRPr="00CE255A">
        <w:rPr>
          <w:i/>
          <w:iCs/>
        </w:rPr>
        <w:t>145</w:t>
      </w:r>
      <w:r w:rsidRPr="00CE255A">
        <w:t xml:space="preserve"> (2017): 92–105, https://doi.org/10.1016/j.biomaterials.2017.08.022.</w:t>
      </w:r>
    </w:p>
    <w:p w14:paraId="72822FAC" w14:textId="77777777" w:rsidR="00CE255A" w:rsidRPr="00CE255A" w:rsidRDefault="00CE255A" w:rsidP="00CE255A">
      <w:pPr>
        <w:pStyle w:val="Bibliography"/>
      </w:pPr>
      <w:r w:rsidRPr="00CE255A">
        <w:t xml:space="preserve">11. H. Zhang, T. Du, S. Chen, et al., “Finite Element Analysis of the Non-Uniform Degradation of Biodegradable Vascular Stents,” </w:t>
      </w:r>
      <w:r w:rsidRPr="00CE255A">
        <w:rPr>
          <w:i/>
          <w:iCs/>
        </w:rPr>
        <w:t>Journal of Functional Biomaterials</w:t>
      </w:r>
      <w:r w:rsidRPr="00CE255A">
        <w:t xml:space="preserve"> </w:t>
      </w:r>
      <w:r w:rsidRPr="00CE255A">
        <w:rPr>
          <w:i/>
          <w:iCs/>
        </w:rPr>
        <w:t>13</w:t>
      </w:r>
      <w:r w:rsidRPr="00CE255A">
        <w:t>, no. 3 (2022): 152, https://doi.org/10.3390/jfb13030152.</w:t>
      </w:r>
    </w:p>
    <w:p w14:paraId="076BCD1A" w14:textId="77777777" w:rsidR="00CE255A" w:rsidRPr="00CE255A" w:rsidRDefault="00CE255A" w:rsidP="00CE255A">
      <w:pPr>
        <w:pStyle w:val="Bibliography"/>
      </w:pPr>
      <w:r w:rsidRPr="00CE255A">
        <w:t xml:space="preserve">12. X. Wang, A. Liu, Z. Zhang, et al., “Additively Manufactured Zn‐2Mg Alloy Porous Scaffolds with Customizable Biodegradable Performance and Enhanced Osteogenic Ability,” </w:t>
      </w:r>
      <w:r w:rsidRPr="00CE255A">
        <w:rPr>
          <w:i/>
          <w:iCs/>
        </w:rPr>
        <w:t>Advanced Science</w:t>
      </w:r>
      <w:r w:rsidRPr="00CE255A">
        <w:t xml:space="preserve"> </w:t>
      </w:r>
      <w:r w:rsidRPr="00CE255A">
        <w:rPr>
          <w:i/>
          <w:iCs/>
        </w:rPr>
        <w:t>11</w:t>
      </w:r>
      <w:r w:rsidRPr="00CE255A">
        <w:t>, no. 5 (2024): 2307329, https://doi.org/10.1002/advs.202307329.</w:t>
      </w:r>
    </w:p>
    <w:p w14:paraId="4DA81C69" w14:textId="77777777" w:rsidR="00CE255A" w:rsidRPr="00CE255A" w:rsidRDefault="00CE255A" w:rsidP="00CE255A">
      <w:pPr>
        <w:pStyle w:val="Bibliography"/>
      </w:pPr>
      <w:r w:rsidRPr="00CE255A">
        <w:t xml:space="preserve">13. Y. Shi, W. Xu, H. Che, et al., “The Effect of Topological Design on the Degradation Behavior of Additively Manufactured Porous Zinc Alloy,” </w:t>
      </w:r>
      <w:r w:rsidRPr="00CE255A">
        <w:rPr>
          <w:i/>
          <w:iCs/>
        </w:rPr>
        <w:t>npj Materials Degradation</w:t>
      </w:r>
      <w:r w:rsidRPr="00CE255A">
        <w:t xml:space="preserve"> </w:t>
      </w:r>
      <w:r w:rsidRPr="00CE255A">
        <w:rPr>
          <w:i/>
          <w:iCs/>
        </w:rPr>
        <w:t>8</w:t>
      </w:r>
      <w:r w:rsidRPr="00CE255A">
        <w:t>, no. 1 (2024): 42, https://doi.org/10.1038/s41529-024-00451-z.</w:t>
      </w:r>
    </w:p>
    <w:p w14:paraId="4556CA4D" w14:textId="77777777" w:rsidR="00CE255A" w:rsidRPr="00CE255A" w:rsidRDefault="00CE255A" w:rsidP="00CE255A">
      <w:pPr>
        <w:pStyle w:val="Bibliography"/>
      </w:pPr>
      <w:r w:rsidRPr="00CE255A">
        <w:t xml:space="preserve">14. T. Albaraghtheh, R. Willumeit-Römer, and B. Zeller-Plumhoff, “In Silico Studies of Magnesium-Based Implants: A Review of the Current Stage and Challenges,” </w:t>
      </w:r>
      <w:r w:rsidRPr="00CE255A">
        <w:rPr>
          <w:i/>
          <w:iCs/>
        </w:rPr>
        <w:t>Journal of Magnesium and Alloys</w:t>
      </w:r>
      <w:r w:rsidRPr="00CE255A">
        <w:t xml:space="preserve"> </w:t>
      </w:r>
      <w:r w:rsidRPr="00CE255A">
        <w:rPr>
          <w:i/>
          <w:iCs/>
        </w:rPr>
        <w:t>10</w:t>
      </w:r>
      <w:r w:rsidRPr="00CE255A">
        <w:t>, no. 11 (2022): 2968–2996, https://doi.org/10.1016/j.jma.2022.09.029.</w:t>
      </w:r>
    </w:p>
    <w:p w14:paraId="2D9BC3DD" w14:textId="77777777" w:rsidR="00CE255A" w:rsidRPr="00CE255A" w:rsidRDefault="00CE255A" w:rsidP="00CE255A">
      <w:pPr>
        <w:pStyle w:val="Bibliography"/>
      </w:pPr>
      <w:r w:rsidRPr="00CE255A">
        <w:t xml:space="preserve">15. E. L. Boland, C. J. Shine, N. Kelly, C. A. Sweeney, and P. E. McHugh, “A Review of Material Degradation Modelling for the Analysis and Design of Bioabsorbable Stents,” </w:t>
      </w:r>
      <w:r w:rsidRPr="00CE255A">
        <w:rPr>
          <w:i/>
          <w:iCs/>
        </w:rPr>
        <w:t>Annals of Biomedical Engineering</w:t>
      </w:r>
      <w:r w:rsidRPr="00CE255A">
        <w:t xml:space="preserve"> </w:t>
      </w:r>
      <w:r w:rsidRPr="00CE255A">
        <w:rPr>
          <w:i/>
          <w:iCs/>
        </w:rPr>
        <w:t>44</w:t>
      </w:r>
      <w:r w:rsidRPr="00CE255A">
        <w:t>, no. 2 (2016): 341–356, https://doi.org/10.1007/s10439-015-1413-5.</w:t>
      </w:r>
    </w:p>
    <w:p w14:paraId="4BB5D199" w14:textId="77777777" w:rsidR="00CE255A" w:rsidRPr="00CE255A" w:rsidRDefault="00CE255A" w:rsidP="00CE255A">
      <w:pPr>
        <w:pStyle w:val="Bibliography"/>
      </w:pPr>
      <w:r w:rsidRPr="00CE255A">
        <w:t xml:space="preserve">16. D. Gastaldi, V. Sassi, L. Petrini, M. Vedani, S. Trasatti, and F. Migliavacca, “Continuum Damage Model for Bioresorbable Magnesium Alloy Devices — Application to Coronary </w:t>
      </w:r>
      <w:r w:rsidRPr="00CE255A">
        <w:t xml:space="preserve">Stents,” </w:t>
      </w:r>
      <w:r w:rsidRPr="00CE255A">
        <w:rPr>
          <w:i/>
          <w:iCs/>
        </w:rPr>
        <w:t>Journal of the Mechanical Behavior of Biomedical Materials</w:t>
      </w:r>
      <w:r w:rsidRPr="00CE255A">
        <w:t xml:space="preserve"> </w:t>
      </w:r>
      <w:r w:rsidRPr="00CE255A">
        <w:rPr>
          <w:i/>
          <w:iCs/>
        </w:rPr>
        <w:t>4</w:t>
      </w:r>
      <w:r w:rsidRPr="00CE255A">
        <w:t>, no. 3 (2011): 352–365, https://doi.org/10.1016/j.jmbbm.2010.11.003.</w:t>
      </w:r>
    </w:p>
    <w:p w14:paraId="1936AC08" w14:textId="77777777" w:rsidR="00CE255A" w:rsidRPr="00CE255A" w:rsidRDefault="00CE255A" w:rsidP="00CE255A">
      <w:pPr>
        <w:pStyle w:val="Bibliography"/>
      </w:pPr>
      <w:r w:rsidRPr="00CE255A">
        <w:t xml:space="preserve">17. J. A. Grogan, B. J. O’Brien, S. B. Leen, and P. E. McHugh, “A Corrosion Model for Bioabsorbable Metallic Stents,” </w:t>
      </w:r>
      <w:r w:rsidRPr="00CE255A">
        <w:rPr>
          <w:i/>
          <w:iCs/>
        </w:rPr>
        <w:t>Acta Biomaterialia</w:t>
      </w:r>
      <w:r w:rsidRPr="00CE255A">
        <w:t xml:space="preserve"> </w:t>
      </w:r>
      <w:r w:rsidRPr="00CE255A">
        <w:rPr>
          <w:i/>
          <w:iCs/>
        </w:rPr>
        <w:t>7</w:t>
      </w:r>
      <w:r w:rsidRPr="00CE255A">
        <w:t>, no. 9 (2011): 3523–3533, https://doi.org/10.1016/j.actbio.2011.05.032.</w:t>
      </w:r>
    </w:p>
    <w:p w14:paraId="61727364" w14:textId="77777777" w:rsidR="00CE255A" w:rsidRPr="00CE255A" w:rsidRDefault="00CE255A" w:rsidP="00CE255A">
      <w:pPr>
        <w:pStyle w:val="Bibliography"/>
      </w:pPr>
      <w:r w:rsidRPr="00CE255A">
        <w:t xml:space="preserve">18. M. Barzegari, D. Mei, S. V. Lamaka, and L. Geris, “Computational Modeling of Degradation Process of Biodegradable Magnesium Biomaterials,” </w:t>
      </w:r>
      <w:r w:rsidRPr="00CE255A">
        <w:rPr>
          <w:i/>
          <w:iCs/>
        </w:rPr>
        <w:t>Corrosion Science</w:t>
      </w:r>
      <w:r w:rsidRPr="00CE255A">
        <w:t xml:space="preserve"> </w:t>
      </w:r>
      <w:r w:rsidRPr="00CE255A">
        <w:rPr>
          <w:i/>
          <w:iCs/>
        </w:rPr>
        <w:t>190</w:t>
      </w:r>
      <w:r w:rsidRPr="00CE255A">
        <w:t xml:space="preserve"> (2021): 109674, https://doi.org/10.1016/j.corsci.2021.109674.</w:t>
      </w:r>
    </w:p>
    <w:p w14:paraId="7EC19DEA" w14:textId="77777777" w:rsidR="00CE255A" w:rsidRPr="00CE255A" w:rsidRDefault="00CE255A" w:rsidP="00CE255A">
      <w:pPr>
        <w:pStyle w:val="Bibliography"/>
      </w:pPr>
      <w:r w:rsidRPr="00CE255A">
        <w:t xml:space="preserve">19. P. Bajger, J. M. A. Ashbourn, V. Manhas, Y. Guyot, K. Lietaert, and L. Geris, “Mathematical Modelling of the Degradation Behaviour of Biodegradable Metals,” </w:t>
      </w:r>
      <w:r w:rsidRPr="00CE255A">
        <w:rPr>
          <w:i/>
          <w:iCs/>
        </w:rPr>
        <w:t>Biomechanics and Modeling in Mechanobiology</w:t>
      </w:r>
      <w:r w:rsidRPr="00CE255A">
        <w:t xml:space="preserve"> </w:t>
      </w:r>
      <w:r w:rsidRPr="00CE255A">
        <w:rPr>
          <w:i/>
          <w:iCs/>
        </w:rPr>
        <w:t>16</w:t>
      </w:r>
      <w:r w:rsidRPr="00CE255A">
        <w:t>, no. 1 (2017): 227–238, https://doi.org/10.1007/s10237-016-0812-3.</w:t>
      </w:r>
    </w:p>
    <w:p w14:paraId="64D40AFF" w14:textId="77777777" w:rsidR="00CE255A" w:rsidRPr="00CE255A" w:rsidRDefault="00CE255A" w:rsidP="00CE255A">
      <w:pPr>
        <w:pStyle w:val="Bibliography"/>
      </w:pPr>
      <w:r w:rsidRPr="00CE255A">
        <w:t xml:space="preserve">20. S. Thomas, N. V. Medhekar, G. S. Frankel, and N. Birbilis, “Corrosion Mechanism and Hydrogen Evolution on Mg,” </w:t>
      </w:r>
      <w:r w:rsidRPr="00CE255A">
        <w:rPr>
          <w:i/>
          <w:iCs/>
        </w:rPr>
        <w:t>Current Opinion in Solid State and Materials Science</w:t>
      </w:r>
      <w:r w:rsidRPr="00CE255A">
        <w:t xml:space="preserve"> </w:t>
      </w:r>
      <w:r w:rsidRPr="00CE255A">
        <w:rPr>
          <w:i/>
          <w:iCs/>
        </w:rPr>
        <w:t>19</w:t>
      </w:r>
      <w:r w:rsidRPr="00CE255A">
        <w:t>, no. 2 (2015): 85–94, https://doi.org/10.1016/j.cossms.2014.09.005.</w:t>
      </w:r>
    </w:p>
    <w:p w14:paraId="35B6D58B" w14:textId="77777777" w:rsidR="00CE255A" w:rsidRPr="00CE255A" w:rsidRDefault="00CE255A" w:rsidP="00CE255A">
      <w:pPr>
        <w:pStyle w:val="Bibliography"/>
      </w:pPr>
      <w:r w:rsidRPr="00CE255A">
        <w:t xml:space="preserve">21. D. Zhang, L. Zhang, X. Zhang, et al., “Comparative Investigation of the Corrosion Behavior of Biomedical Zinc Alloys in Oxygen-Enriched Simulated Body Fluid Environments,” </w:t>
      </w:r>
      <w:r w:rsidRPr="00CE255A">
        <w:rPr>
          <w:i/>
          <w:iCs/>
        </w:rPr>
        <w:t>Materials Today Communications</w:t>
      </w:r>
      <w:r w:rsidRPr="00CE255A">
        <w:t xml:space="preserve"> </w:t>
      </w:r>
      <w:r w:rsidRPr="00CE255A">
        <w:rPr>
          <w:i/>
          <w:iCs/>
        </w:rPr>
        <w:t>39</w:t>
      </w:r>
      <w:r w:rsidRPr="00CE255A">
        <w:t xml:space="preserve"> (2024): 108811, https://doi.org/10.1016/j.mtcomm.2024.108811.</w:t>
      </w:r>
    </w:p>
    <w:p w14:paraId="422B0778" w14:textId="77777777" w:rsidR="00CE255A" w:rsidRPr="00CE255A" w:rsidRDefault="00CE255A" w:rsidP="00CE255A">
      <w:pPr>
        <w:pStyle w:val="Bibliography"/>
      </w:pPr>
      <w:r w:rsidRPr="00CE255A">
        <w:t xml:space="preserve">22. A. P. Yadav, A. Nishikata, and T. Tsuru, “Oxygen Reduction Mechanism on Corroded Zinc,” </w:t>
      </w:r>
      <w:r w:rsidRPr="00CE255A">
        <w:rPr>
          <w:i/>
          <w:iCs/>
        </w:rPr>
        <w:t>Journal of Electroanalytical Chemistry</w:t>
      </w:r>
      <w:r w:rsidRPr="00CE255A">
        <w:t xml:space="preserve"> </w:t>
      </w:r>
      <w:r w:rsidRPr="00CE255A">
        <w:rPr>
          <w:i/>
          <w:iCs/>
        </w:rPr>
        <w:t>585</w:t>
      </w:r>
      <w:r w:rsidRPr="00CE255A">
        <w:t>, no. 1 (2005): 142–149, https://doi.org/10.1016/j.jelechem.2005.08.007.</w:t>
      </w:r>
    </w:p>
    <w:p w14:paraId="07CA557F" w14:textId="77777777" w:rsidR="00CE255A" w:rsidRPr="00CE255A" w:rsidRDefault="00CE255A" w:rsidP="00CE255A">
      <w:pPr>
        <w:pStyle w:val="Bibliography"/>
      </w:pPr>
      <w:r w:rsidRPr="00CE255A">
        <w:t xml:space="preserve">23. C. Chen, M. Hofmann, and T. Wallmersperger, “Modeling the Uniform Corrosion Behavior of Zinc in Salt Spray Testing,” </w:t>
      </w:r>
      <w:r w:rsidRPr="00CE255A">
        <w:rPr>
          <w:i/>
          <w:iCs/>
        </w:rPr>
        <w:t>npj Materials Degradation</w:t>
      </w:r>
      <w:r w:rsidRPr="00CE255A">
        <w:t xml:space="preserve"> </w:t>
      </w:r>
      <w:r w:rsidRPr="00CE255A">
        <w:rPr>
          <w:i/>
          <w:iCs/>
        </w:rPr>
        <w:t>10</w:t>
      </w:r>
      <w:r w:rsidRPr="00CE255A">
        <w:t>, no. 1 (2026): 37, https://doi.org/10.1038/s41529-026-00749-0.</w:t>
      </w:r>
    </w:p>
    <w:p w14:paraId="783EA6E0" w14:textId="77777777" w:rsidR="00CE255A" w:rsidRPr="00CE255A" w:rsidRDefault="00CE255A" w:rsidP="00CE255A">
      <w:pPr>
        <w:pStyle w:val="Bibliography"/>
      </w:pPr>
      <w:r w:rsidRPr="00CE255A">
        <w:t xml:space="preserve">24. V. A. Bryzgalov, A. A. Kistanov, A. A. Izosimov, and E. A. Korznikova, “Atomic-Scale Study of Lattice Distortion and Oxygen-Rich Environment Impact on the Surface Degradation Dynamics of Zinc-Based Alloys,” </w:t>
      </w:r>
      <w:r w:rsidRPr="00CE255A">
        <w:rPr>
          <w:i/>
          <w:iCs/>
        </w:rPr>
        <w:t>Computational Materials Science</w:t>
      </w:r>
      <w:r w:rsidRPr="00CE255A">
        <w:t xml:space="preserve"> </w:t>
      </w:r>
      <w:r w:rsidRPr="00CE255A">
        <w:rPr>
          <w:i/>
          <w:iCs/>
        </w:rPr>
        <w:t>252</w:t>
      </w:r>
      <w:r w:rsidRPr="00CE255A">
        <w:t xml:space="preserve"> (2025): 113797, https://doi.org/10.1016/j.commatsci.2025.113797.</w:t>
      </w:r>
    </w:p>
    <w:p w14:paraId="1694D2FE" w14:textId="77777777" w:rsidR="00CE255A" w:rsidRPr="00CE255A" w:rsidRDefault="00CE255A" w:rsidP="00CE255A">
      <w:pPr>
        <w:pStyle w:val="Bibliography"/>
      </w:pPr>
      <w:r w:rsidRPr="00CE255A">
        <w:t xml:space="preserve">25. T. AlBaraghtheh, R. Willumeit‐Römer, and B. Zeller‐Plumhoff, “Best Practices in Developing a Workflow for Uncertainty Quantification for Modeling the Biodegradation of Mg‐Based Implants,” </w:t>
      </w:r>
      <w:r w:rsidRPr="00CE255A">
        <w:rPr>
          <w:i/>
          <w:iCs/>
        </w:rPr>
        <w:t>Advanced Science</w:t>
      </w:r>
      <w:r w:rsidRPr="00CE255A">
        <w:t xml:space="preserve"> </w:t>
      </w:r>
      <w:r w:rsidRPr="00CE255A">
        <w:rPr>
          <w:i/>
          <w:iCs/>
        </w:rPr>
        <w:t>11</w:t>
      </w:r>
      <w:r w:rsidRPr="00CE255A">
        <w:t>, no. 46 (2024): 2403543, https://doi.org/10.1002/advs.202403543.</w:t>
      </w:r>
    </w:p>
    <w:p w14:paraId="666F183D" w14:textId="77777777" w:rsidR="00CE255A" w:rsidRPr="00CE255A" w:rsidRDefault="00CE255A" w:rsidP="00CE255A">
      <w:pPr>
        <w:pStyle w:val="Bibliography"/>
      </w:pPr>
      <w:r w:rsidRPr="00CE255A">
        <w:t xml:space="preserve">26. S. Huang, W. Wu, Y. Su, L. Qiao, and Y. Yan, “Insight into the Corrosion Behaviour and Degradation Mechanism of Pure Zinc in Simulated Body Fluid,” </w:t>
      </w:r>
      <w:r w:rsidRPr="00CE255A">
        <w:rPr>
          <w:i/>
          <w:iCs/>
        </w:rPr>
        <w:t>Corrosion Science</w:t>
      </w:r>
      <w:r w:rsidRPr="00CE255A">
        <w:t xml:space="preserve"> </w:t>
      </w:r>
      <w:r w:rsidRPr="00CE255A">
        <w:rPr>
          <w:i/>
          <w:iCs/>
        </w:rPr>
        <w:t>178</w:t>
      </w:r>
      <w:r w:rsidRPr="00CE255A">
        <w:t xml:space="preserve"> (2021): 109071, https://doi.org/10.1016/j.corsci.2020.109071.</w:t>
      </w:r>
    </w:p>
    <w:p w14:paraId="4F01BE51" w14:textId="77777777" w:rsidR="00CE255A" w:rsidRPr="00CE255A" w:rsidRDefault="00CE255A" w:rsidP="00CE255A">
      <w:pPr>
        <w:pStyle w:val="Bibliography"/>
      </w:pPr>
      <w:r w:rsidRPr="00CE255A">
        <w:t xml:space="preserve">27. X. Liu, H. Yang, Y. Liu, et al., “Comparative Studies on Degradation Behavior of Pure Zinc in Various Simulated Body Fluids,” </w:t>
      </w:r>
      <w:r w:rsidRPr="00CE255A">
        <w:rPr>
          <w:i/>
          <w:iCs/>
        </w:rPr>
        <w:t>JOM</w:t>
      </w:r>
      <w:r w:rsidRPr="00CE255A">
        <w:t xml:space="preserve"> </w:t>
      </w:r>
      <w:r w:rsidRPr="00CE255A">
        <w:rPr>
          <w:i/>
          <w:iCs/>
        </w:rPr>
        <w:t>71</w:t>
      </w:r>
      <w:r w:rsidRPr="00CE255A">
        <w:t>, no. 4 (2019): 1414–1425, https://doi.org/10.1007/s11837-019-03357-3.</w:t>
      </w:r>
    </w:p>
    <w:p w14:paraId="10EF0152" w14:textId="77777777" w:rsidR="00CE255A" w:rsidRPr="00CE255A" w:rsidRDefault="00CE255A" w:rsidP="00CE255A">
      <w:pPr>
        <w:pStyle w:val="Bibliography"/>
      </w:pPr>
      <w:r w:rsidRPr="00CE255A">
        <w:t xml:space="preserve">28. M. E. McMahon, R. J. Santucci, and J. R. Scully, “Advanced Chemical Stability Diagrams to Predict the Formation of Complex Zinc Compounds in a Chloride Environment,” </w:t>
      </w:r>
      <w:r w:rsidRPr="00CE255A">
        <w:rPr>
          <w:i/>
          <w:iCs/>
        </w:rPr>
        <w:t>RSC Advances</w:t>
      </w:r>
      <w:r w:rsidRPr="00CE255A">
        <w:t xml:space="preserve"> </w:t>
      </w:r>
      <w:r w:rsidRPr="00CE255A">
        <w:rPr>
          <w:i/>
          <w:iCs/>
        </w:rPr>
        <w:t>9</w:t>
      </w:r>
      <w:r w:rsidRPr="00CE255A">
        <w:t>, no. 35 (2019): 19905–19916, https://doi.org/10.1039/C9RA00228F.</w:t>
      </w:r>
    </w:p>
    <w:p w14:paraId="3C125CBD" w14:textId="77777777" w:rsidR="00CE255A" w:rsidRPr="00CE255A" w:rsidRDefault="00CE255A" w:rsidP="00CE255A">
      <w:pPr>
        <w:pStyle w:val="Bibliography"/>
      </w:pPr>
      <w:r w:rsidRPr="00CE255A">
        <w:t xml:space="preserve">29. P. K. Bowen, J. Drelich, and J. Goldman, “Zinc Exhibits Ideal Physiological Corrosion Behavior for Bioabsorbable Stents,” </w:t>
      </w:r>
      <w:r w:rsidRPr="00CE255A">
        <w:rPr>
          <w:i/>
          <w:iCs/>
        </w:rPr>
        <w:t>Advanced Materials</w:t>
      </w:r>
      <w:r w:rsidRPr="00CE255A">
        <w:t xml:space="preserve"> </w:t>
      </w:r>
      <w:r w:rsidRPr="00CE255A">
        <w:rPr>
          <w:i/>
          <w:iCs/>
        </w:rPr>
        <w:t>25</w:t>
      </w:r>
      <w:r w:rsidRPr="00CE255A">
        <w:t>, no. 18 (2013): 2577–2582, https://doi.org/10.1002/adma.201300226.</w:t>
      </w:r>
    </w:p>
    <w:p w14:paraId="277C901C" w14:textId="77777777" w:rsidR="00CE255A" w:rsidRPr="00CE255A" w:rsidRDefault="00CE255A" w:rsidP="00CE255A">
      <w:pPr>
        <w:pStyle w:val="Bibliography"/>
      </w:pPr>
      <w:r w:rsidRPr="00CE255A">
        <w:t xml:space="preserve">30. R. M. Katona, J. Taylor, and R. F. Schaller, “Validating Corrosion Models: A Comparison of Governing Equations,” </w:t>
      </w:r>
      <w:r w:rsidRPr="00CE255A">
        <w:rPr>
          <w:i/>
          <w:iCs/>
        </w:rPr>
        <w:t>Corrosion Science</w:t>
      </w:r>
      <w:r w:rsidRPr="00CE255A">
        <w:t xml:space="preserve"> </w:t>
      </w:r>
      <w:r w:rsidRPr="00CE255A">
        <w:rPr>
          <w:i/>
          <w:iCs/>
        </w:rPr>
        <w:t>259</w:t>
      </w:r>
      <w:r w:rsidRPr="00CE255A">
        <w:t xml:space="preserve"> (2026): 113495, https://doi.org/10.1016/j.corsci.2025.113495.</w:t>
      </w:r>
    </w:p>
    <w:p w14:paraId="70B146A7" w14:textId="77777777" w:rsidR="00CE255A" w:rsidRPr="00CE255A" w:rsidRDefault="00CE255A" w:rsidP="00CE255A">
      <w:pPr>
        <w:pStyle w:val="Bibliography"/>
      </w:pPr>
      <w:r w:rsidRPr="00CE255A">
        <w:t xml:space="preserve">31. P. Grathwohl, “Diffusion in Natural Porous Media: Contaminant Transport, Sorption/Desorption and Dissolution Kinetics,” </w:t>
      </w:r>
      <w:r w:rsidRPr="00CE255A">
        <w:rPr>
          <w:i/>
          <w:iCs/>
        </w:rPr>
        <w:t xml:space="preserve">Diffusion in Natural Porous Media: </w:t>
      </w:r>
      <w:r w:rsidRPr="00CE255A">
        <w:rPr>
          <w:i/>
          <w:iCs/>
        </w:rPr>
        <w:t>Contaminant Transport, Sorption/Desorption and Dissolution Kinetics</w:t>
      </w:r>
      <w:r w:rsidRPr="00CE255A">
        <w:t>, Springer: Boston, MA 1998, https://doi.org/10.1007/978-1-4615-5683-1.</w:t>
      </w:r>
    </w:p>
    <w:p w14:paraId="5BF0759E" w14:textId="77777777" w:rsidR="00CE255A" w:rsidRPr="00CE255A" w:rsidRDefault="00CE255A" w:rsidP="00CE255A">
      <w:pPr>
        <w:pStyle w:val="Bibliography"/>
      </w:pPr>
      <w:r w:rsidRPr="00CE255A">
        <w:t xml:space="preserve">32. J. W. Wilder, C. Clemons, D. Golovaty, K. L. Kreider, G. W. Young, and R. S. Lillard, “An Adaptive Level Set Approach for Modeling Damage Due to Galvanic Corrosion,” </w:t>
      </w:r>
      <w:r w:rsidRPr="00CE255A">
        <w:rPr>
          <w:i/>
          <w:iCs/>
        </w:rPr>
        <w:t>Journal of Engineering Mathematics</w:t>
      </w:r>
      <w:r w:rsidRPr="00CE255A">
        <w:t xml:space="preserve"> </w:t>
      </w:r>
      <w:r w:rsidRPr="00CE255A">
        <w:rPr>
          <w:i/>
          <w:iCs/>
        </w:rPr>
        <w:t>91</w:t>
      </w:r>
      <w:r w:rsidRPr="00CE255A">
        <w:t>, no. 1 (2015): 121–142, https://doi.org/10.1007/s10665-014-9732-3.</w:t>
      </w:r>
    </w:p>
    <w:p w14:paraId="32DD1F77" w14:textId="77777777" w:rsidR="00CE255A" w:rsidRPr="00CE255A" w:rsidRDefault="00CE255A" w:rsidP="00CE255A">
      <w:pPr>
        <w:pStyle w:val="Bibliography"/>
      </w:pPr>
      <w:r w:rsidRPr="00CE255A">
        <w:t xml:space="preserve">33. J. A. Grogan, S. B. Leen, and P. E. McHugh, “A Physical Corrosion Model for Bioabsorbable Metal Stents,” </w:t>
      </w:r>
      <w:r w:rsidRPr="00CE255A">
        <w:rPr>
          <w:i/>
          <w:iCs/>
        </w:rPr>
        <w:t>Acta Biomaterialia</w:t>
      </w:r>
      <w:r w:rsidRPr="00CE255A">
        <w:t xml:space="preserve"> </w:t>
      </w:r>
      <w:r w:rsidRPr="00CE255A">
        <w:rPr>
          <w:i/>
          <w:iCs/>
        </w:rPr>
        <w:t>10</w:t>
      </w:r>
      <w:r w:rsidRPr="00CE255A">
        <w:t>, no. 5 (2014): 2313–2322, https://doi.org/10.1016/j.actbio.2013.12.059.</w:t>
      </w:r>
    </w:p>
    <w:p w14:paraId="680CF5BD" w14:textId="77777777" w:rsidR="00CE255A" w:rsidRPr="00CE255A" w:rsidRDefault="00CE255A" w:rsidP="00CE255A">
      <w:pPr>
        <w:pStyle w:val="Bibliography"/>
      </w:pPr>
      <w:r w:rsidRPr="00CE255A">
        <w:t xml:space="preserve">34. J. R. Rumble, Ed., “CRC Handbook of Chemistry and Physics,” </w:t>
      </w:r>
      <w:r w:rsidRPr="00CE255A">
        <w:rPr>
          <w:i/>
          <w:iCs/>
        </w:rPr>
        <w:t>CRC handbook of chemistry and physics</w:t>
      </w:r>
      <w:r w:rsidRPr="00CE255A">
        <w:t>, 98th edition 2017-2018., CRC Press, Taylor &amp; Francis Group: Boca Raton London New York 2017.</w:t>
      </w:r>
    </w:p>
    <w:p w14:paraId="543C47DF" w14:textId="37C2F8ED" w:rsidR="00CE255A" w:rsidRPr="00CE255A" w:rsidRDefault="00CE255A" w:rsidP="00CE255A">
      <w:pPr>
        <w:pStyle w:val="Bibliography"/>
      </w:pPr>
      <w:r w:rsidRPr="00CE255A">
        <w:t>35. P. Han, and D. M. Bartels, “Temperature Dependence of Oxygen Diffusion in H</w:t>
      </w:r>
      <w:r w:rsidRPr="00CE255A">
        <w:rPr>
          <w:vertAlign w:val="subscript"/>
        </w:rPr>
        <w:t>2</w:t>
      </w:r>
      <w:r w:rsidRPr="00CE255A">
        <w:t>O and D</w:t>
      </w:r>
      <w:r w:rsidRPr="00CE255A">
        <w:rPr>
          <w:vertAlign w:val="subscript"/>
        </w:rPr>
        <w:t>2</w:t>
      </w:r>
      <w:r w:rsidRPr="00CE255A">
        <w:t xml:space="preserve">O,” </w:t>
      </w:r>
      <w:r w:rsidRPr="00CE255A">
        <w:rPr>
          <w:i/>
          <w:iCs/>
        </w:rPr>
        <w:t>The Journal of Physical Chemistry</w:t>
      </w:r>
      <w:r w:rsidRPr="00CE255A">
        <w:t xml:space="preserve"> </w:t>
      </w:r>
      <w:r w:rsidRPr="00CE255A">
        <w:rPr>
          <w:i/>
          <w:iCs/>
        </w:rPr>
        <w:t>100</w:t>
      </w:r>
      <w:r w:rsidRPr="00CE255A">
        <w:t>, no. 13 (1996): 5597–5602, https://doi.org/10.1021/jp952903y.</w:t>
      </w:r>
    </w:p>
    <w:p w14:paraId="279E2BA7" w14:textId="77777777" w:rsidR="00CE255A" w:rsidRPr="00CE255A" w:rsidRDefault="00CE255A" w:rsidP="00CE255A">
      <w:pPr>
        <w:pStyle w:val="Bibliography"/>
      </w:pPr>
      <w:r w:rsidRPr="00CE255A">
        <w:t xml:space="preserve">36. S.-Y. Park, S.-H. Rho, H.-S. Lee, K.-M. Kim, and H.-C. Lee, “Fabrication of Highly Porous and Pure Zinc Oxide Films Using Modified DC Magnetron Sputtering and Post-Oxidation,” </w:t>
      </w:r>
      <w:r w:rsidRPr="00CE255A">
        <w:rPr>
          <w:i/>
          <w:iCs/>
        </w:rPr>
        <w:t>Materials</w:t>
      </w:r>
      <w:r w:rsidRPr="00CE255A">
        <w:t xml:space="preserve"> </w:t>
      </w:r>
      <w:r w:rsidRPr="00CE255A">
        <w:rPr>
          <w:i/>
          <w:iCs/>
        </w:rPr>
        <w:t>14</w:t>
      </w:r>
      <w:r w:rsidRPr="00CE255A">
        <w:t>, no. 20 (2021): 6112, https://doi.org/10.3390/ma14206112.</w:t>
      </w:r>
    </w:p>
    <w:p w14:paraId="79FD5FE2" w14:textId="77777777" w:rsidR="00CE255A" w:rsidRPr="00CE255A" w:rsidRDefault="00CE255A" w:rsidP="00CE255A">
      <w:pPr>
        <w:pStyle w:val="Bibliography"/>
      </w:pPr>
      <w:r w:rsidRPr="00CE255A">
        <w:t xml:space="preserve">37. L. Holzer, P. Marmet, M. Fingerle, A. Wiegmann, M. Neumann, and V. Schmidt, “Tortuosity-Porosity Relationships: Review of Empirical Data from Literature,” in </w:t>
      </w:r>
      <w:r w:rsidRPr="00CE255A">
        <w:rPr>
          <w:i/>
          <w:iCs/>
        </w:rPr>
        <w:t>Tortuosity and Microstructure Effects in Porous Media</w:t>
      </w:r>
      <w:r w:rsidRPr="00CE255A">
        <w:t>, Vol. 333, Springer International Publishing: Cham 2023, pp. 51–89, https://doi.org/10.1007/978-3-031-30477-4_3.</w:t>
      </w:r>
    </w:p>
    <w:p w14:paraId="0854667A" w14:textId="77777777" w:rsidR="00CE255A" w:rsidRPr="00CE255A" w:rsidRDefault="00CE255A" w:rsidP="00CE255A">
      <w:pPr>
        <w:pStyle w:val="Bibliography"/>
      </w:pPr>
      <w:r w:rsidRPr="00CE255A">
        <w:t xml:space="preserve">38. K. Chen, X. Gu, H. Sun, et al., “Fluid-Induced Corrosion Behavior of Degradable Zinc for Stent Application,” </w:t>
      </w:r>
      <w:r w:rsidRPr="00CE255A">
        <w:rPr>
          <w:i/>
          <w:iCs/>
        </w:rPr>
        <w:t>Journal of Materials Science &amp; Technology</w:t>
      </w:r>
      <w:r w:rsidRPr="00CE255A">
        <w:t xml:space="preserve"> </w:t>
      </w:r>
      <w:r w:rsidRPr="00CE255A">
        <w:rPr>
          <w:i/>
          <w:iCs/>
        </w:rPr>
        <w:t>91</w:t>
      </w:r>
      <w:r w:rsidRPr="00CE255A">
        <w:t xml:space="preserve"> (2021): 134–147, https://doi.org/10.1016/j.jmst.2021.02.050.</w:t>
      </w:r>
    </w:p>
    <w:p w14:paraId="28EC1616" w14:textId="77777777" w:rsidR="00CE255A" w:rsidRPr="00CE255A" w:rsidRDefault="00CE255A" w:rsidP="00CE255A">
      <w:pPr>
        <w:pStyle w:val="Bibliography"/>
      </w:pPr>
      <w:r w:rsidRPr="00CE255A">
        <w:t xml:space="preserve">39. J. Tkacz, K. Slouková, J. Minda, et al., “Influence of the Composition of the Hank’s Balanced Salt Solution on the Corrosion Behavior of AZ31 and AZ61 Magnesium Alloys,” </w:t>
      </w:r>
      <w:r w:rsidRPr="00CE255A">
        <w:rPr>
          <w:i/>
          <w:iCs/>
        </w:rPr>
        <w:t>Metals</w:t>
      </w:r>
      <w:r w:rsidRPr="00CE255A">
        <w:t xml:space="preserve"> </w:t>
      </w:r>
      <w:r w:rsidRPr="00CE255A">
        <w:rPr>
          <w:i/>
          <w:iCs/>
        </w:rPr>
        <w:t>7</w:t>
      </w:r>
      <w:r w:rsidRPr="00CE255A">
        <w:t>, no. 11 (2017): 465, https://doi.org/10.3390/met7110465.</w:t>
      </w:r>
    </w:p>
    <w:p w14:paraId="04181393" w14:textId="77777777" w:rsidR="00CE255A" w:rsidRPr="00CE255A" w:rsidRDefault="00CE255A" w:rsidP="00CE255A">
      <w:pPr>
        <w:pStyle w:val="Bibliography"/>
      </w:pPr>
      <w:r w:rsidRPr="00CE255A">
        <w:t xml:space="preserve">40. T. Kokubo, and H. Takadama, “How Useful Is SBF in Predicting in Vivo Bone Bioactivity?,” </w:t>
      </w:r>
      <w:r w:rsidRPr="00CE255A">
        <w:rPr>
          <w:i/>
          <w:iCs/>
        </w:rPr>
        <w:t>Biomaterials</w:t>
      </w:r>
      <w:r w:rsidRPr="00CE255A">
        <w:t xml:space="preserve"> </w:t>
      </w:r>
      <w:r w:rsidRPr="00CE255A">
        <w:rPr>
          <w:i/>
          <w:iCs/>
        </w:rPr>
        <w:t>27</w:t>
      </w:r>
      <w:r w:rsidRPr="00CE255A">
        <w:t>, no. 15 (2006): 2907–2915, https://doi.org/10.1016/j.biomaterials.2006.01.017.</w:t>
      </w:r>
    </w:p>
    <w:p w14:paraId="2AB3B01E" w14:textId="77777777" w:rsidR="00CE255A" w:rsidRPr="00CE255A" w:rsidRDefault="00CE255A" w:rsidP="00CE255A">
      <w:pPr>
        <w:pStyle w:val="Bibliography"/>
      </w:pPr>
      <w:r w:rsidRPr="00CE255A">
        <w:t xml:space="preserve">41. L. Liu, Y. Meng, C. Dong, Y. Yan, A. A. Volinsky, and L.-N. Wang, “Initial Formation of Corrosion Products on Pure Zinc in Simulated Body Fluid,” </w:t>
      </w:r>
      <w:r w:rsidRPr="00CE255A">
        <w:rPr>
          <w:i/>
          <w:iCs/>
        </w:rPr>
        <w:t>Journal of Materials Science &amp; Technology</w:t>
      </w:r>
      <w:r w:rsidRPr="00CE255A">
        <w:t xml:space="preserve"> </w:t>
      </w:r>
      <w:r w:rsidRPr="00CE255A">
        <w:rPr>
          <w:i/>
          <w:iCs/>
        </w:rPr>
        <w:t>34</w:t>
      </w:r>
      <w:r w:rsidRPr="00CE255A">
        <w:t>, no. 12 (2018): 2271–2282, https://doi.org/10.1016/j.jmst.2018.05.005.</w:t>
      </w:r>
    </w:p>
    <w:p w14:paraId="4A782DD7" w14:textId="77777777" w:rsidR="00CE255A" w:rsidRPr="00CE255A" w:rsidRDefault="00CE255A" w:rsidP="00CE255A">
      <w:pPr>
        <w:pStyle w:val="Bibliography"/>
      </w:pPr>
      <w:r w:rsidRPr="00CE255A">
        <w:t xml:space="preserve">42. E. Mostaed, M. Sikora-Jasinska, J. W. Drelich, and M. Vedani, “Zinc-Based Alloys for Degradable Vascular Stent Applications,” </w:t>
      </w:r>
      <w:r w:rsidRPr="00CE255A">
        <w:rPr>
          <w:i/>
          <w:iCs/>
        </w:rPr>
        <w:t>Acta Biomaterialia</w:t>
      </w:r>
      <w:r w:rsidRPr="00CE255A">
        <w:t xml:space="preserve"> </w:t>
      </w:r>
      <w:r w:rsidRPr="00CE255A">
        <w:rPr>
          <w:i/>
          <w:iCs/>
        </w:rPr>
        <w:t>71</w:t>
      </w:r>
      <w:r w:rsidRPr="00CE255A">
        <w:t xml:space="preserve"> (2018): 1–23, https://doi.org/10.1016/j.actbio.2018.03.005.</w:t>
      </w:r>
    </w:p>
    <w:p w14:paraId="7F835AC2" w14:textId="77777777" w:rsidR="00CE255A" w:rsidRPr="00CE255A" w:rsidRDefault="00CE255A" w:rsidP="00CE255A">
      <w:pPr>
        <w:pStyle w:val="Bibliography"/>
      </w:pPr>
      <w:r w:rsidRPr="00CE255A">
        <w:t xml:space="preserve">43. Y. Meng, L. Liu, D. Zhang, et al., “Initial Formation of Corrosion Products on Pure Zinc in Saline Solution,” </w:t>
      </w:r>
      <w:r w:rsidRPr="00CE255A">
        <w:rPr>
          <w:i/>
          <w:iCs/>
        </w:rPr>
        <w:t>Bioactive Materials</w:t>
      </w:r>
      <w:r w:rsidRPr="00CE255A">
        <w:t xml:space="preserve"> </w:t>
      </w:r>
      <w:r w:rsidRPr="00CE255A">
        <w:rPr>
          <w:i/>
          <w:iCs/>
        </w:rPr>
        <w:t>4</w:t>
      </w:r>
      <w:r w:rsidRPr="00CE255A">
        <w:t xml:space="preserve"> (2019): 87–96, https://doi.org/10.1016/j.bioactmat.2018.08.003.</w:t>
      </w:r>
    </w:p>
    <w:p w14:paraId="6D3DB385" w14:textId="77777777" w:rsidR="00CE255A" w:rsidRPr="00CE255A" w:rsidRDefault="00CE255A" w:rsidP="00CE255A">
      <w:pPr>
        <w:pStyle w:val="Bibliography"/>
      </w:pPr>
      <w:r w:rsidRPr="00CE255A">
        <w:t xml:space="preserve">44. Y. Li, J. Wang, K. Sheng, et al., “Optimizing Structural Design on Biodegradable Magnesium Alloy Vascular Stent for Reducing Strut Thickness and Raising Radial Strength,” </w:t>
      </w:r>
      <w:r w:rsidRPr="00CE255A">
        <w:rPr>
          <w:i/>
          <w:iCs/>
        </w:rPr>
        <w:t>Materials &amp; Design</w:t>
      </w:r>
      <w:r w:rsidRPr="00CE255A">
        <w:t xml:space="preserve"> </w:t>
      </w:r>
      <w:r w:rsidRPr="00CE255A">
        <w:rPr>
          <w:i/>
          <w:iCs/>
        </w:rPr>
        <w:t>220</w:t>
      </w:r>
      <w:r w:rsidRPr="00CE255A">
        <w:t xml:space="preserve"> (2022): 110843, https://doi.org/10.1016/j.matdes.2022.110843.</w:t>
      </w:r>
    </w:p>
    <w:p w14:paraId="731CD6A5" w14:textId="77777777" w:rsidR="00CE255A" w:rsidRPr="00CE255A" w:rsidRDefault="00CE255A" w:rsidP="00CE255A">
      <w:pPr>
        <w:pStyle w:val="Bibliography"/>
      </w:pPr>
      <w:r w:rsidRPr="00CE255A">
        <w:t xml:space="preserve">45. J. Chen, F. Dong, and S. Liu, “Design and Mechanical Performance Evaluation of WE43 Magnesium Alloy Biodegradable Stents via Finite Element Analysis,” </w:t>
      </w:r>
      <w:r w:rsidRPr="00CE255A">
        <w:rPr>
          <w:i/>
          <w:iCs/>
        </w:rPr>
        <w:t>Metals</w:t>
      </w:r>
      <w:r w:rsidRPr="00CE255A">
        <w:t xml:space="preserve"> </w:t>
      </w:r>
      <w:r w:rsidRPr="00CE255A">
        <w:rPr>
          <w:i/>
          <w:iCs/>
        </w:rPr>
        <w:t>14</w:t>
      </w:r>
      <w:r w:rsidRPr="00CE255A">
        <w:t>, no. 6 (2024): 704, https://doi.org/10.3390/met14060704.</w:t>
      </w:r>
    </w:p>
    <w:p w14:paraId="15681BB7" w14:textId="66BFF84A"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7B23" w14:textId="77777777" w:rsidR="009B2CE9" w:rsidRDefault="009B2CE9">
      <w:r>
        <w:separator/>
      </w:r>
    </w:p>
  </w:endnote>
  <w:endnote w:type="continuationSeparator" w:id="0">
    <w:p w14:paraId="05E81DBD" w14:textId="77777777" w:rsidR="009B2CE9" w:rsidRDefault="009B2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DD89" w14:textId="77777777" w:rsidR="009B2CE9" w:rsidRDefault="009B2CE9">
      <w:r>
        <w:separator/>
      </w:r>
    </w:p>
  </w:footnote>
  <w:footnote w:type="continuationSeparator" w:id="0">
    <w:p w14:paraId="376C2C45" w14:textId="77777777" w:rsidR="009B2CE9" w:rsidRDefault="009B2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4631635">
    <w:abstractNumId w:val="2"/>
  </w:num>
  <w:num w:numId="2" w16cid:durableId="829520197">
    <w:abstractNumId w:val="0"/>
  </w:num>
  <w:num w:numId="3" w16cid:durableId="2029675556">
    <w:abstractNumId w:val="1"/>
  </w:num>
  <w:num w:numId="4" w16cid:durableId="151159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628"/>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322"/>
    <w:rsid w:val="00094C15"/>
    <w:rsid w:val="00097CCF"/>
    <w:rsid w:val="000A1F4B"/>
    <w:rsid w:val="000A21A9"/>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14B2"/>
    <w:rsid w:val="000D27D0"/>
    <w:rsid w:val="000D2D4B"/>
    <w:rsid w:val="000D45F4"/>
    <w:rsid w:val="000D5AB4"/>
    <w:rsid w:val="000D66DB"/>
    <w:rsid w:val="000D7EBA"/>
    <w:rsid w:val="000D7FE6"/>
    <w:rsid w:val="000E4591"/>
    <w:rsid w:val="000E788B"/>
    <w:rsid w:val="000E7A5B"/>
    <w:rsid w:val="000E7BBA"/>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21C"/>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008"/>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2D62"/>
    <w:rsid w:val="00233C8A"/>
    <w:rsid w:val="00236036"/>
    <w:rsid w:val="00240D90"/>
    <w:rsid w:val="00241425"/>
    <w:rsid w:val="002443F3"/>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4A2C"/>
    <w:rsid w:val="00285631"/>
    <w:rsid w:val="002876FD"/>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D09B9"/>
    <w:rsid w:val="002D0C88"/>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B25"/>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4C4D"/>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207"/>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5363"/>
    <w:rsid w:val="004860B6"/>
    <w:rsid w:val="00486146"/>
    <w:rsid w:val="00487211"/>
    <w:rsid w:val="0049075F"/>
    <w:rsid w:val="00492114"/>
    <w:rsid w:val="00492DA8"/>
    <w:rsid w:val="00495DB3"/>
    <w:rsid w:val="004A0888"/>
    <w:rsid w:val="004A3829"/>
    <w:rsid w:val="004A43B6"/>
    <w:rsid w:val="004A533C"/>
    <w:rsid w:val="004A6C0A"/>
    <w:rsid w:val="004A6E12"/>
    <w:rsid w:val="004A70EE"/>
    <w:rsid w:val="004A774E"/>
    <w:rsid w:val="004A7882"/>
    <w:rsid w:val="004A7D3E"/>
    <w:rsid w:val="004A7FF9"/>
    <w:rsid w:val="004B379D"/>
    <w:rsid w:val="004B5F0C"/>
    <w:rsid w:val="004B6031"/>
    <w:rsid w:val="004C046E"/>
    <w:rsid w:val="004C1609"/>
    <w:rsid w:val="004C216B"/>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06CAB"/>
    <w:rsid w:val="005106F5"/>
    <w:rsid w:val="00511192"/>
    <w:rsid w:val="005118AD"/>
    <w:rsid w:val="00512353"/>
    <w:rsid w:val="00514743"/>
    <w:rsid w:val="00521F9F"/>
    <w:rsid w:val="005220C2"/>
    <w:rsid w:val="00522E88"/>
    <w:rsid w:val="00523369"/>
    <w:rsid w:val="0052398F"/>
    <w:rsid w:val="0052773C"/>
    <w:rsid w:val="00527833"/>
    <w:rsid w:val="00532380"/>
    <w:rsid w:val="00532960"/>
    <w:rsid w:val="005332ED"/>
    <w:rsid w:val="005346D2"/>
    <w:rsid w:val="00540BB4"/>
    <w:rsid w:val="00545A73"/>
    <w:rsid w:val="00546DEB"/>
    <w:rsid w:val="00546F0F"/>
    <w:rsid w:val="005477E7"/>
    <w:rsid w:val="00550159"/>
    <w:rsid w:val="00551897"/>
    <w:rsid w:val="00551FFD"/>
    <w:rsid w:val="00552A0F"/>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3A77"/>
    <w:rsid w:val="006256F5"/>
    <w:rsid w:val="0063097B"/>
    <w:rsid w:val="00630A34"/>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526"/>
    <w:rsid w:val="006831A5"/>
    <w:rsid w:val="00683555"/>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2FFB"/>
    <w:rsid w:val="0070346C"/>
    <w:rsid w:val="00704F5B"/>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740"/>
    <w:rsid w:val="008C0A8C"/>
    <w:rsid w:val="008C0B84"/>
    <w:rsid w:val="008C0FEB"/>
    <w:rsid w:val="008C3842"/>
    <w:rsid w:val="008C41DA"/>
    <w:rsid w:val="008C553A"/>
    <w:rsid w:val="008C588E"/>
    <w:rsid w:val="008C6D5F"/>
    <w:rsid w:val="008C71CF"/>
    <w:rsid w:val="008C7226"/>
    <w:rsid w:val="008D0763"/>
    <w:rsid w:val="008D54CA"/>
    <w:rsid w:val="008D7B80"/>
    <w:rsid w:val="008E243B"/>
    <w:rsid w:val="008E4184"/>
    <w:rsid w:val="008E549F"/>
    <w:rsid w:val="008E5EAC"/>
    <w:rsid w:val="008E5F2E"/>
    <w:rsid w:val="008E6301"/>
    <w:rsid w:val="008F10BC"/>
    <w:rsid w:val="008F193D"/>
    <w:rsid w:val="008F2052"/>
    <w:rsid w:val="008F26ED"/>
    <w:rsid w:val="008F2A38"/>
    <w:rsid w:val="008F3012"/>
    <w:rsid w:val="008F3509"/>
    <w:rsid w:val="008F592B"/>
    <w:rsid w:val="008F71FA"/>
    <w:rsid w:val="00901D14"/>
    <w:rsid w:val="009026AC"/>
    <w:rsid w:val="00903775"/>
    <w:rsid w:val="0090588D"/>
    <w:rsid w:val="00906C6C"/>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6149"/>
    <w:rsid w:val="009A6C59"/>
    <w:rsid w:val="009A7878"/>
    <w:rsid w:val="009B0888"/>
    <w:rsid w:val="009B2CE9"/>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E761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3B2B"/>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7086D"/>
    <w:rsid w:val="00A71AD5"/>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0016"/>
    <w:rsid w:val="00BB1930"/>
    <w:rsid w:val="00BB3478"/>
    <w:rsid w:val="00BC1E82"/>
    <w:rsid w:val="00BC2247"/>
    <w:rsid w:val="00BC506D"/>
    <w:rsid w:val="00BC50F3"/>
    <w:rsid w:val="00BC536A"/>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55A"/>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5613"/>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411E"/>
    <w:rsid w:val="00D54E6B"/>
    <w:rsid w:val="00D55D10"/>
    <w:rsid w:val="00D55D94"/>
    <w:rsid w:val="00D564E7"/>
    <w:rsid w:val="00D56566"/>
    <w:rsid w:val="00D647A4"/>
    <w:rsid w:val="00D6487A"/>
    <w:rsid w:val="00D648BB"/>
    <w:rsid w:val="00D64E04"/>
    <w:rsid w:val="00D65A5E"/>
    <w:rsid w:val="00D65E50"/>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479"/>
    <w:rsid w:val="00E97983"/>
    <w:rsid w:val="00EA01A0"/>
    <w:rsid w:val="00EA155A"/>
    <w:rsid w:val="00EA24D4"/>
    <w:rsid w:val="00EA2851"/>
    <w:rsid w:val="00EA29B6"/>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097A"/>
    <w:rsid w:val="00FE133D"/>
    <w:rsid w:val="00FE2090"/>
    <w:rsid w:val="00FE359D"/>
    <w:rsid w:val="00FE3D90"/>
    <w:rsid w:val="00FE43F7"/>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88761671">
      <w:bodyDiv w:val="1"/>
      <w:marLeft w:val="0"/>
      <w:marRight w:val="0"/>
      <w:marTop w:val="0"/>
      <w:marBottom w:val="0"/>
      <w:divBdr>
        <w:top w:val="none" w:sz="0" w:space="0" w:color="auto"/>
        <w:left w:val="none" w:sz="0" w:space="0" w:color="auto"/>
        <w:bottom w:val="none" w:sz="0" w:space="0" w:color="auto"/>
        <w:right w:val="none" w:sz="0" w:space="0" w:color="auto"/>
      </w:divBdr>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customXml/itemProps5.xml><?xml version="1.0" encoding="utf-8"?>
<ds:datastoreItem xmlns:ds="http://schemas.openxmlformats.org/officeDocument/2006/customXml" ds:itemID="{75886F76-A765-4714-B899-7AC2DC433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1871</TotalTime>
  <Pages>30</Pages>
  <Words>24558</Words>
  <Characters>139987</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122</cp:revision>
  <cp:lastPrinted>2026-10-07T06:32:00Z</cp:lastPrinted>
  <dcterms:created xsi:type="dcterms:W3CDTF">2026-10-01T06:12:00Z</dcterms:created>
  <dcterms:modified xsi:type="dcterms:W3CDTF">2026-10-08T04:44:00Z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zotero-version="9.0.6"&gt;&lt;session id="oEy1QoSO"/&gt;&lt;style id="http://www.zotero.org/styles/advanced-science" hasBibliography="1" bibliographyStyleHasBeenSet="1"/&gt;&lt;prefs&gt;&lt;pref name="fieldType" value="Field"/&gt;&lt;/prefs&gt;&lt;/data&gt;</vt:lpwstr>
  </property>
</Properties>
</file>