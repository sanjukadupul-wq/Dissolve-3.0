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 xml:space="preserve">The outer-to-inner recession ratio increased from 1.6 for the 30° arc to 2.6 for the 90° arc and 13.2 for the 150° arc</w:t>
      </w:r>
      <w:ins w:id="9002" w:author="Claude" w:date="2026-10-08T12:07:28Z">
        <w:r w:rsidRPr="001A2EB4">
          <w:t xml:space="preserve"> (absolute outer–inner differences of 0.8, 1.6, and 3.4 µm)</w:t>
        </w:r>
      </w:ins>
      <w:r w:rsidRPr="001A2EB4">
        <w:t xml:space="preserve">,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w:t>
      </w:r>
      <w:ins w:id="9001" w:author="Claude" w:date="2026-10-08T12:07:28Z">
        <w:r w:rsidRPr="001A2EB4">
          <w:t xml:space="preserve"> (absolute differences of 0.4, 1.9, and 1.3 µm)</w:t>
        </w:r>
      </w:ins>
      <w:r w:rsidRPr="001A2EB4">
        <w:t xml:space="preserve">.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