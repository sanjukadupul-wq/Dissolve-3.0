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8CCC" w14:textId="3C74B79D" w:rsidR="00016474" w:rsidRPr="00154208" w:rsidRDefault="003D0986" w:rsidP="00016474">
      <w:pPr>
        <w:spacing w:line="240" w:lineRule="auto" w:after="120"/>
        <w:ind w:firstLine="0"/>
        <w:contextualSpacing/>
        <w:jc w:val="center"/>
        <w:rPr>
          <w:rFonts w:cs="Times New Roman"/>
          <w:sz w:val="36"/>
          <w:szCs w:val="56"/>
        </w:rPr>
      </w:pPr>
      <w:r>
        <w:rPr>
          <w:b/>
          <w:sz w:val="32"/>
        </w:rPr>
        <w:t>Supporting Information</w:t>
      </w:r>
    </w:p>
    <w:p>
      <w:pPr>
        <w:spacing w:after="120"/>
        <w:jc w:val="center"/>
      </w:pPr>
      <w:r>
        <w:rPr>
          <w:b/>
          <w:sz w:val="28"/>
        </w:rPr>
        <w:t>A Mechanistic Framework for Predicting the Biodegradation of Zinc Implants</w:t>
      </w:r>
    </w:p>
    <w:p w14:paraId="2D009210" w14:textId="3BDCEE06" w:rsidR="00B97A60" w:rsidRPr="005E40E9" w:rsidRDefault="00B97A60" w:rsidP="005E40E9">
      <w:pPr>
        <w:keepNext/>
        <w:keepLines/>
        <w:spacing w:before="240" w:after="120"/>
        <w:ind w:firstLine="0"/>
        <w:contextualSpacing/>
        <w:jc w:val="center"/>
        <w:rPr>
          <w:rFonts w:cs="Times New Roman"/>
          <w:i/>
          <w:iCs/>
        </w:rPr>
      </w:pPr>
      <w:r>
        <w:rPr/>
        <w:t>Henaka Ariyarathna, Xuan Yang, Aijun Huang, Yunlong Tang</w:t>
      </w:r>
      <w:r>
        <w:rPr>
          <w:vertAlign w:val="superscript"/>
        </w:rPr>
        <w:t>*</w:t>
      </w:r>
      <w:r>
        <w:rPr/>
        <w:t>, Yuman Zhu</w:t>
      </w:r>
      <w:r>
        <w:rPr>
          <w:vertAlign w:val="superscript"/>
        </w:rPr>
        <w:t>*</w:t>
      </w:r>
    </w:p>
    <w:p>
      <w:pPr>
        <w:spacing w:after="0" w:before="0"/>
        <w:jc w:val="center"/>
      </w:pPr>
      <w:r>
        <w:rPr>
          <w:i/>
          <w:sz w:val="20"/>
        </w:rPr>
        <w:t>H. Ariyarathna, X. Yang, A. Huang, Y. Tang, Y. Zhu</w:t>
      </w:r>
    </w:p>
    <w:p>
      <w:pPr>
        <w:spacing w:after="80" w:before="0"/>
        <w:jc w:val="center"/>
      </w:pPr>
      <w:r>
        <w:rPr>
          <w:sz w:val="20"/>
        </w:rPr>
        <w:t>Monash Centre for Additive Manufacturing, Monash University, Wellington Rd, Clayton, VIC 3800, Australia</w:t>
      </w:r>
    </w:p>
    <w:p>
      <w:pPr>
        <w:spacing w:after="0" w:before="0"/>
        <w:jc w:val="center"/>
      </w:pPr>
      <w:r>
        <w:rPr>
          <w:i/>
          <w:sz w:val="20"/>
        </w:rPr>
        <w:t>H. Ariyarathna, X. Yang, A. Huang, Y. Tang</w:t>
      </w:r>
    </w:p>
    <w:p>
      <w:pPr>
        <w:spacing w:after="80" w:before="0"/>
        <w:jc w:val="center"/>
      </w:pPr>
      <w:r>
        <w:rPr>
          <w:sz w:val="20"/>
        </w:rPr>
        <w:t>Department of Materials Science and Engineering, Monash University, Wellington Rd, Clayton, VIC 3800, Australia</w:t>
      </w:r>
    </w:p>
    <w:p>
      <w:pPr>
        <w:spacing w:after="0" w:before="0"/>
        <w:jc w:val="center"/>
      </w:pPr>
      <w:r>
        <w:rPr>
          <w:i/>
          <w:sz w:val="20"/>
        </w:rPr>
        <w:t>A. Huang, Y. Tang, Y. Zhu</w:t>
      </w:r>
    </w:p>
    <w:p>
      <w:pPr>
        <w:spacing w:after="80" w:before="0"/>
        <w:jc w:val="center"/>
      </w:pPr>
      <w:r>
        <w:rPr>
          <w:sz w:val="20"/>
        </w:rPr>
        <w:t>Department of Mechanical and Aerospace Engineering, Monash University, Wellington Rd, Clayton, VIC 3800, Australia</w:t>
      </w:r>
    </w:p>
    <w:p>
      <w:pPr>
        <w:spacing w:after="240" w:before="0"/>
        <w:jc w:val="center"/>
      </w:pPr>
      <w:r>
        <w:rPr>
          <w:sz w:val="20"/>
        </w:rPr>
        <w:t>*Correspondence: Yunlong.Tang1@monash.edu, yuman.zhu@monash.edu</w:t>
      </w:r>
    </w:p>
    <w:p>
      <w:pPr>
        <w:spacing w:after="80" w:before="0"/>
      </w:pPr>
      <w:r>
        <w:rPr>
          <w:b/>
          <w:sz w:val="24"/>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firstColumn="1" w:firstRow="1" w:lastColumn="0" w:lastRow="0" w:noHBand="0" w:noVBand="1" w:val="04A0"/>
      </w:tblPr>
      <w:tblGrid>
        <w:gridCol w:w="1000"/>
        <w:gridCol w:w="4200"/>
        <w:gridCol w:w="3826"/>
      </w:tblGrid>
      <w:tr>
        <w:trPr>
          <w:cantSplit/>
          <w:tblHeader/>
        </w:trPr>
        <w:tc>
          <w:tcPr>
            <w:tcW w:w="1000" w:type="dxa"/>
            <w:tcBorders>
              <w:bottom w:val="single" w:sz="6" w:space="0" w:color="000000"/>
            </w:tcBorders>
            <w:vAlign w:val="center"/>
          </w:tcPr>
          <w:p>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pPr>
              <w:keepNext/>
              <w:spacing w:before="20" w:after="20" w:line="240" w:lineRule="auto"/>
              <w:ind w:firstLine="0"/>
              <w:jc w:val="left"/>
            </w:pPr>
            <w:r>
              <w:rPr>
                <w:b/>
                <w:sz w:val="20"/>
                <w:szCs w:val="20"/>
              </w:rPr>
              <w:t>Equations, tables and figures</w:t>
            </w:r>
          </w:p>
        </w:tc>
      </w:tr>
      <w:tr>
        <w:trPr>
          <w:cantSplit/>
        </w:trPr>
        <w:tc>
          <w:tcPr>
            <w:tcW w:w="1000" w:type="dxa"/>
            <w:vAlign w:val="center"/>
          </w:tcPr>
          <w:p>
            <w:pPr>
              <w:keepNext/>
              <w:spacing w:before="20" w:after="20" w:line="240" w:lineRule="auto"/>
              <w:ind w:firstLine="0"/>
              <w:jc w:val="left"/>
            </w:pPr>
            <w:r>
              <w:rPr>
                <w:sz w:val="20"/>
                <w:szCs w:val="20"/>
              </w:rPr>
              <w:t>S1</w:t>
            </w:r>
          </w:p>
        </w:tc>
        <w:tc>
          <w:tcPr>
            <w:tcW w:w="4200" w:type="dxa"/>
            <w:vAlign w:val="center"/>
          </w:tcPr>
          <w:p>
            <w:pPr>
              <w:keepNext/>
              <w:spacing w:before="20" w:after="20" w:line="240" w:lineRule="auto"/>
              <w:ind w:firstLine="0"/>
              <w:jc w:val="left"/>
            </w:pPr>
            <w:r>
              <w:rPr>
                <w:sz w:val="20"/>
                <w:szCs w:val="20"/>
              </w:rPr>
              <w:t>Model equations and velocity-selection rule</w:t>
            </w:r>
          </w:p>
        </w:tc>
        <w:tc>
          <w:tcPr>
            <w:tcW w:w="3826" w:type="dxa"/>
            <w:vAlign w:val="center"/>
          </w:tcPr>
          <w:p>
            <w:pPr>
              <w:keepNext/>
              <w:spacing w:before="20" w:after="20" w:line="240" w:lineRule="auto"/>
              <w:ind w:firstLine="0"/>
              <w:jc w:val="left"/>
            </w:pPr>
            <w:r>
              <w:rPr>
                <w:sz w:val="20"/>
                <w:szCs w:val="20"/>
              </w:rPr>
              <w:t>Equations S1–S3; Table S1; Figures S1–S2</w:t>
            </w:r>
          </w:p>
        </w:tc>
      </w:tr>
      <w:tr>
        <w:trPr>
          <w:cantSplit/>
        </w:trPr>
        <w:tc>
          <w:tcPr>
            <w:tcW w:w="1000" w:type="dxa"/>
            <w:vAlign w:val="center"/>
          </w:tcPr>
          <w:p>
            <w:pPr>
              <w:keepNext/>
              <w:spacing w:before="20" w:after="20" w:line="240" w:lineRule="auto"/>
              <w:ind w:firstLine="0"/>
              <w:jc w:val="left"/>
            </w:pPr>
            <w:r>
              <w:rPr>
                <w:sz w:val="20"/>
                <w:szCs w:val="20"/>
              </w:rPr>
              <w:t>S2</w:t>
            </w:r>
          </w:p>
        </w:tc>
        <w:tc>
          <w:tcPr>
            <w:tcW w:w="4200" w:type="dxa"/>
            <w:vAlign w:val="center"/>
          </w:tcPr>
          <w:p>
            <w:pPr>
              <w:keepNext/>
              <w:spacing w:before="20" w:after="20" w:line="240" w:lineRule="auto"/>
              <w:ind w:firstLine="0"/>
              <w:jc w:val="left"/>
            </w:pPr>
            <w:r>
              <w:rPr>
                <w:sz w:val="20"/>
                <w:szCs w:val="20"/>
              </w:rPr>
              <w:t>Geometry and mesh generation</w:t>
            </w:r>
          </w:p>
        </w:tc>
        <w:tc>
          <w:tcPr>
            <w:tcW w:w="3826" w:type="dxa"/>
            <w:vAlign w:val="center"/>
          </w:tcPr>
          <w:p>
            <w:pPr>
              <w:keepNext/>
              <w:spacing w:before="20" w:after="20" w:line="240" w:lineRule="auto"/>
              <w:ind w:firstLine="0"/>
              <w:jc w:val="left"/>
            </w:pPr>
            <w:r>
              <w:rPr>
                <w:sz w:val="20"/>
                <w:szCs w:val="20"/>
              </w:rPr>
              <w:t xml:space="preserve">Equation S4; Tables S2–S3; Figures S3–S4</w:t>
            </w:r>
          </w:p>
        </w:tc>
      </w:tr>
      <w:tr>
        <w:trPr>
          <w:cantSplit/>
        </w:trPr>
        <w:tc>
          <w:tcPr>
            <w:tcW w:w="1000" w:type="dxa"/>
            <w:vAlign w:val="center"/>
          </w:tcPr>
          <w:p>
            <w:pPr>
              <w:keepNext/>
              <w:spacing w:before="20" w:after="20" w:line="240" w:lineRule="auto"/>
              <w:ind w:firstLine="0"/>
              <w:jc w:val="left"/>
            </w:pPr>
            <w:r>
              <w:rPr>
                <w:sz w:val="20"/>
                <w:szCs w:val="20"/>
              </w:rPr>
              <w:t>S3</w:t>
            </w:r>
          </w:p>
        </w:tc>
        <w:tc>
          <w:tcPr>
            <w:tcW w:w="4200" w:type="dxa"/>
            <w:vAlign w:val="center"/>
          </w:tcPr>
          <w:p>
            <w:pPr>
              <w:keepNext/>
              <w:spacing w:before="20" w:after="20" w:line="240" w:lineRule="auto"/>
              <w:ind w:firstLine="0"/>
              <w:jc w:val="left"/>
            </w:pPr>
            <w:r>
              <w:rPr>
                <w:sz w:val="20"/>
                <w:szCs w:val="20"/>
              </w:rPr>
              <w:t>Simulation settings and parameters</w:t>
            </w:r>
          </w:p>
        </w:tc>
        <w:tc>
          <w:tcPr>
            <w:tcW w:w="3826" w:type="dxa"/>
            <w:vAlign w:val="center"/>
          </w:tcPr>
          <w:p>
            <w:pPr>
              <w:keepNext/>
              <w:spacing w:before="20" w:after="20" w:line="240" w:lineRule="auto"/>
              <w:ind w:firstLine="0"/>
              <w:jc w:val="left"/>
            </w:pPr>
            <w:r>
              <w:rPr>
                <w:sz w:val="20"/>
                <w:szCs w:val="20"/>
              </w:rPr>
              <w:t>Table S4</w:t>
            </w:r>
          </w:p>
        </w:tc>
      </w:tr>
      <w:tr>
        <w:trPr>
          <w:cantSplit/>
        </w:trPr>
        <w:tc>
          <w:tcPr>
            <w:tcW w:w="1000" w:type="dxa"/>
            <w:vAlign w:val="center"/>
          </w:tcPr>
          <w:p>
            <w:pPr>
              <w:keepNext/>
              <w:spacing w:before="20" w:after="20" w:line="240" w:lineRule="auto"/>
              <w:ind w:firstLine="0"/>
              <w:jc w:val="left"/>
            </w:pPr>
            <w:r>
              <w:rPr>
                <w:sz w:val="20"/>
                <w:szCs w:val="20"/>
              </w:rPr>
              <w:t>S4</w:t>
            </w:r>
          </w:p>
        </w:tc>
        <w:tc>
          <w:tcPr>
            <w:tcW w:w="4200" w:type="dxa"/>
            <w:vAlign w:val="center"/>
          </w:tcPr>
          <w:p>
            <w:pPr>
              <w:keepNext/>
              <w:spacing w:before="20" w:after="20" w:line="240" w:lineRule="auto"/>
              <w:ind w:firstLine="0"/>
              <w:jc w:val="left"/>
            </w:pPr>
            <w:r>
              <w:rPr>
                <w:sz w:val="20"/>
                <w:szCs w:val="20"/>
              </w:rPr>
              <w:t>Sensitivity analysis</w:t>
            </w:r>
          </w:p>
        </w:tc>
        <w:tc>
          <w:tcPr>
            <w:tcW w:w="3826" w:type="dxa"/>
            <w:vAlign w:val="center"/>
          </w:tcPr>
          <w:p>
            <w:pPr>
              <w:keepNext/>
              <w:spacing w:before="20" w:after="20" w:line="240" w:lineRule="auto"/>
              <w:ind w:firstLine="0"/>
              <w:jc w:val="left"/>
            </w:pPr>
            <w:r>
              <w:rPr>
                <w:sz w:val="20"/>
                <w:szCs w:val="20"/>
              </w:rPr>
              <w:t>Tables S5–S6; Figure S5</w:t>
            </w:r>
          </w:p>
        </w:tc>
      </w:tr>
      <w:tr>
        <w:trPr>
          <w:cantSplit/>
        </w:trPr>
        <w:tc>
          <w:tcPr>
            <w:tcW w:w="1000" w:type="dxa"/>
            <w:vAlign w:val="center"/>
          </w:tcPr>
          <w:p>
            <w:pPr>
              <w:keepNext/>
              <w:spacing w:before="20" w:after="20" w:line="240" w:lineRule="auto"/>
              <w:ind w:firstLine="0"/>
              <w:jc w:val="left"/>
            </w:pPr>
            <w:r>
              <w:rPr>
                <w:sz w:val="20"/>
                <w:szCs w:val="20"/>
              </w:rPr>
              <w:t>S5</w:t>
            </w:r>
          </w:p>
        </w:tc>
        <w:tc>
          <w:tcPr>
            <w:tcW w:w="4200" w:type="dxa"/>
            <w:vAlign w:val="center"/>
          </w:tcPr>
          <w:p>
            <w:pPr>
              <w:keepNext/>
              <w:spacing w:before="20" w:after="20" w:line="240" w:lineRule="auto"/>
              <w:ind w:firstLine="0"/>
              <w:jc w:val="left"/>
            </w:pPr>
            <w:r>
              <w:rPr>
                <w:sz w:val="20"/>
                <w:szCs w:val="20"/>
              </w:rPr>
              <w:t>Bayesian calibration and validation</w:t>
            </w:r>
          </w:p>
        </w:tc>
        <w:tc>
          <w:tcPr>
            <w:tcW w:w="3826" w:type="dxa"/>
            <w:vAlign w:val="center"/>
          </w:tcPr>
          <w:p>
            <w:pPr>
              <w:keepNext/>
              <w:spacing w:before="20" w:after="20" w:line="240" w:lineRule="auto"/>
              <w:ind w:firstLine="0"/>
              <w:jc w:val="left"/>
            </w:pPr>
            <w:r>
              <w:rPr>
                <w:sz w:val="20"/>
                <w:szCs w:val="20"/>
              </w:rPr>
              <w:t xml:space="preserve">Equation S5; Tables S7–S10; Figure S6</w:t>
            </w:r>
          </w:p>
        </w:tc>
      </w:tr>
      <w:tr>
        <w:trPr>
          <w:cantSplit/>
        </w:trPr>
        <w:tc>
          <w:tcPr>
            <w:tcW w:w="1000" w:type="dxa"/>
            <w:vAlign w:val="center"/>
          </w:tcPr>
          <w:p>
            <w:pPr>
              <w:keepNext/>
              <w:spacing w:before="20" w:after="20" w:line="240" w:lineRule="auto"/>
              <w:ind w:firstLine="0"/>
              <w:jc w:val="left"/>
            </w:pPr>
            <w:r>
              <w:rPr>
                <w:sz w:val="20"/>
                <w:szCs w:val="20"/>
              </w:rPr>
              <w:t>S6</w:t>
            </w:r>
          </w:p>
        </w:tc>
        <w:tc>
          <w:tcPr>
            <w:tcW w:w="4200" w:type="dxa"/>
            <w:vAlign w:val="center"/>
          </w:tcPr>
          <w:p>
            <w:pPr>
              <w:keepNext/>
              <w:spacing w:before="20" w:after="20" w:line="240" w:lineRule="auto"/>
              <w:ind w:firstLine="0"/>
              <w:jc w:val="left"/>
            </w:pPr>
            <w:r>
              <w:rPr>
                <w:sz w:val="20"/>
                <w:szCs w:val="20"/>
              </w:rPr>
              <w:t>Uncertainty analysis</w:t>
            </w:r>
          </w:p>
        </w:tc>
        <w:tc>
          <w:tcPr>
            <w:tcW w:w="3826" w:type="dxa"/>
            <w:vAlign w:val="center"/>
          </w:tcPr>
          <w:p>
            <w:pPr>
              <w:keepNext/>
              <w:spacing w:before="20" w:after="20" w:line="240" w:lineRule="auto"/>
              <w:ind w:firstLine="0"/>
              <w:jc w:val="left"/>
            </w:pPr>
            <w:r>
              <w:rPr>
                <w:sz w:val="20"/>
                <w:szCs w:val="20"/>
              </w:rPr>
              <w:t>Table S11; Figure S7</w:t>
            </w:r>
          </w:p>
        </w:tc>
      </w:tr>
      <w:tr>
        <w:trPr>
          <w:cantSplit/>
        </w:trPr>
        <w:tc>
          <w:tcPr>
            <w:tcW w:w="1000" w:type="dxa"/>
            <w:vAlign w:val="center"/>
          </w:tcPr>
          <w:p>
            <w:pPr>
              <w:keepNext w:val="0"/>
              <w:spacing w:before="20" w:after="20" w:line="240" w:lineRule="auto"/>
              <w:ind w:firstLine="0"/>
              <w:jc w:val="left"/>
            </w:pPr>
            <w:r>
              <w:rPr>
                <w:sz w:val="20"/>
                <w:szCs w:val="20"/>
              </w:rPr>
              <w:t>S7</w:t>
            </w:r>
          </w:p>
        </w:tc>
        <w:tc>
          <w:tcPr>
            <w:tcW w:w="4200" w:type="dxa"/>
            <w:vAlign w:val="center"/>
          </w:tcPr>
          <w:p>
            <w:pPr>
              <w:keepNext w:val="0"/>
              <w:spacing w:before="20" w:after="20" w:line="240" w:lineRule="auto"/>
              <w:ind w:firstLine="0"/>
              <w:jc w:val="left"/>
            </w:pPr>
            <w:r>
              <w:rPr>
                <w:sz w:val="20"/>
                <w:szCs w:val="20"/>
              </w:rPr>
              <w:t>Case-study results</w:t>
            </w:r>
          </w:p>
        </w:tc>
        <w:tc>
          <w:tcPr>
            <w:tcW w:w="3826" w:type="dxa"/>
            <w:vAlign w:val="center"/>
          </w:tcPr>
          <w:p>
            <w:pPr>
              <w:keepNext w:val="0"/>
              <w:spacing w:before="20" w:after="20" w:line="240" w:lineRule="auto"/>
              <w:ind w:firstLine="0"/>
              <w:jc w:val="left"/>
            </w:pPr>
            <w:r>
              <w:rPr>
                <w:sz w:val="20"/>
                <w:szCs w:val="20"/>
              </w:rPr>
              <w:t>Table S12; Figures S8–S10</w:t>
            </w:r>
          </w:p>
        </w:tc>
      </w:tr>
      <w:tr>
        <w:trPr>
          <w:cantSplit/>
        </w:trPr>
        <w:tc>
          <w:tcPr>
            <w:tcW w:w="1000" w:type="dxa"/>
            <w:vAlign w:val="center"/>
          </w:tcPr>
          <w:p>
            <w:pPr>
              <w:keepNext w:val="0"/>
              <w:spacing w:before="20" w:after="20" w:line="240" w:lineRule="auto"/>
              <w:ind w:firstLine="0"/>
              <w:jc w:val="left"/>
            </w:pPr>
            <w:r>
              <w:rPr>
                <w:sz w:val="20"/>
                <w:szCs w:val="20"/>
              </w:rPr>
              <w:t>S8</w:t>
            </w:r>
          </w:p>
        </w:tc>
        <w:tc>
          <w:tcPr>
            <w:tcW w:w="4200" w:type="dxa"/>
            <w:vAlign w:val="center"/>
          </w:tcPr>
          <w:p>
            <w:pPr>
              <w:keepNext w:val="0"/>
              <w:spacing w:before="20" w:after="20" w:line="240" w:lineRule="auto"/>
              <w:ind w:firstLine="0"/>
              <w:jc w:val="left"/>
            </w:pPr>
            <w:r>
              <w:rPr>
                <w:sz w:val="20"/>
                <w:szCs w:val="20"/>
              </w:rPr>
              <w:t>Oxygen mass balance</w:t>
            </w:r>
          </w:p>
        </w:tc>
        <w:tc>
          <w:tcPr>
            <w:tcW w:w="3826" w:type="dxa"/>
            <w:vAlign w:val="center"/>
          </w:tcPr>
          <w:p>
            <w:pPr>
              <w:keepNext w:val="0"/>
              <w:spacing w:before="20" w:after="20" w:line="240" w:lineRule="auto"/>
              <w:ind w:firstLine="0"/>
              <w:jc w:val="left"/>
            </w:pPr>
            <w:r>
              <w:rPr>
                <w:sz w:val="20"/>
                <w:szCs w:val="20"/>
              </w:rPr>
              <w:t>Table S13</w:t>
            </w:r>
          </w:p>
        </w:tc>
      </w:tr>
    </w:tbl>
    <w:p w14:paraId="02BAFE13" w14:textId="09ECBB2A" w:rsidR="003D0986" w:rsidRDefault="001C0510" w:rsidP="00BE6B79">
      <w:pPr>
        <w:pStyle w:val="Heading1"/>
        <w:pageBreakBefore/>
        <w:spacing w:before="360"/>
      </w:pPr>
      <w:r>
        <w:t>S1. Model equations and velocity-selection rule</w:t>
      </w:r>
    </w:p>
    <w:p>
      <w:pPr>
        <w:pStyle w:val="BodyText"/>
        <w:spacing w:before="0" w:after="120" w:line="360" w:lineRule="auto"/>
        <w:ind w:firstLine="0"/>
        <w:jc w:val="both"/>
      </w:pPr>
      <w:r>
        <w:t>This section defines the quantities used to evaluate the simulations (Equations S1–S3) and documents the choice of velocity-selection rule (Rules A–D; Table S1 and Figures S1 and S2).</w:t>
      </w:r>
    </w:p>
    <w:p w14:paraId="05C3E707" w14:textId="4DDFBD53" w:rsidR="001C0510"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S1</m:t>
                  </m:r>
                </m:e>
              </m:d>
            </m:e>
          </m:eqArr>
        </m:oMath>
      </m:oMathPara>
    </w:p>
    <w:p w14:paraId="0CCED9C3" w14:textId="74A91EB3" w:rsidR="00A53676" w:rsidRPr="00FD0272" w:rsidRDefault="00A53676" w:rsidP="000A0BAF">
      <w:pPr>
        <w:pStyle w:val="BodyText"/>
        <w:tabs>
          <w:tab w:val="right" w:pos="9360"/>
        </w:tabs>
        <w:spacing w:before="240" w:after="240" w:line="360" w:lineRule="auto"/>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0C837E04" w14:textId="4DABDC6E" w:rsidR="00FD0272"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S2</m:t>
                  </m:r>
                </m:e>
              </m:d>
            </m:e>
          </m:eqArr>
        </m:oMath>
      </m:oMathPara>
    </w:p>
    <w:p w14:paraId="55344EFD" w14:textId="76AD1272" w:rsidR="00A53676" w:rsidRPr="00D664E5" w:rsidRDefault="00A53676" w:rsidP="000A0BAF">
      <w:pPr>
        <w:pStyle w:val="BodyText"/>
        <w:tabs>
          <w:tab w:val="right" w:pos="9360"/>
        </w:tabs>
        <w:spacing w:before="240" w:after="240" w:line="360" w:lineRule="auto"/>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33FB835C" w14:textId="7F6E27EC" w:rsidR="00D664E5" w:rsidRPr="002634AA" w:rsidRDefault="00457C34" w:rsidP="00D664E5">
      <w:pPr>
        <w:pStyle w:val="BodyText"/>
        <w:keepNext w:val="0"/>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S3</m:t>
                  </m:r>
                </m:e>
              </m:d>
            </m:e>
          </m:eqArr>
        </m:oMath>
      </m:oMathPara>
    </w:p>
    <w:p w14:paraId="5A3724C8" w14:textId="52A1A9CB" w:rsidR="002634AA" w:rsidRDefault="002634AA" w:rsidP="006D5290">
      <w:pPr>
        <w:pStyle w:val="BodyText"/>
        <w:spacing w:line="360" w:lineRule="auto"/>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16B6EC9D" w14:textId="473D309B" w:rsidR="007E2F54" w:rsidRPr="007E2F54" w:rsidRDefault="007E2F54" w:rsidP="007E2F54">
      <w:pPr>
        <w:pStyle w:val="BodyText"/>
        <w:spacing w:before="0" w:after="120" w:line="360" w:lineRule="auto"/>
        <w:ind w:firstLine="0"/>
        <w:jc w:val="both"/>
        <w:rPr>
          <w:rFonts w:cs="Times New Roman"/>
        </w:rPr>
      </w:pPr>
      <w:r w:rsidRPr="007E2F54">
        <w:rPr>
          <w:rFonts w:cs="Times New Roman"/>
        </w:rPr>
        <w:t xml:space="preserve">Four velocity-selection formulations were evaluated against literature Zn degradation data</w:t>
      </w:r>
      <w:r>
        <w:rPr>
          <w:rFonts w:cs="Times New Roman"/>
        </w:rPr>
        <w:t xml:space="preserve"/>
      </w:r>
      <w:r w:rsidRPr="007E2F54">
        <w:rPr>
          <w:rFonts w:cs="Times New Roman"/>
        </w:rPr>
        <w:t xml:space="preserve">. The candidate formulations were: </w:t>
      </w:r>
    </w:p>
    <w:p w14:paraId="382F6009" w14:textId="0BDB9434" w:rsidR="007E2F54" w:rsidRPr="007125DF" w:rsidRDefault="007E2F54"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A55D441" w14:textId="05032EF5"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w:lastRenderedPageBreak/>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0421C2DA" w14:textId="175C1C7C"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68DC2523" w14:textId="6D6514DC" w:rsidR="00F36A97" w:rsidRPr="00F36A97" w:rsidRDefault="00F36A97" w:rsidP="007E2F54">
      <w:pPr>
        <w:pStyle w:val="paragraph"/>
        <w:keepNext w:val="0"/>
        <w:spacing w:before="120" w:beforeAutospacing="0" w:after="120" w:afterAutospacing="0"/>
        <w:ind w:left="360"/>
        <w:textAlignment w:val="baseline"/>
        <w:rPr>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5EE8C0AF" w14:textId="4714E6A4" w:rsidR="007E2F54" w:rsidRDefault="007E2F54" w:rsidP="007E2F54">
      <w:pPr>
        <w:pStyle w:val="BodyText"/>
        <w:spacing w:before="0" w:after="120" w:line="360" w:lineRule="auto"/>
        <w:ind w:firstLine="0"/>
        <w:jc w:val="both"/>
        <w:rPr>
          <w:rFonts w:cs="Times New Roman"/>
        </w:rPr>
      </w:pPr>
      <w:r>
        <w:t>Rule A (hard minimum) was adopted on physical and numerical grounds. Agreement with the literature data served as a consistency check rather than as the selection criterion, because RMSE depends on the calibration and could be reduced for any rule by recalibrating it.</w:t>
      </w:r>
    </w:p>
    <w:p>
      <w:pPr>
        <w:pStyle w:val="BodyText"/>
        <w:spacing w:before="0" w:after="120" w:line="360" w:lineRule="auto"/>
        <w:ind w:firstLine="0"/>
        <w:jc w:val="both"/>
      </w:pPr>
      <w:r>
        <w:t>First, Rule A encodes the physical picture that the slowest of the mutually exclusive rate capacities gates the interface. The simulations support this picture: after the initial reaction-controlled stage the interface is oxygen-diffusion-limited, and oxygen diffusion controls more than 99% of the interface area at 672 h. Blended rules (Rules B and C) change the prediction only where two velocities are comparable, which rarely occurs here, and they represent co-controlled mechanisms that the results do not show. Second, Rule D removes the oxygen-diffusion cap, so oxygen reduction proceeds irrespective of the local oxygen supply. This is inconsistent with oxygen-limited degradation and over-predicts the mass loss (0.58% at 168 h against 0.20% in the literature data, and 0.94% against 0.23% for Rule A at 672 h). Third, Rule A adds no parameters or regularization, whereas Rules B and C introduce blending terms. Fourth, the non-differentiability of the hard minimum did not cause switching artifacts: only two controlling-regime transitions occurred (1.2% of the 167 recorded steps), both during the initial transient. The same count was obtained for Rules B–D, so this criterion does not separate the rules but removes the main objection to Rule A.</w:t>
      </w:r>
    </w:p>
    <w:p>
      <w:pPr>
        <w:pStyle w:val="BodyText"/>
        <w:spacing w:before="0" w:after="120" w:line="360" w:lineRule="auto"/>
        <w:ind w:firstLine="0"/>
        <w:jc w:val="both"/>
      </w:pPr>
      <w:r>
        <w:t>Rule A also gave the lowest RMSE against the literature data (0.0568%, against 0.0770%, 0.0766% and 0.2983% for Rules B, C and D), and its 672 h mass loss (0.226%) was 17–18% higher than those of Rules B and C (0.185% and 0.188%). Because the rules were not recalibrated individually, these differences are supporting evidence only. Rule A was used for all simulations.</w:t>
      </w:r>
    </w:p>
    <w:p w14:paraId="375132FE" w14:textId="77777777" w:rsidR="001D3A0A" w:rsidRDefault="001D3A0A" w:rsidP="001D3A0A">
      <w:pPr>
        <w:pStyle w:val="BodyText"/>
        <w:keepNext/>
        <w:spacing w:before="360" w:after="0" w:line="240" w:lineRule="auto"/>
        <w:ind w:firstLine="0"/>
        <w:jc w:val="center"/>
      </w:pPr>
      <w:r w:rsidRPr="001D3A0A">
        <w:rPr>
          <w:rFonts w:cs="Times New Roman"/>
          <w:noProof/>
        </w:rPr>
        <w:drawing>
          <wp:inline distT="0" distB="0" distL="0" distR="0" wp14:anchorId="00186D7D" wp14:editId="2C1C9DDC">
            <wp:extent cx="5731510" cy="41840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4015"/>
                    </a:xfrm>
                    <a:prstGeom prst="rect">
                      <a:avLst/>
                    </a:prstGeom>
                  </pic:spPr>
                </pic:pic>
              </a:graphicData>
            </a:graphic>
          </wp:inline>
        </w:drawing>
      </w:r>
    </w:p>
    <w:p w14:paraId="07E101F1" w14:textId="250DF180" w:rsidR="001D3A0A" w:rsidRDefault="001D3A0A" w:rsidP="001D3A0A">
      <w:pPr>
        <w:pStyle w:val="Captions"/>
        <w:keepNext w:val="0"/>
        <w:spacing w:line="240" w:lineRule="auto" w:before="80" w:after="360"/>
        <w:ind w:firstLine="0"/>
        <w:jc w:val="both"/>
      </w:pPr>
      <w:r w:rsidRPr="001D3A0A">
        <w:rPr>
          <w:b/>
          <w:bCs/>
          <w:sz w:val="20"/>
          <w:szCs w:val="20"/>
        </w:rPr>
        <w:t>Figure S</w:t>
      </w:r>
      <w:r w:rsidRPr="001D3A0A">
        <w:rPr>
          <w:b/>
          <w:bCs/>
          <w:sz w:val="20"/>
          <w:szCs w:val="20"/>
        </w:rPr>
        <w:fldChar w:fldCharType="begin"/>
      </w:r>
      <w:r w:rsidRPr="001D3A0A">
        <w:rPr>
          <w:b/>
          <w:bCs/>
          <w:sz w:val="20"/>
          <w:szCs w:val="20"/>
        </w:rPr>
        <w:instrText xml:space="preserve"> SEQ Figure \* ARABIC </w:instrText>
      </w:r>
      <w:r w:rsidRPr="001D3A0A">
        <w:rPr>
          <w:b/>
          <w:bCs/>
          <w:sz w:val="20"/>
          <w:szCs w:val="20"/>
        </w:rPr>
        <w:fldChar w:fldCharType="separate"/>
      </w:r>
      <w:r w:rsidR="0021293D">
        <w:rPr>
          <w:b/>
          <w:bCs/>
          <w:noProof/>
          <w:sz w:val="20"/>
          <w:szCs w:val="20"/>
        </w:rPr>
        <w:t>1</w:t>
      </w:r>
      <w:r w:rsidRPr="001D3A0A">
        <w:rPr>
          <w:b/>
          <w:bCs/>
          <w:sz w:val="20"/>
          <w:szCs w:val="20"/>
        </w:rPr>
        <w:fldChar w:fldCharType="end"/>
      </w:r>
      <w:r w:rsidRPr="001D3A0A">
        <w:rPr>
          <w:b/>
          <w:bCs/>
          <w:sz w:val="20"/>
          <w:szCs w:val="20"/>
        </w:rPr>
        <w:t xml:space="preserve">.</w:t>
      </w:r>
      <w:r>
        <w:rPr>
          <w:b w:val="0"/>
          <w:sz w:val="20"/>
          <w:szCs w:val="20"/>
        </w:rPr>
        <w:t xml:space="preserve"> </w:t>
      </w:r>
      <w:r w:rsidRPr="001D3A0A">
        <w:rPr>
          <w:b w:val="0"/>
          <w:sz w:val="20"/>
          <w:szCs w:val="20"/>
        </w:rPr>
        <w:t xml:space="preserve">Literature and predicted cumulative mass loss obtained using four velocity-selection formulations. Rule A (hard minimum) </w:t>
      </w:r>
      <w:r>
        <w:rPr>
          <w:b w:val="0"/>
          <w:sz w:val="20"/>
          <w:szCs w:val="20"/>
        </w:rPr>
        <w:t xml:space="preserve">had the lowest RMSE (0.0568%) and was adopted on the physical grounds described in the text</w:t>
      </w:r>
      <w:r w:rsidRPr="001D3A0A">
        <w:rPr>
          <w:b w:val="0"/>
          <w:sz w:val="20"/>
          <w:szCs w:val="20"/>
        </w:rPr>
        <w:t xml:space="preserve">. Rules B and C </w:t>
      </w:r>
      <w:r>
        <w:rPr>
          <w:b w:val="0"/>
          <w:sz w:val="20"/>
          <w:szCs w:val="20"/>
        </w:rPr>
        <w:t>performed comparably</w:t>
      </w:r>
      <w:r w:rsidRPr="001D3A0A">
        <w:rPr>
          <w:b w:val="0"/>
          <w:sz w:val="20"/>
          <w:szCs w:val="20"/>
        </w:rPr>
        <w:t>, while Rule D markedly overpredicted degradation.</w:t>
      </w:r>
    </w:p>
    <w:p w14:paraId="7A566B5C" w14:textId="77777777" w:rsidR="0021293D" w:rsidRDefault="0021293D" w:rsidP="0021293D">
      <w:pPr>
        <w:pStyle w:val="Captions"/>
        <w:keepNext/>
        <w:spacing w:before="360" w:after="0" w:line="240" w:lineRule="auto"/>
        <w:ind w:firstLine="0"/>
        <w:jc w:val="center"/>
      </w:pPr>
      <w:r>
        <w:rPr>
          <w:noProof/>
        </w:rPr>
        <w:lastRenderedPageBreak/>
        <w:drawing>
          <wp:inline distT="0" distB="0" distL="0" distR="0" wp14:anchorId="0558256D" wp14:editId="3B8AA92F">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460745CA" w14:textId="17DD081E" w:rsidR="0021293D" w:rsidRPr="0021293D" w:rsidRDefault="0021293D" w:rsidP="0021293D">
      <w:pPr>
        <w:pStyle w:val="Captions"/>
        <w:keepNext w:val="0"/>
        <w:spacing w:line="240" w:lineRule="auto" w:before="80" w:after="360"/>
        <w:ind w:firstLine="0"/>
        <w:jc w:val="both"/>
      </w:pPr>
      <w:r w:rsidRPr="0039482A">
        <w:rPr>
          <w:b/>
          <w:bCs/>
          <w:sz w:val="20"/>
          <w:szCs w:val="20"/>
        </w:rPr>
        <w:t>Figure S</w:t>
      </w:r>
      <w:r w:rsidRPr="0039482A">
        <w:rPr>
          <w:b/>
          <w:bCs/>
          <w:sz w:val="20"/>
          <w:szCs w:val="20"/>
        </w:rPr>
        <w:fldChar w:fldCharType="begin"/>
      </w:r>
      <w:r w:rsidRPr="0039482A">
        <w:rPr>
          <w:b/>
          <w:bCs/>
          <w:sz w:val="20"/>
          <w:szCs w:val="20"/>
        </w:rPr>
        <w:instrText xml:space="preserve"> SEQ Figure \* ARABIC </w:instrText>
      </w:r>
      <w:r w:rsidRPr="0039482A">
        <w:rPr>
          <w:b/>
          <w:bCs/>
          <w:sz w:val="20"/>
          <w:szCs w:val="20"/>
        </w:rPr>
        <w:fldChar w:fldCharType="separate"/>
      </w:r>
      <w:r w:rsidRPr="0039482A">
        <w:rPr>
          <w:b/>
          <w:bCs/>
          <w:noProof/>
          <w:sz w:val="20"/>
          <w:szCs w:val="20"/>
        </w:rPr>
        <w:t>2</w:t>
      </w:r>
      <w:r w:rsidRPr="0039482A">
        <w:rPr>
          <w:b/>
          <w:bCs/>
          <w:sz w:val="20"/>
          <w:szCs w:val="20"/>
        </w:rPr>
        <w:fldChar w:fldCharType="end"/>
      </w:r>
      <w:r w:rsidRPr="0039482A">
        <w:rPr>
          <w:b/>
          <w:bCs/>
          <w:sz w:val="20"/>
          <w:szCs w:val="20"/>
        </w:rPr>
        <w:t xml:space="preserve">.</w:t>
      </w:r>
      <w:r>
        <w:rPr>
          <w:b w:val="0"/>
          <w:sz w:val="20"/>
          <w:szCs w:val="20"/>
        </w:rPr>
        <w:t xml:space="preserve"> </w:t>
      </w:r>
      <w:r w:rsidRPr="0021293D">
        <w:rPr>
          <w:b w:val="0"/>
          <w:sz w:val="20"/>
          <w:szCs w:val="20"/>
        </w:rPr>
        <w:t>Interface recession velocity components for (a) a Zn disc and (b) a Zn stent during 672 h of immersion. The zinc transport-limited (</w:t>
      </w:r>
      <w:r>
        <w:rPr>
          <w:b w:val="0"/>
          <w:sz w:val="20"/>
          <w:szCs w:val="20"/>
        </w:rPr>
        <w:t>v</w:t>
      </w:r>
      <w:r w:rsidRPr="0021293D">
        <w:rPr>
          <w:b w:val="0"/>
          <w:sz w:val="20"/>
          <w:szCs w:val="20"/>
          <w:vertAlign w:val="subscript"/>
        </w:rPr>
        <w:t>Zn</w:t>
      </w:r>
      <w:r w:rsidRPr="0021293D">
        <w:rPr>
          <w:b w:val="0"/>
          <w:sz w:val="20"/>
          <w:szCs w:val="20"/>
        </w:rPr>
        <w:t>​), oxygen reduction-limited (</w:t>
      </w:r>
      <w:r>
        <w:rPr>
          <w:b w:val="0"/>
          <w:sz w:val="20"/>
          <w:szCs w:val="20"/>
        </w:rPr>
        <w:t>v</w:t>
      </w:r>
      <w:r>
        <w:rPr>
          <w:b w:val="0"/>
          <w:sz w:val="20"/>
          <w:szCs w:val="20"/>
          <w:vertAlign w:val="subscript"/>
        </w:rPr>
        <w:t>ORR</w:t>
      </w:r>
      <w:r w:rsidRPr="0021293D">
        <w:rPr>
          <w:b w:val="0"/>
          <w:sz w:val="20"/>
          <w:szCs w:val="20"/>
        </w:rPr>
        <w:t>​), and oxygen diffusion-limited (</w:t>
      </w:r>
      <w:r>
        <w:rPr>
          <w:b w:val="0"/>
          <w:sz w:val="20"/>
          <w:szCs w:val="20"/>
        </w:rPr>
        <w:t>v</w:t>
      </w:r>
      <w:r>
        <w:rPr>
          <w:b w:val="0"/>
          <w:sz w:val="20"/>
          <w:szCs w:val="20"/>
          <w:vertAlign w:val="subscript"/>
        </w:rPr>
        <w:t xml:space="preserve">O2, </w:t>
      </w:r>
      <w:r w:rsidRPr="0021293D">
        <w:rPr>
          <w:b w:val="0"/>
          <w:sz w:val="20"/>
          <w:szCs w:val="20"/>
          <w:vertAlign w:val="subscript"/>
        </w:rPr>
        <w:t>diff</w:t>
      </w:r>
      <w:r w:rsidRPr="0021293D">
        <w:rPr>
          <w:b w:val="0"/>
          <w:sz w:val="20"/>
          <w:szCs w:val="20"/>
        </w:rPr>
        <w:t>​) velocities are shown separately.</w:t>
      </w:r>
    </w:p>
    <w:p w14:paraId="6DD3F48A" w14:textId="348E46B6" w:rsidR="00ED14A2" w:rsidRDefault="00ED14A2" w:rsidP="00ED14A2">
      <w:pPr>
        <w:pStyle w:val="Captions"/>
        <w:keepNext/>
        <w:spacing w:line="240" w:lineRule="auto" w:before="360" w:after="80"/>
        <w:ind w:firstLine="0"/>
        <w:jc w:val="both"/>
      </w:pPr>
      <w:r w:rsidRPr="0039482A">
        <w:rPr>
          <w:b/>
          <w:bCs/>
          <w:sz w:val="20"/>
          <w:szCs w:val="20"/>
        </w:rPr>
        <w:t xml:space="preserve">Table </w:t>
      </w:r>
      <w:r w:rsidR="0039482A" w:rsidRPr="0039482A">
        <w:rPr>
          <w:b/>
          <w:bCs/>
          <w:sz w:val="20"/>
          <w:szCs w:val="20"/>
        </w:rPr>
        <w:t>S</w:t>
      </w:r>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noProof/>
          <w:sz w:val="20"/>
          <w:szCs w:val="20"/>
        </w:rPr>
        <w:t>1</w:t>
      </w:r>
      <w:r w:rsidRPr="0039482A">
        <w:rPr>
          <w:b/>
          <w:bCs/>
          <w:sz w:val="20"/>
          <w:szCs w:val="20"/>
        </w:rPr>
        <w:fldChar w:fldCharType="end"/>
      </w:r>
      <w:r w:rsidRPr="0039482A">
        <w:rPr>
          <w:b/>
          <w:bCs/>
          <w:sz w:val="20"/>
          <w:szCs w:val="20"/>
        </w:rPr>
        <w:t xml:space="preserve">.</w:t>
      </w:r>
      <w:r>
        <w:rPr>
          <w:b w:val="0"/>
          <w:sz w:val="20"/>
          <w:szCs w:val="20"/>
        </w:rPr>
        <w:t xml:space="preserve"> </w:t>
      </w:r>
      <w:r w:rsidRPr="00A34D79">
        <w:rPr>
          <w:b w:val="0"/>
          <w:sz w:val="20"/>
          <w:szCs w:val="20"/>
        </w:rPr>
        <w:t xml:space="preserve">Comparison of the candidate velocity-selection formulations. Rule A (hard minimum) </w:t>
      </w:r>
      <w:r>
        <w:rPr>
          <w:b w:val="0"/>
          <w:sz w:val="20"/>
          <w:szCs w:val="20"/>
        </w:rPr>
        <w:t xml:space="preserve">gave the lowest RMSE and was adopted on physical grounds (see text)</w:t>
      </w:r>
      <w:r w:rsidRPr="00A34D79">
        <w:rPr>
          <w:b w:val="0"/>
          <w:sz w:val="20"/>
          <w:szCs w:val="20"/>
        </w:rPr>
        <w:t xml:space="preserv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3A3E3219" w14:textId="77777777" w:rsidTr="00ED14A2">
        <w:trPr>
          <w:cantSplit/>
          <w:tblHeader/>
        </w:trPr>
        <w:tc>
          <w:tcPr>
            <w:tcW w:w="3009" w:type="dxa"/>
            <w:tcBorders>
              <w:bottom w:val="single" w:sz="6" w:space="0" w:color="000000"/>
            </w:tcBorders>
            <w:vAlign w:val="center"/>
          </w:tcPr>
          <w:p w14:paraId="46B3B8C1" w14:textId="77777777" w:rsidR="00F36A97" w:rsidRPr="00F36A97" w:rsidRDefault="00F36A97" w:rsidP="00F36A97">
            <w:pPr>
              <w:keepNext/>
              <w:spacing w:line="240" w:lineRule="auto" w:before="20" w:after="20"/>
              <w:ind w:firstLine="0"/>
              <w:jc w:val="left"/>
              <w:rPr>
                <w:rFonts w:cs="Times New Roman"/>
                <w:b/>
                <w:bCs/>
                <w:sz w:val="22"/>
                <w:szCs w:val="22"/>
                <w:lang w:eastAsia="en-US"/>
              </w:rPr>
            </w:pPr>
            <w:r w:rsidRPr="00F36A97">
              <w:rPr>
                <w:rFonts w:cs="Times New Roman"/>
                <w:b/>
                <w:bCs/>
                <w:sz w:val="20"/>
                <w:szCs w:val="20"/>
                <w:lang w:eastAsia="en-US"/>
              </w:rPr>
              <w:t>Rule </w:t>
            </w:r>
          </w:p>
        </w:tc>
        <w:tc>
          <w:tcPr>
            <w:tcW w:w="3009" w:type="dxa"/>
            <w:tcBorders>
              <w:bottom w:val="single" w:sz="6" w:space="0" w:color="000000"/>
            </w:tcBorders>
            <w:vAlign w:val="center"/>
          </w:tcPr>
          <w:p w14:paraId="77C38B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Description </w:t>
            </w:r>
          </w:p>
        </w:tc>
        <w:tc>
          <w:tcPr>
            <w:tcW w:w="3008" w:type="dxa"/>
            <w:tcBorders>
              <w:bottom w:val="single" w:sz="6" w:space="0" w:color="000000"/>
            </w:tcBorders>
            <w:vAlign w:val="center"/>
          </w:tcPr>
          <w:p w14:paraId="23D4EA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RMSE (%) </w:t>
            </w:r>
          </w:p>
        </w:tc>
      </w:tr>
      <w:tr w:rsidR="00F36A97" w:rsidRPr="00F36A97" w14:paraId="7FF906C7" w14:textId="77777777" w:rsidTr="00ED14A2">
        <w:trPr>
          <w:cantSplit/>
        </w:trPr>
        <w:tc>
          <w:tcPr>
            <w:tcW w:w="3009" w:type="dxa"/>
            <w:vAlign w:val="center"/>
          </w:tcPr>
          <w:p w14:paraId="7F14AFF6"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A </w:t>
            </w:r>
          </w:p>
        </w:tc>
        <w:tc>
          <w:tcPr>
            <w:tcW w:w="3009" w:type="dxa"/>
            <w:vAlign w:val="center"/>
          </w:tcPr>
          <w:p w14:paraId="57AF6A20"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Hard minimum </w:t>
            </w:r>
          </w:p>
        </w:tc>
        <w:tc>
          <w:tcPr>
            <w:tcW w:w="3008" w:type="dxa"/>
            <w:vAlign w:val="center"/>
          </w:tcPr>
          <w:p w14:paraId="7F872DE8"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0.0568 </w:t>
            </w:r>
          </w:p>
        </w:tc>
      </w:tr>
      <w:tr w:rsidR="00F36A97" w:rsidRPr="00F36A97" w14:paraId="78F9C604" w14:textId="77777777" w:rsidTr="00ED14A2">
        <w:trPr>
          <w:cantSplit/>
        </w:trPr>
        <w:tc>
          <w:tcPr>
            <w:tcW w:w="3009" w:type="dxa"/>
            <w:vAlign w:val="center"/>
          </w:tcPr>
          <w:p w14:paraId="0F85F6E8"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B </w:t>
            </w:r>
          </w:p>
        </w:tc>
        <w:tc>
          <w:tcPr>
            <w:tcW w:w="3009" w:type="dxa"/>
            <w:vAlign w:val="center"/>
          </w:tcPr>
          <w:p w14:paraId="215DEA70" w14:textId="6E8E4419" w:rsidR="00F36A97" w:rsidRPr="00F36A97" w:rsidRDefault="00835703" w:rsidP="00F36A97">
            <w:pPr>
              <w:keepNext/>
              <w:spacing w:line="240" w:lineRule="auto" w:before="20" w:after="20"/>
              <w:ind w:firstLine="0"/>
              <w:jc w:val="center"/>
              <w:rPr>
                <w:rFonts w:cs="Times New Roman"/>
                <w:sz w:val="22"/>
                <w:szCs w:val="22"/>
                <w:lang w:eastAsia="en-US"/>
              </w:rPr>
            </w:pPr>
            <w:r>
              <w:rPr>
                <w:rFonts w:cs="Times New Roman"/>
                <w:sz w:val="20"/>
                <w:szCs w:val="20"/>
                <w:lang w:eastAsia="en-US"/>
              </w:rPr>
              <w:t>Mixed control</w:t>
            </w:r>
            <w:r w:rsidR="00F36A97" w:rsidRPr="00F36A97">
              <w:rPr>
                <w:rFonts w:cs="Times New Roman"/>
                <w:sz w:val="20"/>
                <w:szCs w:val="20"/>
                <w:lang w:eastAsia="en-US"/>
              </w:rPr>
              <w:t> </w:t>
            </w:r>
          </w:p>
        </w:tc>
        <w:tc>
          <w:tcPr>
            <w:tcW w:w="3008" w:type="dxa"/>
            <w:vAlign w:val="center"/>
          </w:tcPr>
          <w:p w14:paraId="2AF7A175"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0.0770 </w:t>
            </w:r>
          </w:p>
        </w:tc>
      </w:tr>
      <w:tr w:rsidR="00F36A97" w:rsidRPr="00F36A97" w14:paraId="03D3B2D3" w14:textId="77777777" w:rsidTr="00ED14A2">
        <w:trPr>
          <w:cantSplit/>
        </w:trPr>
        <w:tc>
          <w:tcPr>
            <w:tcW w:w="3009" w:type="dxa"/>
            <w:vAlign w:val="center"/>
          </w:tcPr>
          <w:p w14:paraId="212E705B"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C </w:t>
            </w:r>
          </w:p>
        </w:tc>
        <w:tc>
          <w:tcPr>
            <w:tcW w:w="3009" w:type="dxa"/>
            <w:vAlign w:val="center"/>
          </w:tcPr>
          <w:p w14:paraId="0D9911ED"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Hybrid cathodic </w:t>
            </w:r>
          </w:p>
        </w:tc>
        <w:tc>
          <w:tcPr>
            <w:tcW w:w="3008" w:type="dxa"/>
            <w:vAlign w:val="center"/>
          </w:tcPr>
          <w:p w14:paraId="445173C9"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0.0766 </w:t>
            </w:r>
          </w:p>
        </w:tc>
      </w:tr>
      <w:tr w:rsidR="00F36A97" w:rsidRPr="00F36A97" w14:paraId="7A95F2F8" w14:textId="77777777" w:rsidTr="00ED14A2">
        <w:trPr>
          <w:cantSplit/>
        </w:trPr>
        <w:tc>
          <w:tcPr>
            <w:tcW w:w="3009" w:type="dxa"/>
            <w:vAlign w:val="center"/>
          </w:tcPr>
          <w:p w14:paraId="6B800318" w14:textId="77777777" w:rsidR="00F36A97" w:rsidRPr="00F36A97" w:rsidRDefault="00F36A97" w:rsidP="00F36A97">
            <w:pPr>
              <w:keepNext w:val="0"/>
              <w:spacing w:line="240" w:lineRule="auto" w:before="20" w:after="20"/>
              <w:ind w:firstLine="0"/>
              <w:jc w:val="left"/>
              <w:rPr>
                <w:rFonts w:cs="Times New Roman"/>
                <w:sz w:val="22"/>
                <w:szCs w:val="22"/>
                <w:lang w:eastAsia="en-US"/>
              </w:rPr>
            </w:pPr>
            <w:r w:rsidRPr="00F36A97">
              <w:rPr>
                <w:rFonts w:cs="Times New Roman"/>
                <w:sz w:val="20"/>
                <w:szCs w:val="20"/>
                <w:lang w:eastAsia="en-US"/>
              </w:rPr>
              <w:t>D </w:t>
            </w:r>
          </w:p>
        </w:tc>
        <w:tc>
          <w:tcPr>
            <w:tcW w:w="3009" w:type="dxa"/>
            <w:vAlign w:val="center"/>
          </w:tcPr>
          <w:p w14:paraId="2903A3A2" w14:textId="2459EF81" w:rsidR="00F36A97" w:rsidRPr="00F36A97" w:rsidRDefault="00670A5B" w:rsidP="00F36A97">
            <w:pPr>
              <w:keepNext w:val="0"/>
              <w:spacing w:line="240" w:lineRule="auto" w:before="20" w:after="20"/>
              <w:ind w:firstLine="0"/>
              <w:jc w:val="center"/>
              <w:rPr>
                <w:rFonts w:cs="Times New Roman"/>
                <w:sz w:val="22"/>
                <w:szCs w:val="22"/>
                <w:lang w:eastAsia="en-US"/>
              </w:rPr>
            </w:pPr>
            <w:r>
              <w:rPr>
                <w:rFonts w:cs="Times New Roman"/>
                <w:sz w:val="20"/>
                <w:szCs w:val="20"/>
                <w:lang w:eastAsia="en-US"/>
              </w:rPr>
              <w:t>Coupled ORR (no O2 cap)</w:t>
            </w:r>
          </w:p>
        </w:tc>
        <w:tc>
          <w:tcPr>
            <w:tcW w:w="3008" w:type="dxa"/>
            <w:vAlign w:val="center"/>
          </w:tcPr>
          <w:p w14:paraId="0BA957B2" w14:textId="77777777" w:rsidR="00F36A97" w:rsidRPr="00F36A97" w:rsidRDefault="00F36A97" w:rsidP="00F36A97">
            <w:pPr>
              <w:keepNext w:val="0"/>
              <w:spacing w:line="240" w:lineRule="auto" w:before="20" w:after="20"/>
              <w:ind w:firstLine="0"/>
              <w:jc w:val="center"/>
              <w:rPr>
                <w:rFonts w:cs="Times New Roman"/>
                <w:sz w:val="22"/>
                <w:szCs w:val="22"/>
                <w:lang w:eastAsia="en-US"/>
              </w:rPr>
            </w:pPr>
            <w:r w:rsidRPr="00F36A97">
              <w:rPr>
                <w:rFonts w:cs="Times New Roman"/>
                <w:sz w:val="20"/>
                <w:szCs w:val="20"/>
                <w:lang w:eastAsia="en-US"/>
              </w:rPr>
              <w:t>0.2983 </w:t>
            </w:r>
          </w:p>
        </w:tc>
      </w:tr>
    </w:tbl>
    <w:p w14:paraId="0216491B" w14:textId="3DC822FA" w:rsidR="00554D08" w:rsidRDefault="00554D08" w:rsidP="00554D08">
      <w:pPr>
        <w:pStyle w:val="Heading1"/>
        <w:spacing w:before="360"/>
      </w:pPr>
      <w:r>
        <w:t>S2. Geometry and mesh generation</w:t>
      </w:r>
    </w:p>
    <w:p w14:paraId="2BFF3DC4" w14:textId="77777777" w:rsidR="00554D08" w:rsidRDefault="00554D08" w:rsidP="00554D08">
      <w:pPr>
        <w:pStyle w:val="BodyText"/>
        <w:spacing w:before="0" w:after="120" w:line="360" w:lineRule="auto"/>
        <w:ind w:firstLine="0"/>
        <w:jc w:val="both"/>
      </w:pPr>
      <w:r w:rsidRPr="00430123">
        <w:t xml:space="preserve">STL implant geometries were converted into tetrahedral finite-element meshes using a Gmsh (v4.13.1)-based workflow [1], with TetGen [2] for tetrahedralization and MMG [3] for adaptive remeshing. Adaptive refinement was applied at the Zn-electrolyte interface, and the resulting Zn-electrolyte meshes were exported in FreeFEM/Medit (.mesh) format for all simulations in FreeFEM (v4.14) [4].</w:t>
      </w:r>
      <w:r>
        <w:t xml:space="preserve"> </w:t>
      </w:r>
    </w:p>
    <w:p>
      <w:pPr>
        <w:pStyle w:val="BodyText"/>
        <w:spacing w:before="0" w:after="120" w:line="360" w:lineRule="auto"/>
        <w:ind w:firstLine="0"/>
        <w:jc w:val="both"/>
      </w:pPr>
      <w:r>
        <w:t>Table S2 and Figure S3 report the mesh convergence study, and Table S3 compares adaptive and uniform meshes of similar size.</w:t>
      </w:r>
    </w:p>
    <w:p>
      <w:pPr>
        <w:pStyle w:val="BodyText"/>
        <w:keepNext/>
        <w:spacing w:before="0" w:after="120" w:line="360" w:lineRule="auto"/>
        <w:ind w:firstLine="0"/>
        <w:jc w:val="both"/>
      </w:pPr>
      <w:r>
        <w:t>Mesh convergence was assessed from the relative error of the predicted mass loss with respect to the reference mesh:</w:t>
      </w:r>
    </w:p>
    <w:p w14:paraId="79F16171" w14:textId="77777777" w:rsidR="00554D08" w:rsidRPr="00377A22" w:rsidRDefault="00554D08" w:rsidP="00554D08">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S4</m:t>
                  </m:r>
                </m:e>
              </m:d>
            </m:e>
          </m:eqArr>
        </m:oMath>
      </m:oMathPara>
    </w:p>
    <w:p>
      <w:pPr>
        <w:pStyle w:val="BodyText"/>
        <w:keepNext w:val="0"/>
        <w:spacing w:before="0" w:after="120" w:line="360" w:lineRule="auto"/>
        <w:ind w:firstLine="0"/>
        <w:jc w:val="both"/>
      </w:pPr>
      <w:r>
        <w:t>where MassLoss_Li is the predicted mass loss for mesh level Li and MassLoss_Reference is the predicted mass loss for the reference mesh (21.25 million elements).</w:t>
      </w:r>
    </w:p>
    <w:p w14:paraId="3830CFC2" w14:textId="515834F4"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2</w:t>
      </w:r>
      <w:r w:rsidRPr="007E2F54">
        <w:rPr>
          <w:b/>
          <w:bCs/>
          <w:noProof/>
          <w:sz w:val="20"/>
          <w:szCs w:val="20"/>
        </w:rPr>
        <w:fldChar w:fldCharType="end"/>
      </w:r>
      <w:r w:rsidRPr="007E2F54">
        <w:rPr>
          <w:b/>
          <w:bCs/>
          <w:sz w:val="20"/>
          <w:szCs w:val="20"/>
        </w:rPr>
        <w:t xml:space="preserve">.</w:t>
      </w:r>
      <w:r>
        <w:rPr>
          <w:b w:val="0"/>
          <w:sz w:val="20"/>
          <w:szCs w:val="20"/>
        </w:rPr>
        <w:t xml:space="preserve"> </w:t>
      </w:r>
      <w:r w:rsidRPr="003A2481">
        <w:rPr>
          <w:b w:val="0"/>
          <w:sz w:val="20"/>
          <w:szCs w:val="20"/>
        </w:rPr>
        <w:t xml:space="preserve">Mesh convergence study showing the effect of mesh resolution on predicted </w:t>
      </w:r>
      <w:r>
        <w:rPr>
          <w:b w:val="0"/>
          <w:sz w:val="20"/>
          <w:szCs w:val="20"/>
        </w:rPr>
        <w:t>7</w:t>
      </w:r>
      <w:r w:rsidRPr="003A2481">
        <w:rPr>
          <w:b w:val="0"/>
          <w:sz w:val="20"/>
          <w:szCs w:val="20"/>
        </w:rPr>
        <w:t>-day mass loss. Relative errors are calculated with respect to the reference mesh (21.25 million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2A49E840" w14:textId="77777777" w:rsidTr="00125F9F">
        <w:trPr>
          <w:cantSplit/>
          <w:tblHeader/>
        </w:trPr>
        <w:tc>
          <w:tcPr>
            <w:tcW w:w="2157" w:type="dxa"/>
            <w:tcBorders>
              <w:bottom w:val="single" w:sz="6" w:space="0" w:color="000000"/>
            </w:tcBorders>
            <w:vAlign w:val="center"/>
          </w:tcPr>
          <w:p w14:paraId="439F187F"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497BA3DE"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274A4C6C"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68629DB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290EDBE6" w14:textId="77777777" w:rsidTr="00125F9F">
        <w:trPr>
          <w:cantSplit/>
        </w:trPr>
        <w:tc>
          <w:tcPr>
            <w:tcW w:w="2157" w:type="dxa"/>
            <w:noWrap/>
            <w:vAlign w:val="center"/>
          </w:tcPr>
          <w:p w14:paraId="705FA68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208399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7395463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1.439</w:t>
            </w:r>
          </w:p>
        </w:tc>
        <w:tc>
          <w:tcPr>
            <w:tcW w:w="2554" w:type="dxa"/>
            <w:noWrap/>
            <w:vAlign w:val="center"/>
          </w:tcPr>
          <w:p w14:paraId="40B2DE81"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1465.8</w:t>
            </w:r>
          </w:p>
        </w:tc>
      </w:tr>
      <w:tr w:rsidR="00554D08" w:rsidRPr="003347F2" w14:paraId="30FC26AA" w14:textId="77777777" w:rsidTr="00125F9F">
        <w:trPr>
          <w:cantSplit/>
        </w:trPr>
        <w:tc>
          <w:tcPr>
            <w:tcW w:w="2157" w:type="dxa"/>
            <w:noWrap/>
            <w:vAlign w:val="center"/>
          </w:tcPr>
          <w:p w14:paraId="3A16C2A6"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163627B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369E169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2554" w:type="dxa"/>
            <w:noWrap/>
            <w:vAlign w:val="center"/>
          </w:tcPr>
          <w:p w14:paraId="69D52513"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441.6</w:t>
            </w:r>
          </w:p>
        </w:tc>
      </w:tr>
      <w:tr w:rsidR="00554D08" w:rsidRPr="003347F2" w14:paraId="71C0C540" w14:textId="77777777" w:rsidTr="00125F9F">
        <w:trPr>
          <w:cantSplit/>
        </w:trPr>
        <w:tc>
          <w:tcPr>
            <w:tcW w:w="2157" w:type="dxa"/>
            <w:noWrap/>
            <w:vAlign w:val="center"/>
          </w:tcPr>
          <w:p w14:paraId="54641CA7"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1FAC04C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2540963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0.1633</w:t>
            </w:r>
          </w:p>
        </w:tc>
        <w:tc>
          <w:tcPr>
            <w:tcW w:w="2554" w:type="dxa"/>
            <w:noWrap/>
            <w:vAlign w:val="center"/>
          </w:tcPr>
          <w:p w14:paraId="39CFBE3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77.7</w:t>
            </w:r>
          </w:p>
        </w:tc>
      </w:tr>
      <w:tr w:rsidR="00554D08" w:rsidRPr="003347F2" w14:paraId="4D9DDD01" w14:textId="77777777" w:rsidTr="00125F9F">
        <w:trPr>
          <w:cantSplit/>
        </w:trPr>
        <w:tc>
          <w:tcPr>
            <w:tcW w:w="2157" w:type="dxa"/>
            <w:noWrap/>
            <w:vAlign w:val="center"/>
          </w:tcPr>
          <w:p w14:paraId="0B5C2BD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6A0A15F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1FFA910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0.1208</w:t>
            </w:r>
          </w:p>
        </w:tc>
        <w:tc>
          <w:tcPr>
            <w:tcW w:w="2554" w:type="dxa"/>
            <w:noWrap/>
            <w:vAlign w:val="center"/>
          </w:tcPr>
          <w:p w14:paraId="6A9ABEFD"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31.4</w:t>
            </w:r>
          </w:p>
        </w:tc>
      </w:tr>
      <w:tr w:rsidR="00554D08" w:rsidRPr="003347F2" w14:paraId="27C1E6B6" w14:textId="77777777" w:rsidTr="00125F9F">
        <w:trPr>
          <w:cantSplit/>
        </w:trPr>
        <w:tc>
          <w:tcPr>
            <w:tcW w:w="2157" w:type="dxa"/>
            <w:noWrap/>
            <w:vAlign w:val="center"/>
          </w:tcPr>
          <w:p w14:paraId="3C345B3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3F9B028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8BCB07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0.1002</w:t>
            </w:r>
          </w:p>
        </w:tc>
        <w:tc>
          <w:tcPr>
            <w:tcW w:w="2554" w:type="dxa"/>
            <w:noWrap/>
            <w:vAlign w:val="center"/>
          </w:tcPr>
          <w:p w14:paraId="39CA7A4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9.0</w:t>
            </w:r>
          </w:p>
        </w:tc>
      </w:tr>
      <w:tr w:rsidR="00554D08" w:rsidRPr="003347F2" w14:paraId="5D68A52A" w14:textId="77777777" w:rsidTr="00125F9F">
        <w:trPr>
          <w:cantSplit/>
        </w:trPr>
        <w:tc>
          <w:tcPr>
            <w:tcW w:w="2157" w:type="dxa"/>
            <w:noWrap/>
            <w:vAlign w:val="center"/>
          </w:tcPr>
          <w:p w14:paraId="54BCA3B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63E0936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983583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0.0927</w:t>
            </w:r>
          </w:p>
        </w:tc>
        <w:tc>
          <w:tcPr>
            <w:tcW w:w="2554" w:type="dxa"/>
            <w:noWrap/>
            <w:vAlign w:val="center"/>
          </w:tcPr>
          <w:p w14:paraId="7EDC1D9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0.87</w:t>
            </w:r>
          </w:p>
        </w:tc>
      </w:tr>
      <w:tr w:rsidR="00554D08" w:rsidRPr="003347F2" w14:paraId="7073DEDB" w14:textId="77777777" w:rsidTr="00125F9F">
        <w:trPr>
          <w:cantSplit/>
        </w:trPr>
        <w:tc>
          <w:tcPr>
            <w:tcW w:w="2157" w:type="dxa"/>
            <w:noWrap/>
            <w:vAlign w:val="center"/>
          </w:tcPr>
          <w:p w14:paraId="12951ECB"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lastRenderedPageBreak/>
              <w:t>Reference</w:t>
            </w:r>
          </w:p>
        </w:tc>
        <w:tc>
          <w:tcPr>
            <w:tcW w:w="2144" w:type="dxa"/>
            <w:noWrap/>
            <w:vAlign w:val="center"/>
          </w:tcPr>
          <w:p w14:paraId="7DCAFFC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2171" w:type="dxa"/>
            <w:noWrap/>
            <w:vAlign w:val="center"/>
          </w:tcPr>
          <w:p w14:paraId="6FC256D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2554" w:type="dxa"/>
            <w:noWrap/>
            <w:vAlign w:val="center"/>
          </w:tcPr>
          <w:p w14:paraId="0D8989B0"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r>
    </w:tbl>
    <w:p w14:paraId="3C4D4CB3" w14:textId="2BF08F3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3</w:t>
      </w:r>
      <w:r w:rsidRPr="007E2F54">
        <w:rPr>
          <w:b/>
          <w:bCs/>
          <w:noProof/>
          <w:sz w:val="20"/>
          <w:szCs w:val="20"/>
        </w:rPr>
        <w:fldChar w:fldCharType="end"/>
      </w:r>
      <w:r w:rsidRPr="007E2F54">
        <w:rPr>
          <w:b/>
          <w:bCs/>
          <w:sz w:val="20"/>
          <w:szCs w:val="20"/>
        </w:rPr>
        <w:t xml:space="preserve">.</w:t>
      </w:r>
      <w:r>
        <w:rPr>
          <w:b w:val="0"/>
          <w:sz w:val="20"/>
          <w:szCs w:val="20"/>
        </w:rPr>
        <w:t xml:space="preserve"> </w:t>
      </w:r>
      <w:r w:rsidRPr="00B01B82">
        <w:rPr>
          <w:b w:val="0"/>
          <w:sz w:val="20"/>
          <w:szCs w:val="20"/>
        </w:rPr>
        <w:t>Comparison between adaptive and uniform meshes at approximately 800,000 elements.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19213BCC" w14:textId="77777777" w:rsidTr="00125F9F">
        <w:trPr>
          <w:cantSplit/>
          <w:tblHeader/>
        </w:trPr>
        <w:tc>
          <w:tcPr>
            <w:tcW w:w="1806" w:type="dxa"/>
            <w:tcBorders>
              <w:bottom w:val="single" w:sz="6" w:space="0" w:color="000000"/>
            </w:tcBorders>
            <w:vAlign w:val="center"/>
          </w:tcPr>
          <w:p w14:paraId="7C84371B"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7742FCF8"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5FEFA12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0706B7D4"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27C70540"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6CE91F84" w14:textId="77777777" w:rsidTr="00125F9F">
        <w:trPr>
          <w:cantSplit/>
        </w:trPr>
        <w:tc>
          <w:tcPr>
            <w:tcW w:w="1806" w:type="dxa"/>
            <w:noWrap/>
            <w:vAlign w:val="center"/>
          </w:tcPr>
          <w:p w14:paraId="2AFFC8E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Uniform Mesh</w:t>
            </w:r>
          </w:p>
        </w:tc>
        <w:tc>
          <w:tcPr>
            <w:tcW w:w="1805" w:type="dxa"/>
            <w:noWrap/>
            <w:vAlign w:val="center"/>
          </w:tcPr>
          <w:p w14:paraId="31CAAD1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799,520</w:t>
            </w:r>
          </w:p>
        </w:tc>
        <w:tc>
          <w:tcPr>
            <w:tcW w:w="1805" w:type="dxa"/>
            <w:noWrap/>
            <w:vAlign w:val="center"/>
          </w:tcPr>
          <w:p w14:paraId="47602D0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2.8561</w:t>
            </w:r>
          </w:p>
        </w:tc>
        <w:tc>
          <w:tcPr>
            <w:tcW w:w="1805" w:type="dxa"/>
            <w:noWrap/>
            <w:vAlign w:val="center"/>
          </w:tcPr>
          <w:p w14:paraId="4FABD97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 xml:space="preserve">3007.8</w:t>
            </w:r>
          </w:p>
        </w:tc>
        <w:tc>
          <w:tcPr>
            <w:tcW w:w="1805" w:type="dxa"/>
            <w:noWrap/>
            <w:vAlign w:val="center"/>
          </w:tcPr>
          <w:p w14:paraId="0EC3142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586963E1" w14:textId="77777777" w:rsidTr="00125F9F">
        <w:trPr>
          <w:cantSplit/>
        </w:trPr>
        <w:tc>
          <w:tcPr>
            <w:tcW w:w="1806" w:type="dxa"/>
            <w:noWrap/>
            <w:vAlign w:val="center"/>
          </w:tcPr>
          <w:p w14:paraId="466AF4C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Adaptive Mesh</w:t>
            </w:r>
          </w:p>
        </w:tc>
        <w:tc>
          <w:tcPr>
            <w:tcW w:w="1805" w:type="dxa"/>
            <w:noWrap/>
            <w:vAlign w:val="center"/>
          </w:tcPr>
          <w:p w14:paraId="103C55E0"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75B729F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0.4977</w:t>
            </w:r>
          </w:p>
        </w:tc>
        <w:tc>
          <w:tcPr>
            <w:tcW w:w="1805" w:type="dxa"/>
            <w:noWrap/>
            <w:vAlign w:val="center"/>
          </w:tcPr>
          <w:p w14:paraId="0ED206C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441.6</w:t>
            </w:r>
          </w:p>
        </w:tc>
        <w:tc>
          <w:tcPr>
            <w:tcW w:w="1805" w:type="dxa"/>
            <w:noWrap/>
            <w:vAlign w:val="center"/>
          </w:tcPr>
          <w:p w14:paraId="2A59F7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0.8532</w:t>
            </w:r>
          </w:p>
        </w:tc>
      </w:tr>
      <w:tr w:rsidR="00554D08" w:rsidRPr="000212DA" w14:paraId="62724515" w14:textId="77777777" w:rsidTr="00125F9F">
        <w:trPr>
          <w:cantSplit/>
        </w:trPr>
        <w:tc>
          <w:tcPr>
            <w:tcW w:w="1806" w:type="dxa"/>
            <w:noWrap/>
            <w:vAlign w:val="center"/>
          </w:tcPr>
          <w:p w14:paraId="5E299ADC"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t>Reference Mesh</w:t>
            </w:r>
          </w:p>
        </w:tc>
        <w:tc>
          <w:tcPr>
            <w:tcW w:w="1805" w:type="dxa"/>
            <w:noWrap/>
            <w:vAlign w:val="center"/>
          </w:tcPr>
          <w:p w14:paraId="7D26C7E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21</w:t>
            </w:r>
            <w:r w:rsidRPr="000212DA">
              <w:rPr>
                <w:rFonts w:cs="Times New Roman"/>
                <w:sz w:val="20"/>
                <w:szCs w:val="20"/>
                <w:lang w:eastAsia="en-US"/>
              </w:rPr>
              <w:t>245,850</w:t>
            </w:r>
          </w:p>
        </w:tc>
        <w:tc>
          <w:tcPr>
            <w:tcW w:w="1805" w:type="dxa"/>
            <w:noWrap/>
            <w:vAlign w:val="center"/>
          </w:tcPr>
          <w:p w14:paraId="53CEFA66"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0.0919</w:t>
            </w:r>
          </w:p>
        </w:tc>
        <w:tc>
          <w:tcPr>
            <w:tcW w:w="1805" w:type="dxa"/>
            <w:noWrap/>
            <w:vAlign w:val="center"/>
          </w:tcPr>
          <w:p w14:paraId="4668F80A"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4400816E"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1</w:t>
            </w:r>
          </w:p>
        </w:tc>
      </w:tr>
    </w:tbl>
    <w:p w14:paraId="740FB626" w14:textId="23FD9480" w:rsidR="00554D08" w:rsidRDefault="00B745C1" w:rsidP="00554D08">
      <w:pPr>
        <w:pStyle w:val="BodyText"/>
        <w:keepNext/>
        <w:spacing w:before="360" w:after="0" w:line="240" w:lineRule="auto"/>
        <w:ind w:firstLine="0"/>
        <w:jc w:val="center"/>
      </w:pPr>
      <w:r>
        <w:rPr>
          <w:noProof/>
        </w:rPr>
        <w:drawing>
          <wp:inline distT="0" distB="0" distL="0" distR="0" wp14:anchorId="5236A513" wp14:editId="00F81294">
            <wp:extent cx="5731510" cy="20377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37715"/>
                    </a:xfrm>
                    <a:prstGeom prst="rect">
                      <a:avLst/>
                    </a:prstGeom>
                  </pic:spPr>
                </pic:pic>
              </a:graphicData>
            </a:graphic>
          </wp:inline>
        </w:drawing>
      </w:r>
    </w:p>
    <w:p w14:paraId="19CBD315" w14:textId="77777777"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3</w:t>
      </w:r>
      <w:r w:rsidRPr="007E2F54">
        <w:rPr>
          <w:b/>
          <w:bCs/>
          <w:sz w:val="20"/>
          <w:szCs w:val="20"/>
        </w:rPr>
        <w:fldChar w:fldCharType="end"/>
      </w:r>
      <w:r w:rsidRPr="007E2F54">
        <w:rPr>
          <w:b/>
          <w:bCs/>
          <w:sz w:val="20"/>
          <w:szCs w:val="20"/>
        </w:rPr>
        <w:t xml:space="preserve">.</w:t>
      </w:r>
      <w:r w:rsidRPr="007E2F54">
        <w:rPr>
          <w:b w:val="0"/>
          <w:sz w:val="20"/>
          <w:szCs w:val="20"/>
        </w:rPr>
        <w:t xml:space="preserve"> </w:t>
      </w:r>
      <w:r w:rsidRPr="005E6EEB">
        <w:rPr>
          <w:b w:val="0"/>
          <w:sz w:val="20"/>
          <w:szCs w:val="20"/>
        </w:rPr>
        <w:t>Mesh convergence analysis showing (a) predicted mass loss and (b) relative error as a function of mesh density. Predictions converged with mesh refinement, with &lt;1% error for the final mesh.</w:t>
      </w:r>
    </w:p>
    <w:p>
      <w:pPr>
        <w:pStyle w:val="BodyText"/>
        <w:spacing w:before="0" w:after="120" w:line="360" w:lineRule="auto"/>
        <w:ind w:firstLine="0"/>
        <w:jc w:val="both"/>
      </w:pPr>
      <w:r>
        <w:t>Figure S4 shows the geometries and finite-element domains used in the simulations.</w:t>
      </w:r>
    </w:p>
    <w:p w14:paraId="74314DF5" w14:textId="77777777" w:rsidR="00554D08" w:rsidRDefault="00554D08" w:rsidP="00554D08">
      <w:pPr>
        <w:keepNext/>
        <w:spacing w:after="0" w:line="240" w:lineRule="auto" w:before="360"/>
        <w:ind w:firstLine="0"/>
        <w:jc w:val="center"/>
      </w:pPr>
      <w:r>
        <w:rPr>
          <w:noProof/>
        </w:rPr>
        <w:lastRenderedPageBreak/>
        <w:drawing>
          <wp:inline distT="0" distB="0" distL="0" distR="0" wp14:anchorId="38A7DD9F" wp14:editId="1AEDEAC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2288B3F4" w14:textId="3FD54ACF" w:rsidR="00554D08" w:rsidRPr="003A718A"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4</w:t>
      </w:r>
      <w:r w:rsidRPr="007E2F54">
        <w:rPr>
          <w:b/>
          <w:bCs/>
          <w:sz w:val="20"/>
          <w:szCs w:val="20"/>
        </w:rPr>
        <w:fldChar w:fldCharType="end"/>
      </w:r>
      <w:r w:rsidRPr="007E2F54">
        <w:rPr>
          <w:b/>
          <w:bCs/>
          <w:sz w:val="20"/>
          <w:szCs w:val="20"/>
        </w:rPr>
        <w:t xml:space="preserve">.</w:t>
      </w:r>
      <w:r w:rsidRPr="003A718A">
        <w:rPr>
          <w:b w:val="0"/>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73788F03" w14:textId="66DB70A3" w:rsidR="00554D08" w:rsidRDefault="00554D08" w:rsidP="00554D08">
      <w:pPr>
        <w:pStyle w:val="Heading1"/>
        <w:spacing w:after="0"/>
      </w:pPr>
      <w:r>
        <w:t>S3. Simulation settings and parameters</w:t>
      </w:r>
    </w:p>
    <w:p>
      <w:pPr>
        <w:pStyle w:val="BodyText"/>
        <w:spacing w:before="0" w:after="120" w:line="360" w:lineRule="auto"/>
        <w:ind w:firstLine="0"/>
        <w:jc w:val="both"/>
      </w:pPr>
      <w:r>
        <w:t xml:space="preserve">Table S4 lists the mesh, numerical integration, software and boundary-condition settings used for the disc calibration, disc validation and stent simulations. The simulations were run in FreeFEM (v4.14) [4] with PETSc [5] and Open MPI [6], and the level-set function was reinitialized with the fast marching method [7]. Geometry processing and post-processing used scikit-image [8], trimesh [9], meshio [10], SciPy [11], Matplotlib [12] and ParaView [13].</w:t>
      </w:r>
    </w:p>
    <w:p w14:paraId="73135954" w14:textId="659FCE4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4</w:t>
      </w:r>
      <w:r w:rsidRPr="007E2F54">
        <w:rPr>
          <w:b/>
          <w:bCs/>
          <w:noProof/>
          <w:sz w:val="20"/>
          <w:szCs w:val="20"/>
        </w:rPr>
        <w:fldChar w:fldCharType="end"/>
      </w:r>
      <w:r w:rsidRPr="007E2F54">
        <w:rPr>
          <w:b/>
          <w:bCs/>
          <w:sz w:val="20"/>
          <w:szCs w:val="20"/>
        </w:rPr>
        <w:t xml:space="preserve">.</w:t>
      </w:r>
      <w:r>
        <w:rPr>
          <w:b w:val="0"/>
          <w:sz w:val="20"/>
          <w:szCs w:val="20"/>
        </w:rPr>
        <w:t xml:space="preserve"> </w:t>
      </w:r>
      <w:r w:rsidRPr="00965079">
        <w:rPr>
          <w:b w:val="0"/>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ADD8490" w14:textId="77777777" w:rsidTr="005F74D3">
        <w:trPr>
          <w:cantSplit/>
          <w:tblHeader/>
        </w:trPr>
        <w:tc>
          <w:tcPr>
            <w:tcW w:w="2829" w:type="dxa"/>
            <w:tcBorders>
              <w:bottom w:val="single" w:sz="6" w:space="0" w:color="000000"/>
            </w:tcBorders>
            <w:vAlign w:val="center"/>
          </w:tcPr>
          <w:p w14:paraId="4856D37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45FA6D7E"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334753A4"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52607E63"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122A7D04" w14:textId="77777777" w:rsidTr="005F74D3">
        <w:trPr>
          <w:cantSplit/>
        </w:trPr>
        <w:tc>
          <w:tcPr>
            <w:tcW w:w="2829" w:type="dxa"/>
            <w:vAlign w:val="center"/>
          </w:tcPr>
          <w:p w14:paraId="7F337807"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74909E1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B0D30B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412D96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1ACC511D" w14:textId="77777777" w:rsidTr="005F74D3">
        <w:trPr>
          <w:cantSplit/>
        </w:trPr>
        <w:tc>
          <w:tcPr>
            <w:tcW w:w="2829" w:type="dxa"/>
            <w:vAlign w:val="center"/>
          </w:tcPr>
          <w:p w14:paraId="030AB209"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4C5CC3D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1DD298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332E85B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19556096" w14:textId="77777777" w:rsidTr="005F74D3">
        <w:trPr>
          <w:cantSplit/>
        </w:trPr>
        <w:tc>
          <w:tcPr>
            <w:tcW w:w="2829" w:type="dxa"/>
            <w:vAlign w:val="center"/>
          </w:tcPr>
          <w:p w14:paraId="2B508FA4"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4CA352B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30A8B23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52C98DE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7835D49A" w14:textId="77777777" w:rsidTr="005F74D3">
        <w:trPr>
          <w:cantSplit/>
        </w:trPr>
        <w:tc>
          <w:tcPr>
            <w:tcW w:w="2829" w:type="dxa"/>
            <w:vAlign w:val="center"/>
          </w:tcPr>
          <w:p w14:paraId="7B671E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3E0AF82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45E0068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665E2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B3298C3" w14:textId="77777777" w:rsidTr="005F74D3">
        <w:trPr>
          <w:cantSplit/>
        </w:trPr>
        <w:tc>
          <w:tcPr>
            <w:tcW w:w="2829" w:type="dxa"/>
            <w:vAlign w:val="center"/>
          </w:tcPr>
          <w:p w14:paraId="442A162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Strut dimensions (w × h)</w:t>
            </w:r>
          </w:p>
        </w:tc>
        <w:tc>
          <w:tcPr>
            <w:tcW w:w="2066" w:type="dxa"/>
            <w:vAlign w:val="center"/>
          </w:tcPr>
          <w:p w14:paraId="1D9F9E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0FA265A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6422EED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48F61E65" w14:textId="77777777" w:rsidTr="005F74D3">
        <w:trPr>
          <w:cantSplit/>
        </w:trPr>
        <w:tc>
          <w:tcPr>
            <w:tcW w:w="2829" w:type="dxa"/>
            <w:vAlign w:val="center"/>
          </w:tcPr>
          <w:p w14:paraId="4F1B29B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601BFFC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D30A59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4DC7C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56FBAA88" w14:textId="77777777" w:rsidTr="005F74D3">
        <w:trPr>
          <w:cantSplit/>
        </w:trPr>
        <w:tc>
          <w:tcPr>
            <w:tcW w:w="2829" w:type="dxa"/>
            <w:vAlign w:val="center"/>
          </w:tcPr>
          <w:p w14:paraId="24F8E14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AE66F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547C98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5E0A94C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52CB5FE8" w14:textId="77777777" w:rsidTr="005F74D3">
        <w:trPr>
          <w:cantSplit/>
        </w:trPr>
        <w:tc>
          <w:tcPr>
            <w:tcW w:w="2829" w:type="dxa"/>
            <w:vAlign w:val="center"/>
          </w:tcPr>
          <w:p w14:paraId="0FC9FB6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52BD4ECA" w14:textId="03948B3F"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3848F12" w14:textId="4A5C7683"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F7190C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19.46 mm²</w:t>
            </w:r>
          </w:p>
        </w:tc>
      </w:tr>
      <w:tr w:rsidR="00554D08" w:rsidRPr="005D7A85" w14:paraId="299A6C8E" w14:textId="77777777" w:rsidTr="005F74D3">
        <w:trPr>
          <w:cantSplit/>
        </w:trPr>
        <w:tc>
          <w:tcPr>
            <w:tcW w:w="2829" w:type="dxa"/>
            <w:vAlign w:val="center"/>
          </w:tcPr>
          <w:p w14:paraId="5F2B23A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15042F8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5CA0817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1494C01A" w14:textId="4624B98B"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w:t>
            </w:r>
            <w:r w:rsidR="007E02D8">
              <w:rPr>
                <w:rFonts w:cs="Times New Roman"/>
                <w:color w:val="000000"/>
                <w:sz w:val="20"/>
                <w:szCs w:val="20"/>
                <w:lang w:eastAsia="en-US"/>
              </w:rPr>
              <w:t>361</w:t>
            </w:r>
            <w:r w:rsidRPr="0017409B">
              <w:rPr>
                <w:rFonts w:cs="Times New Roman"/>
                <w:color w:val="000000"/>
                <w:sz w:val="20"/>
                <w:szCs w:val="20"/>
                <w:lang w:eastAsia="en-US"/>
              </w:rPr>
              <w:t xml:space="preserve"> mm³</w:t>
            </w:r>
          </w:p>
        </w:tc>
      </w:tr>
      <w:tr w:rsidR="00554D08" w:rsidRPr="005D7A85" w14:paraId="2F9E110E" w14:textId="77777777" w:rsidTr="005F74D3">
        <w:trPr>
          <w:cantSplit/>
        </w:trPr>
        <w:tc>
          <w:tcPr>
            <w:tcW w:w="2829" w:type="dxa"/>
            <w:vAlign w:val="center"/>
          </w:tcPr>
          <w:p w14:paraId="244345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43CEF986" w14:textId="75789E6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76476D55" w14:textId="05C68F4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2D3A460C" w14:textId="781113BC" w:rsidR="00554D08" w:rsidRPr="0017409B" w:rsidRDefault="007E02D8"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53.9 mm⁻¹</w:t>
            </w:r>
          </w:p>
        </w:tc>
      </w:tr>
      <w:tr w:rsidR="00554D08" w:rsidRPr="005D7A85" w14:paraId="566D2226" w14:textId="77777777" w:rsidTr="005F74D3">
        <w:trPr>
          <w:cantSplit/>
        </w:trPr>
        <w:tc>
          <w:tcPr>
            <w:tcW w:w="2829" w:type="dxa"/>
            <w:vAlign w:val="center"/>
          </w:tcPr>
          <w:p w14:paraId="5E00FFA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675BB082"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6" w:type="dxa"/>
            <w:vAlign w:val="center"/>
          </w:tcPr>
          <w:p w14:paraId="438F5015"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5" w:type="dxa"/>
            <w:vAlign w:val="center"/>
          </w:tcPr>
          <w:p w14:paraId="6BFFFBD6"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r>
      <w:tr w:rsidR="00554D08" w:rsidRPr="005D7A85" w14:paraId="76844270" w14:textId="77777777" w:rsidTr="005F74D3">
        <w:trPr>
          <w:cantSplit/>
        </w:trPr>
        <w:tc>
          <w:tcPr>
            <w:tcW w:w="2829" w:type="dxa"/>
            <w:vAlign w:val="center"/>
          </w:tcPr>
          <w:p w14:paraId="33C3EABD"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7E1133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sz w:val="20"/>
                <w:szCs w:val="20"/>
                <w:lang w:eastAsia="en-US"/>
              </w:rPr>
              <w:t>802,365</w:t>
            </w:r>
          </w:p>
        </w:tc>
        <w:tc>
          <w:tcPr>
            <w:tcW w:w="2066" w:type="dxa"/>
            <w:vAlign w:val="center"/>
          </w:tcPr>
          <w:p w14:paraId="74FDCCF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47ADED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65D3C1A1" w14:textId="77777777" w:rsidTr="005F74D3">
        <w:trPr>
          <w:cantSplit/>
        </w:trPr>
        <w:tc>
          <w:tcPr>
            <w:tcW w:w="2829" w:type="dxa"/>
            <w:vAlign w:val="center"/>
          </w:tcPr>
          <w:p w14:paraId="4AF5CA2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525949F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121,120</w:t>
            </w:r>
          </w:p>
        </w:tc>
        <w:tc>
          <w:tcPr>
            <w:tcW w:w="2066" w:type="dxa"/>
            <w:vAlign w:val="center"/>
          </w:tcPr>
          <w:p w14:paraId="4677054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5F128DB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18EA581F" w14:textId="77777777" w:rsidTr="005F74D3">
        <w:trPr>
          <w:cantSplit/>
        </w:trPr>
        <w:tc>
          <w:tcPr>
            <w:tcW w:w="2829" w:type="dxa"/>
            <w:vAlign w:val="center"/>
          </w:tcPr>
          <w:p w14:paraId="07B82C0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lastRenderedPageBreak/>
              <w:t>Minimum element size</w:t>
            </w:r>
          </w:p>
        </w:tc>
        <w:tc>
          <w:tcPr>
            <w:tcW w:w="2066" w:type="dxa"/>
            <w:vAlign w:val="center"/>
          </w:tcPr>
          <w:p w14:paraId="3F7D1F7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 mm</w:t>
            </w:r>
          </w:p>
        </w:tc>
        <w:tc>
          <w:tcPr>
            <w:tcW w:w="2066" w:type="dxa"/>
            <w:vAlign w:val="center"/>
          </w:tcPr>
          <w:p w14:paraId="3E2E0BA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0.04 mm</w:t>
            </w:r>
          </w:p>
        </w:tc>
        <w:tc>
          <w:tcPr>
            <w:tcW w:w="2065" w:type="dxa"/>
            <w:vAlign w:val="center"/>
          </w:tcPr>
          <w:p w14:paraId="0781C83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del w:id="10301" w:author="Claude" w:date="2026-10-08T12:02:27Z">
              <w:r w:rsidRPr="0017409B">
                <w:rPr>
                  <w:rFonts w:cs="Times New Roman"/>
                  <w:color w:val="000000"/>
                  <w:sz w:val="20"/>
                  <w:szCs w:val="20"/>
                  <w:lang w:eastAsia="en-US"/>
                </w:rPr>
                <w:delText>0.01 mm</w:delText>
              </w:r>
            </w:del>
            <w:ins w:id="10302" w:author="Claude" w:date="2026-10-08T12:02:27Z">
              <w:r w:rsidRPr="0017409B">
                <w:rPr>
                  <w:rFonts w:cs="Times New Roman"/>
                  <w:color w:val="000000"/>
                  <w:sz w:val="20"/>
                  <w:szCs w:val="20"/>
                  <w:lang w:eastAsia="en-US"/>
                </w:rPr>
                <w:t>0.005 mm</w:t>
              </w:r>
            </w:ins>
          </w:p>
        </w:tc>
      </w:tr>
      <w:tr w:rsidR="00554D08" w:rsidRPr="005D7A85" w14:paraId="0BB675CD" w14:textId="77777777" w:rsidTr="005F74D3">
        <w:trPr>
          <w:cantSplit/>
        </w:trPr>
        <w:tc>
          <w:tcPr>
            <w:tcW w:w="2829" w:type="dxa"/>
            <w:vAlign w:val="center"/>
          </w:tcPr>
          <w:p w14:paraId="71435FF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40C4BA1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5623722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28DEF05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376D3449" w14:textId="77777777" w:rsidTr="005F74D3">
        <w:trPr>
          <w:cantSplit/>
        </w:trPr>
        <w:tc>
          <w:tcPr>
            <w:tcW w:w="2829" w:type="dxa"/>
            <w:vAlign w:val="center"/>
          </w:tcPr>
          <w:p w14:paraId="71D1DE2F"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B45B1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5BB4824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36F6DC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07320C7D" w14:textId="77777777" w:rsidTr="005F74D3">
        <w:trPr>
          <w:cantSplit/>
        </w:trPr>
        <w:tc>
          <w:tcPr>
            <w:tcW w:w="2829" w:type="dxa"/>
            <w:vAlign w:val="center"/>
          </w:tcPr>
          <w:p w14:paraId="737B999A"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67C094E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21DCB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C139B1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3E3884E8" w14:textId="77777777" w:rsidTr="005F74D3">
        <w:trPr>
          <w:cantSplit/>
        </w:trPr>
        <w:tc>
          <w:tcPr>
            <w:tcW w:w="2829" w:type="dxa"/>
            <w:vAlign w:val="center"/>
          </w:tcPr>
          <w:p w14:paraId="2615DB4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2F8ABB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6" w:type="dxa"/>
            <w:vAlign w:val="center"/>
          </w:tcPr>
          <w:p w14:paraId="7854062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4A7D267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9A85C8A" w14:textId="77777777" w:rsidTr="005F74D3">
        <w:trPr>
          <w:cantSplit/>
        </w:trPr>
        <w:tc>
          <w:tcPr>
            <w:tcW w:w="2829" w:type="dxa"/>
            <w:vAlign w:val="center"/>
          </w:tcPr>
          <w:p w14:paraId="194F998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1DC2142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398B1D6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28F35248" w14:textId="1C8B8031" w:rsidR="00554D08" w:rsidRPr="0017409B" w:rsidRDefault="007E1315"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C503FDF" w14:textId="77777777" w:rsidTr="005F74D3">
        <w:trPr>
          <w:cantSplit/>
        </w:trPr>
        <w:tc>
          <w:tcPr>
            <w:tcW w:w="2829" w:type="dxa"/>
            <w:vAlign w:val="center"/>
          </w:tcPr>
          <w:p w14:paraId="6AF2DF7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0272CC9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091E9A5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7613AFE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45749529" w14:textId="77777777" w:rsidTr="005F74D3">
        <w:trPr>
          <w:cantSplit/>
        </w:trPr>
        <w:tc>
          <w:tcPr>
            <w:tcW w:w="2829" w:type="dxa"/>
            <w:vAlign w:val="center"/>
          </w:tcPr>
          <w:p w14:paraId="5DAF2E98"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249B5C4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7730E31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983EF0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0C35459E" w14:textId="77777777" w:rsidTr="005F74D3">
        <w:trPr>
          <w:cantSplit/>
        </w:trPr>
        <w:tc>
          <w:tcPr>
            <w:tcW w:w="2829" w:type="dxa"/>
            <w:vAlign w:val="center"/>
          </w:tcPr>
          <w:p w14:paraId="248B2EA5"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0A89473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6" w:type="dxa"/>
            <w:vAlign w:val="center"/>
          </w:tcPr>
          <w:p w14:paraId="4F7E93B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45F6129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06D46615" w14:textId="77777777" w:rsidTr="005F74D3">
        <w:trPr>
          <w:cantSplit/>
        </w:trPr>
        <w:tc>
          <w:tcPr>
            <w:tcW w:w="2829" w:type="dxa"/>
            <w:vAlign w:val="center"/>
          </w:tcPr>
          <w:p w14:paraId="72BC686E"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40FF405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2,592</w:t>
            </w:r>
          </w:p>
        </w:tc>
        <w:tc>
          <w:tcPr>
            <w:tcW w:w="2066" w:type="dxa"/>
            <w:vAlign w:val="center"/>
          </w:tcPr>
          <w:p w14:paraId="1B54378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E2FB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1E304B27" w14:textId="77777777" w:rsidTr="005F74D3">
        <w:trPr>
          <w:cantSplit/>
        </w:trPr>
        <w:tc>
          <w:tcPr>
            <w:tcW w:w="2829" w:type="dxa"/>
            <w:vAlign w:val="center"/>
          </w:tcPr>
          <w:p w14:paraId="1D5CF32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11E993A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48D288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4FCA47C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0057E467" w14:textId="77777777" w:rsidTr="005F74D3">
        <w:trPr>
          <w:cantSplit/>
        </w:trPr>
        <w:tc>
          <w:tcPr>
            <w:tcW w:w="2829" w:type="dxa"/>
            <w:vAlign w:val="center"/>
          </w:tcPr>
          <w:p w14:paraId="3DBFD0F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02BF62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033C38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384669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8B971E7" w14:textId="77777777" w:rsidTr="005F74D3">
        <w:trPr>
          <w:cantSplit/>
        </w:trPr>
        <w:tc>
          <w:tcPr>
            <w:tcW w:w="2829" w:type="dxa"/>
            <w:vAlign w:val="center"/>
          </w:tcPr>
          <w:p w14:paraId="46E1FA31"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647FB2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727BB9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0F7EA62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2F2BB0A6" w14:textId="77777777" w:rsidTr="005F74D3">
        <w:trPr>
          <w:cantSplit/>
        </w:trPr>
        <w:tc>
          <w:tcPr>
            <w:tcW w:w="2829" w:type="dxa"/>
            <w:vAlign w:val="center"/>
          </w:tcPr>
          <w:p w14:paraId="4D5359D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11A9C24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388DFFD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3A9CDF3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3B96AAFE" w14:textId="77777777" w:rsidTr="005F74D3">
        <w:trPr>
          <w:cantSplit/>
        </w:trPr>
        <w:tc>
          <w:tcPr>
            <w:tcW w:w="2829" w:type="dxa"/>
            <w:vAlign w:val="center"/>
          </w:tcPr>
          <w:p w14:paraId="3A249337"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283086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 h</w:t>
            </w:r>
          </w:p>
        </w:tc>
        <w:tc>
          <w:tcPr>
            <w:tcW w:w="2066" w:type="dxa"/>
            <w:vAlign w:val="center"/>
          </w:tcPr>
          <w:p w14:paraId="68ABE26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2518984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22A7F745" w14:textId="77777777" w:rsidTr="005F74D3">
        <w:trPr>
          <w:cantSplit/>
        </w:trPr>
        <w:tc>
          <w:tcPr>
            <w:tcW w:w="2829" w:type="dxa"/>
            <w:vAlign w:val="center"/>
          </w:tcPr>
          <w:p w14:paraId="1E2AABE4"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6611069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3636DA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17B4F8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43913169" w14:textId="77777777" w:rsidTr="005F74D3">
        <w:trPr>
          <w:cantSplit/>
        </w:trPr>
        <w:tc>
          <w:tcPr>
            <w:tcW w:w="2829" w:type="dxa"/>
            <w:vAlign w:val="center"/>
          </w:tcPr>
          <w:p w14:paraId="20C5CF2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5FA8269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50DE380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7817C94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28BD45A4" w14:textId="77777777" w:rsidTr="005F74D3">
        <w:trPr>
          <w:cantSplit/>
        </w:trPr>
        <w:tc>
          <w:tcPr>
            <w:tcW w:w="2829" w:type="dxa"/>
            <w:vAlign w:val="center"/>
          </w:tcPr>
          <w:p w14:paraId="34215EC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7F3E367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10BC26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1D2B7F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342D366D" w14:textId="77777777" w:rsidTr="005F74D3">
        <w:trPr>
          <w:cantSplit/>
        </w:trPr>
        <w:tc>
          <w:tcPr>
            <w:tcW w:w="2829" w:type="dxa"/>
            <w:vAlign w:val="center"/>
          </w:tcPr>
          <w:p w14:paraId="00256F70"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3730BA6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36C13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443EB18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612DF57E" w14:textId="77777777" w:rsidTr="005F74D3">
        <w:trPr>
          <w:cantSplit/>
        </w:trPr>
        <w:tc>
          <w:tcPr>
            <w:tcW w:w="2829" w:type="dxa"/>
            <w:vAlign w:val="center"/>
          </w:tcPr>
          <w:p w14:paraId="458DB7C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68D058B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1BE8FF6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49B343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33044EF9" w14:textId="77777777" w:rsidTr="005F74D3">
        <w:trPr>
          <w:cantSplit/>
        </w:trPr>
        <w:tc>
          <w:tcPr>
            <w:tcW w:w="2829" w:type="dxa"/>
            <w:vAlign w:val="center"/>
          </w:tcPr>
          <w:p w14:paraId="3B2FDDB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365A2B8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6" w:type="dxa"/>
            <w:vAlign w:val="center"/>
          </w:tcPr>
          <w:p w14:paraId="3C4560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4CA00C4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5B68AF8A" w14:textId="77777777" w:rsidTr="005F74D3">
        <w:trPr>
          <w:cantSplit/>
        </w:trPr>
        <w:tc>
          <w:tcPr>
            <w:tcW w:w="2829" w:type="dxa"/>
            <w:vAlign w:val="center"/>
          </w:tcPr>
          <w:p w14:paraId="4756630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5820C7D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7C9FA94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142E9DC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14:paraId="62638B06" w14:textId="349B74E4" w:rsidR="00554D08" w:rsidRDefault="00554D08" w:rsidP="00554D08">
      <w:pPr>
        <w:pStyle w:val="Heading1"/>
        <w:spacing w:after="0" w:before="360"/>
      </w:pPr>
      <w:r>
        <w:t>S4. Sensitivity analysis</w:t>
      </w:r>
    </w:p>
    <w:p>
      <w:pPr>
        <w:pStyle w:val="BodyText"/>
        <w:spacing w:before="0" w:after="120" w:line="360" w:lineRule="auto"/>
        <w:ind w:firstLine="0"/>
        <w:jc w:val="both"/>
      </w:pPr>
      <w:r>
        <w:t xml:space="preserve">Table S5 lists the parameters varied in the Morris analysis [14], performed with SALib [15], and Table S6 gives the design settings.</w:t>
      </w:r>
    </w:p>
    <w:p w14:paraId="1FD953C7" w14:textId="0FF1805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5</w:t>
      </w:r>
      <w:r w:rsidRPr="007E2F54">
        <w:rPr>
          <w:b/>
          <w:bCs/>
          <w:noProof/>
          <w:sz w:val="20"/>
          <w:szCs w:val="20"/>
        </w:rPr>
        <w:fldChar w:fldCharType="end"/>
      </w:r>
      <w:r w:rsidRPr="007E2F54">
        <w:rPr>
          <w:b/>
          <w:bCs/>
          <w:sz w:val="20"/>
          <w:szCs w:val="20"/>
        </w:rPr>
        <w:t xml:space="preserve">.</w:t>
      </w:r>
      <w:r w:rsidRPr="007E2F54">
        <w:rPr>
          <w:b w:val="0"/>
          <w:sz w:val="20"/>
          <w:szCs w:val="20"/>
        </w:rPr>
        <w:t xml:space="preserve"> </w:t>
      </w:r>
      <w:r w:rsidRPr="0058173B">
        <w:rPr>
          <w:b w:val="0"/>
          <w:sz w:val="20"/>
          <w:szCs w:val="20"/>
        </w:rPr>
        <w:t xml:space="preserve">Parameters included in the Morris sensitivity analysis.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315C31A6" w14:textId="77777777" w:rsidTr="00433030">
        <w:trPr>
          <w:cantSplit/>
          <w:tblHeader/>
        </w:trPr>
        <w:tc>
          <w:tcPr>
            <w:tcW w:w="3918" w:type="dxa"/>
            <w:tcBorders>
              <w:bottom w:val="single" w:sz="6" w:space="0" w:color="000000"/>
            </w:tcBorders>
            <w:vAlign w:val="center"/>
          </w:tcPr>
          <w:p w14:paraId="6F6FB0AA"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2AD94C84"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6D592703"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103A8DBC"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33031140" w14:textId="77777777" w:rsidTr="00433030">
        <w:trPr>
          <w:cantSplit/>
        </w:trPr>
        <w:tc>
          <w:tcPr>
            <w:tcW w:w="3918" w:type="dxa"/>
            <w:vAlign w:val="center"/>
          </w:tcPr>
          <w:p w14:paraId="38E98AAB"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7279820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3A7E6AC9"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50–200</w:t>
            </w:r>
          </w:p>
        </w:tc>
        <w:tc>
          <w:tcPr>
            <w:tcW w:w="1495" w:type="dxa"/>
            <w:vAlign w:val="center"/>
          </w:tcPr>
          <w:p w14:paraId="1ED380D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D14D417" w14:textId="77777777" w:rsidTr="00433030">
        <w:trPr>
          <w:cantSplit/>
        </w:trPr>
        <w:tc>
          <w:tcPr>
            <w:tcW w:w="3918" w:type="dxa"/>
            <w:vAlign w:val="center"/>
          </w:tcPr>
          <w:p w14:paraId="17B986D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4377921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5D2D6DD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1–50</w:t>
            </w:r>
          </w:p>
        </w:tc>
        <w:tc>
          <w:tcPr>
            <w:tcW w:w="1495" w:type="dxa"/>
            <w:vAlign w:val="center"/>
          </w:tcPr>
          <w:p w14:paraId="32DB2B3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b/>
                <w:bCs/>
                <w:color w:val="000000"/>
                <w:sz w:val="20"/>
                <w:szCs w:val="20"/>
                <w:lang w:eastAsia="en-US"/>
              </w:rPr>
              <w:t xml:space="preserve">L² mol⁻² h⁻¹</w:t>
            </w:r>
          </w:p>
        </w:tc>
      </w:tr>
      <w:tr w:rsidR="00554D08" w:rsidRPr="003C38E8" w14:paraId="08B19288" w14:textId="77777777" w:rsidTr="00433030">
        <w:trPr>
          <w:cantSplit/>
        </w:trPr>
        <w:tc>
          <w:tcPr>
            <w:tcW w:w="3918" w:type="dxa"/>
            <w:vAlign w:val="center"/>
          </w:tcPr>
          <w:p w14:paraId="43192F4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3838789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6977D82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0.1–5.0</w:t>
            </w:r>
          </w:p>
        </w:tc>
        <w:tc>
          <w:tcPr>
            <w:tcW w:w="1495" w:type="dxa"/>
            <w:vAlign w:val="center"/>
          </w:tcPr>
          <w:p w14:paraId="35AB539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34D28863" w14:textId="77777777" w:rsidTr="00433030">
        <w:trPr>
          <w:cantSplit/>
        </w:trPr>
        <w:tc>
          <w:tcPr>
            <w:tcW w:w="3918" w:type="dxa"/>
            <w:vAlign w:val="center"/>
          </w:tcPr>
          <w:p w14:paraId="1F4F2F5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3BD8F95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0DE1A64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24B452A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23051B2" w14:textId="77777777" w:rsidTr="00433030">
        <w:trPr>
          <w:cantSplit/>
        </w:trPr>
        <w:tc>
          <w:tcPr>
            <w:tcW w:w="3918" w:type="dxa"/>
            <w:vAlign w:val="center"/>
          </w:tcPr>
          <w:p w14:paraId="0BC703A7"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6CE3CE4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7A6E0F06" w14:textId="77777777" w:rsidR="00554D08" w:rsidRPr="00A26FEC" w:rsidRDefault="00554D08" w:rsidP="00433030">
            <w:pPr>
              <w:keepNext/>
              <w:spacing w:line="240" w:lineRule="auto" w:before="20" w:after="20"/>
              <w:ind w:firstLine="0"/>
              <w:jc w:val="center"/>
              <w:rPr>
                <w:rFonts w:cs="Times New Roman"/>
                <w:color w:val="000000"/>
                <w:sz w:val="20"/>
                <w:szCs w:val="20"/>
                <w:lang w:eastAsia="en-US"/>
              </w:rPr>
            </w:pPr>
            <m:oMathPara>
              <m:oMathParaPr>
                <m:jc m:val="left"/>
              </m:oMathParaPr>
              <m:oMath>
                <m:r>
                  <m:rPr>
                    <m:sty m:val="p"/>
                  </m:rPr>
                  <w:rPr>
                    <w:rFonts w:ascii="Cambria Math" w:hAnsi="Cambria Math" w:cs="Times New Roman"/>
                    <w:color w:val="000000"/>
                    <w:sz w:val="20"/>
                    <w:szCs w:val="20"/>
                    <w:lang w:eastAsia="en-US"/>
                  </w:rPr>
                  <m:t>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-9</m:t>
                    </m:r>
                  </m:sup>
                </m:sSup>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to</m:t>
                </m:r>
                <m:r>
                  <m:rPr>
                    <m:sty m:val="p"/>
                  </m:rPr>
                  <w:rPr>
                    <w:rFonts w:ascii="Cambria Math" w:hAnsi="Cambria Math" w:cs="Times New Roman"/>
                    <w:color w:val="000000"/>
                    <w:sz w:val="20"/>
                    <w:szCs w:val="20"/>
                    <w:lang w:eastAsia="en-US"/>
                  </w:rPr>
                  <m:t xml:space="preserve"> 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-7</m:t>
                    </m:r>
                  </m:sup>
                </m:sSup>
              </m:oMath>
            </m:oMathPara>
          </w:p>
        </w:tc>
        <w:tc>
          <w:tcPr>
            <w:tcW w:w="1495" w:type="dxa"/>
            <w:vAlign w:val="center"/>
          </w:tcPr>
          <w:p w14:paraId="6B435C14"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03E282A8" w14:textId="77777777" w:rsidTr="00433030">
        <w:trPr>
          <w:cantSplit/>
        </w:trPr>
        <w:tc>
          <w:tcPr>
            <w:tcW w:w="3918" w:type="dxa"/>
            <w:vAlign w:val="center"/>
          </w:tcPr>
          <w:p w14:paraId="62BAD8D4"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351D1B9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38B7B91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7B443CE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5D3F50C9" w14:textId="77777777" w:rsidTr="00433030">
        <w:trPr>
          <w:cantSplit/>
        </w:trPr>
        <w:tc>
          <w:tcPr>
            <w:tcW w:w="3918" w:type="dxa"/>
            <w:vAlign w:val="center"/>
          </w:tcPr>
          <w:p w14:paraId="23BB14D1"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5B1A48BA"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1A64E74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2C0880B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A0CD907" w14:textId="77777777" w:rsidTr="00433030">
        <w:trPr>
          <w:cantSplit/>
        </w:trPr>
        <w:tc>
          <w:tcPr>
            <w:tcW w:w="3918" w:type="dxa"/>
            <w:vAlign w:val="center"/>
          </w:tcPr>
          <w:p w14:paraId="610B1A77"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02033335"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4FD021EA"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7EB1E78C"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bl>
    <w:p w14:paraId="41E5E655" w14:textId="69DA9C09"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 xml:space="preserve">.</w:t>
      </w:r>
      <w:r>
        <w:rPr>
          <w:b w:val="0"/>
          <w:sz w:val="20"/>
          <w:szCs w:val="20"/>
        </w:rPr>
        <w:t xml:space="preserve"> </w:t>
      </w:r>
      <w:r w:rsidRPr="003A1412">
        <w:rPr>
          <w:b w:val="0"/>
          <w:sz w:val="20"/>
          <w:szCs w:val="20"/>
        </w:rPr>
        <w:t xml:space="preserve">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64400F77" w14:textId="77777777" w:rsidTr="00433030">
        <w:trPr>
          <w:cantSplit/>
          <w:tblHeader/>
        </w:trPr>
        <w:tc>
          <w:tcPr>
            <w:tcW w:w="4509" w:type="dxa"/>
            <w:tcBorders>
              <w:bottom w:val="single" w:sz="6" w:space="0" w:color="000000"/>
            </w:tcBorders>
            <w:vAlign w:val="center"/>
          </w:tcPr>
          <w:p w14:paraId="2BC22086"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51667FC2"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49C07096" w14:textId="77777777" w:rsidTr="00433030">
        <w:trPr>
          <w:cantSplit/>
        </w:trPr>
        <w:tc>
          <w:tcPr>
            <w:tcW w:w="4509" w:type="dxa"/>
            <w:vAlign w:val="center"/>
          </w:tcPr>
          <w:p w14:paraId="089E27D8"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366B344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79C4D776" w14:textId="77777777" w:rsidTr="00433030">
        <w:trPr>
          <w:cantSplit/>
        </w:trPr>
        <w:tc>
          <w:tcPr>
            <w:tcW w:w="4509" w:type="dxa"/>
            <w:vAlign w:val="center"/>
          </w:tcPr>
          <w:p w14:paraId="76AC1590"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42C424C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0763FEC" w14:textId="77777777" w:rsidTr="00433030">
        <w:trPr>
          <w:cantSplit/>
        </w:trPr>
        <w:tc>
          <w:tcPr>
            <w:tcW w:w="4509" w:type="dxa"/>
            <w:vAlign w:val="center"/>
          </w:tcPr>
          <w:p w14:paraId="0F8AC7E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A238A1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1265A1E" w14:textId="77777777" w:rsidTr="00433030">
        <w:trPr>
          <w:cantSplit/>
        </w:trPr>
        <w:tc>
          <w:tcPr>
            <w:tcW w:w="4509" w:type="dxa"/>
            <w:vAlign w:val="center"/>
          </w:tcPr>
          <w:p w14:paraId="737EFBDA"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990C01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10B41B33" w14:textId="77777777" w:rsidTr="00433030">
        <w:trPr>
          <w:cantSplit/>
        </w:trPr>
        <w:tc>
          <w:tcPr>
            <w:tcW w:w="4509" w:type="dxa"/>
            <w:vAlign w:val="center"/>
          </w:tcPr>
          <w:p w14:paraId="675C255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511389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61FB2880" w14:textId="77777777" w:rsidTr="00433030">
        <w:trPr>
          <w:cantSplit/>
        </w:trPr>
        <w:tc>
          <w:tcPr>
            <w:tcW w:w="4509" w:type="dxa"/>
            <w:vAlign w:val="center"/>
          </w:tcPr>
          <w:p w14:paraId="6884250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308E6666"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15A40171" w14:textId="77777777" w:rsidTr="00433030">
        <w:trPr>
          <w:cantSplit/>
        </w:trPr>
        <w:tc>
          <w:tcPr>
            <w:tcW w:w="4509" w:type="dxa"/>
            <w:vAlign w:val="center"/>
          </w:tcPr>
          <w:p w14:paraId="7B4DA158"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6C33ADEB"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pPr>
        <w:pStyle w:val="BodyText"/>
        <w:spacing w:before="360" w:after="120" w:line="360" w:lineRule="auto"/>
        <w:ind w:firstLine="0"/>
        <w:jc w:val="both"/>
      </w:pPr>
      <w:r>
        <w:t>Figure S5 shows how the sensitivity indices evolve during the simulated degradation.</w:t>
      </w:r>
    </w:p>
    <w:p w14:paraId="2D026940" w14:textId="77777777" w:rsidR="00554D08" w:rsidRDefault="00554D08" w:rsidP="00554D08">
      <w:pPr>
        <w:keepNext/>
        <w:spacing w:after="0" w:line="240" w:lineRule="auto" w:before="360"/>
        <w:ind w:firstLine="0"/>
        <w:jc w:val="center"/>
      </w:pPr>
      <w:r>
        <w:rPr>
          <w:noProof/>
        </w:rPr>
        <w:drawing>
          <wp:inline distT="0" distB="0" distL="0" distR="0" wp14:anchorId="5F454D5C" wp14:editId="00B5BA50">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508C8767" w14:textId="58C947AC"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D80D58">
        <w:rPr>
          <w:b/>
          <w:bCs/>
          <w:noProof/>
          <w:sz w:val="20"/>
          <w:szCs w:val="20"/>
        </w:rPr>
        <w:t>5</w:t>
      </w:r>
      <w:r w:rsidRPr="007E2F54">
        <w:rPr>
          <w:b/>
          <w:bCs/>
          <w:sz w:val="20"/>
          <w:szCs w:val="20"/>
        </w:rPr>
        <w:fldChar w:fldCharType="end"/>
      </w:r>
      <w:r w:rsidRPr="007E2F54">
        <w:rPr>
          <w:b/>
          <w:bCs/>
          <w:sz w:val="20"/>
          <w:szCs w:val="20"/>
        </w:rPr>
        <w:t xml:space="preserve">.</w:t>
      </w:r>
      <w:r>
        <w:rPr>
          <w:b w:val="0"/>
          <w:sz w:val="20"/>
          <w:szCs w:val="20"/>
        </w:rPr>
        <w:t xml:space="preserve"> </w:t>
      </w:r>
      <w:r w:rsidRPr="009D3074">
        <w:rPr>
          <w:b w:val="0"/>
          <w:sz w:val="20"/>
          <w:szCs w:val="20"/>
        </w:rPr>
        <w:t>Time-dependent Morris sensitivity indices (μ</w:t>
      </w:r>
      <w:r w:rsidRPr="003A6B98">
        <w:rPr>
          <w:rFonts w:ascii="Cambria Math" w:hAnsi="Cambria Math" w:cs="Cambria Math"/>
          <w:b w:val="0"/>
          <w:sz w:val="20"/>
          <w:szCs w:val="20"/>
          <w:vertAlign w:val="superscript"/>
        </w:rPr>
        <w:t>∗</w:t>
      </w:r>
      <w:r w:rsidRPr="009D3074">
        <w:rPr>
          <w:b w:val="0"/>
          <w:sz w:val="20"/>
          <w:szCs w:val="20"/>
        </w:rPr>
        <w:t>) for the model parameters affecting predicted Zn mass loss during 168 h of degradation. The variation of μ</w:t>
      </w:r>
      <w:r w:rsidRPr="003A6B98">
        <w:rPr>
          <w:rFonts w:ascii="Cambria Math" w:hAnsi="Cambria Math" w:cs="Cambria Math"/>
          <w:b w:val="0"/>
          <w:sz w:val="20"/>
          <w:szCs w:val="20"/>
          <w:vertAlign w:val="superscript"/>
        </w:rPr>
        <w:t>∗</w:t>
      </w:r>
      <w:r w:rsidRPr="009D3074">
        <w:rPr>
          <w:b w:val="0"/>
          <w:sz w:val="20"/>
          <w:szCs w:val="20"/>
        </w:rPr>
        <w:t xml:space="preserve"> </w:t>
      </w:r>
      <w:r>
        <w:rPr>
          <w:b w:val="0"/>
          <w:sz w:val="20"/>
          <w:szCs w:val="20"/>
        </w:rPr>
        <w:t xml:space="preserve">over time quantifies how each parameter's influence on the degradation response changes </w:t>
      </w:r>
      <w:r w:rsidRPr="009D3074">
        <w:rPr>
          <w:b w:val="0"/>
          <w:sz w:val="20"/>
          <w:szCs w:val="20"/>
        </w:rPr>
        <w:t>throughout the simulation period</w:t>
      </w:r>
      <w:r w:rsidRPr="00897B3B">
        <w:rPr>
          <w:b w:val="0"/>
          <w:sz w:val="20"/>
          <w:szCs w:val="20"/>
        </w:rPr>
        <w:t>.</w:t>
      </w:r>
    </w:p>
    <w:p w14:paraId="3498A6A1" w14:textId="69AC74D1" w:rsidR="005D7A85" w:rsidRDefault="005F4719" w:rsidP="00BE6B79">
      <w:pPr>
        <w:pStyle w:val="Heading1"/>
      </w:pPr>
      <w:r>
        <w:t>S5. Bayesian calibration and validation</w:t>
      </w:r>
    </w:p>
    <w:p w14:paraId="149DE31D" w14:textId="1A44F5E6" w:rsidR="00DA0507" w:rsidRDefault="00DA0507" w:rsidP="00DA0507">
      <w:pPr>
        <w:pStyle w:val="BodyText"/>
        <w:spacing w:before="0" w:after="120" w:line="360" w:lineRule="auto"/>
        <w:ind w:firstLine="0"/>
        <w:jc w:val="both"/>
      </w:pPr>
      <w:r w:rsidRPr="00DA0507">
        <w:t>Optimal parameters were identified by minimizing the RMSE between predicted and literature-reported 14-day mass-loss measurements. A Gaussian process (GP) surrogate model [16] was initialized using a 12-point Latin hypercube sampling (LHS) design [18] spanning the admissible parameter space and iteratively refined using the expected improvement (EI) acquisition function [17]. The literature data are from Liu et al. [19].</w:t>
      </w:r>
    </w:p>
    <w:p>
      <w:pPr>
        <w:pStyle w:val="BodyText"/>
        <w:keepNext/>
        <w:spacing w:before="0" w:after="120" w:line="360" w:lineRule="auto"/>
        <w:ind w:firstLine="0"/>
        <w:jc w:val="both"/>
      </w:pPr>
      <w:r>
        <w:t>The RMSE was calculated as:</w:t>
      </w:r>
    </w:p>
    <w:p w14:paraId="4E810149" w14:textId="586753FA" w:rsidR="00377A22" w:rsidRPr="00542C5D" w:rsidRDefault="00457C34" w:rsidP="00377A22">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S5</m:t>
                  </m:r>
                </m:e>
              </m:d>
            </m:e>
          </m:eqArr>
        </m:oMath>
      </m:oMathPara>
    </w:p>
    <w:p>
      <w:pPr>
        <w:pStyle w:val="BodyText"/>
        <w:keepNext w:val="0"/>
        <w:spacing w:before="0" w:after="120" w:line="360" w:lineRule="auto"/>
        <w:ind w:firstLine="0"/>
        <w:jc w:val="both"/>
      </w:pPr>
      <w:r>
        <w:t>where n is the number of literature data points, and MassLoss_sim(t_i) and MassLoss_exp(t_i) are the simulated and literature mass loss at time t_i, respectively.</w:t>
      </w:r>
    </w:p>
    <w:p>
      <w:pPr>
        <w:pStyle w:val="BodyText"/>
        <w:spacing w:before="0" w:after="120" w:line="360" w:lineRule="auto"/>
        <w:ind w:firstLine="0"/>
        <w:jc w:val="both"/>
      </w:pPr>
      <w:r>
        <w:t>Table S7 lists the literature mass-loss data used for calibration.</w:t>
      </w:r>
    </w:p>
    <w:p w14:paraId="799221B9" w14:textId="014D6F2C"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Literature mass-loss data used for Bayesian calibration</w:t>
      </w:r>
      <w:r>
        <w:rPr>
          <w:b w:val="0"/>
          <w:sz w:val="20"/>
          <w:szCs w:val="20"/>
        </w:rPr>
        <w:t xml:space="preserve">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0636B2C5" w14:textId="77777777" w:rsidTr="00927926">
        <w:trPr>
          <w:cantSplit/>
          <w:tblHeader/>
        </w:trPr>
        <w:tc>
          <w:tcPr>
            <w:tcW w:w="2026" w:type="dxa"/>
            <w:tcBorders>
              <w:bottom w:val="single" w:sz="6" w:space="0" w:color="000000"/>
            </w:tcBorders>
            <w:vAlign w:val="center"/>
          </w:tcPr>
          <w:p w14:paraId="7624B030"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7888168C"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7D5F578"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5DB2748C" w14:textId="77777777" w:rsidTr="00927926">
        <w:trPr>
          <w:cantSplit/>
        </w:trPr>
        <w:tc>
          <w:tcPr>
            <w:tcW w:w="2026" w:type="dxa"/>
            <w:vAlign w:val="center"/>
          </w:tcPr>
          <w:p w14:paraId="7B74EF8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5016F91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1C5E035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14B74360" w14:textId="77777777" w:rsidTr="00927926">
        <w:trPr>
          <w:cantSplit/>
        </w:trPr>
        <w:tc>
          <w:tcPr>
            <w:tcW w:w="2026" w:type="dxa"/>
            <w:vAlign w:val="center"/>
          </w:tcPr>
          <w:p w14:paraId="222E003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59CA2FC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3C97557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2E145D67" w14:textId="77777777" w:rsidTr="00927926">
        <w:trPr>
          <w:cantSplit/>
        </w:trPr>
        <w:tc>
          <w:tcPr>
            <w:tcW w:w="2026" w:type="dxa"/>
            <w:vAlign w:val="center"/>
          </w:tcPr>
          <w:p w14:paraId="55A07EBC"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092AC95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497BD12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7F0CA1F2" w14:textId="77777777" w:rsidTr="00927926">
        <w:trPr>
          <w:cantSplit/>
        </w:trPr>
        <w:tc>
          <w:tcPr>
            <w:tcW w:w="2026" w:type="dxa"/>
            <w:vAlign w:val="center"/>
          </w:tcPr>
          <w:p w14:paraId="5E4FF8C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3D07EB9F"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73E6F9D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C98CB01" w14:textId="77777777" w:rsidTr="00927926">
        <w:trPr>
          <w:cantSplit/>
        </w:trPr>
        <w:tc>
          <w:tcPr>
            <w:tcW w:w="2026" w:type="dxa"/>
            <w:vAlign w:val="center"/>
          </w:tcPr>
          <w:p w14:paraId="22ADBB20"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7DF077F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0D381C0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4139ABE9" w14:textId="77777777" w:rsidTr="00927926">
        <w:trPr>
          <w:cantSplit/>
        </w:trPr>
        <w:tc>
          <w:tcPr>
            <w:tcW w:w="2026" w:type="dxa"/>
            <w:vAlign w:val="center"/>
          </w:tcPr>
          <w:p w14:paraId="4CB0CC9D"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35A6886A"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50CC1B2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0.3200</w:t>
            </w:r>
          </w:p>
        </w:tc>
      </w:tr>
    </w:tbl>
    <w:p>
      <w:pPr>
        <w:pStyle w:val="BodyText"/>
        <w:spacing w:before="360" w:after="120" w:line="360" w:lineRule="auto"/>
        <w:ind w:firstLine="0"/>
        <w:jc w:val="both"/>
      </w:pPr>
      <w:r>
        <w:t>Tables S8 and S9 and Figure S6 compare the calibrated model with the literature data.</w:t>
      </w:r>
    </w:p>
    <w:p w14:paraId="723FF065" w14:textId="6A85DA0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8</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 xml:space="preserve">Literature </w:t>
      </w:r>
      <w:r>
        <w:rPr>
          <w:b w:val="0"/>
          <w:sz w:val="20"/>
          <w:szCs w:val="20"/>
        </w:rPr>
        <w:t>Zn dissolution and pH data used for validation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2674F44" w14:textId="77777777" w:rsidTr="00927926">
        <w:trPr>
          <w:cantSplit/>
          <w:tblHeader/>
        </w:trPr>
        <w:tc>
          <w:tcPr>
            <w:tcW w:w="1307" w:type="dxa"/>
            <w:tcBorders>
              <w:bottom w:val="single" w:sz="6" w:space="0" w:color="000000"/>
            </w:tcBorders>
            <w:vAlign w:val="center"/>
          </w:tcPr>
          <w:p w14:paraId="19F64FF9"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1966D1E9"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188F91F1"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6DE8A2A"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5EB79FF3" w14:textId="77777777" w:rsidTr="00927926">
        <w:trPr>
          <w:cantSplit/>
        </w:trPr>
        <w:tc>
          <w:tcPr>
            <w:tcW w:w="1307" w:type="dxa"/>
            <w:vAlign w:val="center"/>
          </w:tcPr>
          <w:p w14:paraId="4058ADA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250AEA9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2ED64D31"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6E5C1C53"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7.4</w:t>
            </w:r>
          </w:p>
        </w:tc>
      </w:tr>
      <w:tr w:rsidR="00554D08" w:rsidRPr="00461D9B" w14:paraId="5ED1EC21" w14:textId="77777777" w:rsidTr="00927926">
        <w:trPr>
          <w:cantSplit/>
        </w:trPr>
        <w:tc>
          <w:tcPr>
            <w:tcW w:w="1307" w:type="dxa"/>
            <w:vAlign w:val="center"/>
          </w:tcPr>
          <w:p w14:paraId="45801A99"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5E8939F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5180D50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567843E8"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w:t>
            </w:r>
          </w:p>
        </w:tc>
      </w:tr>
      <w:tr w:rsidR="00554D08" w:rsidRPr="00461D9B" w14:paraId="5FE149EE" w14:textId="77777777" w:rsidTr="00927926">
        <w:trPr>
          <w:cantSplit/>
        </w:trPr>
        <w:tc>
          <w:tcPr>
            <w:tcW w:w="1307" w:type="dxa"/>
            <w:vAlign w:val="center"/>
          </w:tcPr>
          <w:p w14:paraId="365C8774"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16C5425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288EA4E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0357F1BB"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7.57</w:t>
            </w:r>
          </w:p>
        </w:tc>
      </w:tr>
      <w:tr w:rsidR="00554D08" w:rsidRPr="00461D9B" w14:paraId="5FC388D0" w14:textId="77777777" w:rsidTr="00927926">
        <w:trPr>
          <w:cantSplit/>
        </w:trPr>
        <w:tc>
          <w:tcPr>
            <w:tcW w:w="1307" w:type="dxa"/>
            <w:vAlign w:val="center"/>
          </w:tcPr>
          <w:p w14:paraId="60DE15B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42F4CB2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44235D2E"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1BBA93C4"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7.58</w:t>
            </w:r>
          </w:p>
        </w:tc>
      </w:tr>
      <w:tr w:rsidR="00554D08" w:rsidRPr="00461D9B" w14:paraId="03EA983C" w14:textId="77777777" w:rsidTr="00927926">
        <w:trPr>
          <w:cantSplit/>
        </w:trPr>
        <w:tc>
          <w:tcPr>
            <w:tcW w:w="1307" w:type="dxa"/>
            <w:vAlign w:val="center"/>
          </w:tcPr>
          <w:p w14:paraId="6B647FC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09861A69"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78AFD507"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0C8C782A"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7.63</w:t>
            </w:r>
          </w:p>
        </w:tc>
      </w:tr>
      <w:tr w:rsidR="00554D08" w:rsidRPr="00461D9B" w14:paraId="1C00CB42" w14:textId="77777777" w:rsidTr="00927926">
        <w:trPr>
          <w:cantSplit/>
        </w:trPr>
        <w:tc>
          <w:tcPr>
            <w:tcW w:w="1307" w:type="dxa"/>
            <w:vAlign w:val="center"/>
          </w:tcPr>
          <w:p w14:paraId="59DEF962"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5A11F84C"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E6F5153"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0F8FD59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7.63</w:t>
            </w:r>
          </w:p>
        </w:tc>
      </w:tr>
    </w:tbl>
    <w:p w14:paraId="7A6424DE" w14:textId="0FDA752B" w:rsidR="00554D08" w:rsidRPr="00554D08" w:rsidRDefault="00907ED2" w:rsidP="00554D08">
      <w:pPr>
        <w:pStyle w:val="Captions"/>
        <w:keepNext/>
        <w:spacing w:line="240" w:lineRule="auto" w:before="360" w:after="80"/>
        <w:ind w:firstLine="0"/>
        <w:jc w:val="both"/>
      </w:pPr>
      <w:r w:rsidRPr="00B30B0E">
        <w:rPr>
          <w:b/>
          <w:bCs/>
          <w:sz w:val="20"/>
          <w:szCs w:val="20"/>
        </w:rPr>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9</w:t>
      </w:r>
      <w:r w:rsidR="00B5514D" w:rsidRPr="00B30B0E">
        <w:rPr>
          <w:b/>
          <w:bCs/>
          <w:noProof/>
          <w:sz w:val="20"/>
          <w:szCs w:val="20"/>
        </w:rPr>
        <w:fldChar w:fldCharType="end"/>
      </w:r>
      <w:r w:rsidRPr="00B30B0E">
        <w:rPr>
          <w:b/>
          <w:bCs/>
          <w:sz w:val="20"/>
          <w:szCs w:val="20"/>
        </w:rPr>
        <w:t xml:space="preserve">.</w:t>
      </w:r>
      <w:r>
        <w:rPr>
          <w:b w:val="0"/>
          <w:sz w:val="20"/>
          <w:szCs w:val="20"/>
        </w:rPr>
        <w:t xml:space="preserve"> </w:t>
      </w:r>
      <w:r w:rsidR="00554D08" w:rsidRPr="00554D08">
        <w:rPr>
          <w:b w:val="0"/>
          <w:sz w:val="20"/>
          <w:szCs w:val="20"/>
        </w:rPr>
        <w:t xml:space="preserve">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7A35AA75" w14:textId="77777777" w:rsidTr="00554D08">
        <w:trPr>
          <w:cantSplit/>
          <w:tblHeader/>
        </w:trPr>
        <w:tc>
          <w:tcPr>
            <w:tcW w:w="120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0258F805" w14:textId="77777777" w:rsidTr="00554D08">
        <w:trPr>
          <w:cantSplit/>
        </w:trPr>
        <w:tc>
          <w:tcPr>
            <w:tcW w:w="120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6BE0B7E5" w14:textId="77777777" w:rsidTr="00554D08">
        <w:trPr>
          <w:cantSplit/>
        </w:trPr>
        <w:tc>
          <w:tcPr>
            <w:tcW w:w="1200" w:type="dxa"/>
            <w:vAlign w:val="center"/>
          </w:tcPr>
          <w:p w14:paraId="2A2F7B1C"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678B0861" w14:textId="6B7CA6B0"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5BCD589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6FCB78A8" w14:textId="410FD8A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57CC89E3" w14:textId="77777777" w:rsidTr="00554D08">
        <w:trPr>
          <w:cantSplit/>
        </w:trPr>
        <w:tc>
          <w:tcPr>
            <w:tcW w:w="1200" w:type="dxa"/>
            <w:vAlign w:val="center"/>
          </w:tcPr>
          <w:p w14:paraId="26FBB791"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0F557B72" w14:textId="5C273A4D"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D6D731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4AE53FC7" w14:textId="021294C5"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401617C1" w14:textId="77777777" w:rsidTr="00554D08">
        <w:trPr>
          <w:cantSplit/>
        </w:trPr>
        <w:tc>
          <w:tcPr>
            <w:tcW w:w="1200" w:type="dxa"/>
            <w:vAlign w:val="center"/>
          </w:tcPr>
          <w:p w14:paraId="5CD2A613"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0726A913" w14:textId="2A63A6B3"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7130F3A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7DFF2407" w14:textId="64CB0B0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24C5052A" w14:textId="77777777" w:rsidTr="00554D08">
        <w:trPr>
          <w:cantSplit/>
        </w:trPr>
        <w:tc>
          <w:tcPr>
            <w:tcW w:w="1200" w:type="dxa"/>
            <w:vAlign w:val="center"/>
          </w:tcPr>
          <w:p w14:paraId="2A9A20A7"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341EE8E4" w14:textId="0CAF0D92"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20D93FA2"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496AE44C" w14:textId="1109A479"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3CB31325" w14:textId="77777777" w:rsidTr="00554D08">
        <w:trPr>
          <w:cantSplit/>
        </w:trPr>
        <w:tc>
          <w:tcPr>
            <w:tcW w:w="1200" w:type="dxa"/>
            <w:vAlign w:val="center"/>
          </w:tcPr>
          <w:p w14:paraId="3563CFA9"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2C8E0998" w14:textId="47818B0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6012DA11"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4E44B3D0" w14:textId="3EEA3ADE"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5E317C34" w14:textId="77777777" w:rsidTr="00554D08">
        <w:trPr>
          <w:cantSplit/>
        </w:trPr>
        <w:tc>
          <w:tcPr>
            <w:tcW w:w="1200" w:type="dxa"/>
            <w:vAlign w:val="center"/>
          </w:tcPr>
          <w:p w14:paraId="3CF25173" w14:textId="77777777" w:rsidR="003A0691" w:rsidRPr="005661E2" w:rsidRDefault="003A0691" w:rsidP="00913FEC">
            <w:pPr>
              <w:keepNext w:val="0"/>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1D1623DD" w14:textId="7D455789"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756A96FF" w14:textId="77777777"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52F99F1" w14:textId="098E9B51"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1DAFABA4" w14:textId="582391B1" w:rsidR="00DF756F" w:rsidRDefault="00D80D58" w:rsidP="00DF756F">
      <w:pPr>
        <w:pStyle w:val="BodyText"/>
        <w:keepNext/>
        <w:spacing w:before="360" w:after="0" w:line="240" w:lineRule="auto"/>
        <w:ind w:firstLine="0"/>
        <w:jc w:val="center"/>
      </w:pPr>
      <w:r>
        <w:rPr>
          <w:noProof/>
        </w:rPr>
        <w:drawing>
          <wp:inline distT="0" distB="0" distL="0" distR="0" wp14:anchorId="67991887" wp14:editId="2929B301">
            <wp:extent cx="5731510" cy="3407382"/>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7382"/>
                    </a:xfrm>
                    <a:prstGeom prst="rect">
                      <a:avLst/>
                    </a:prstGeom>
                  </pic:spPr>
                </pic:pic>
              </a:graphicData>
            </a:graphic>
          </wp:inline>
        </w:drawing>
      </w:r>
    </w:p>
    <w:p w14:paraId="7A7AEBA9" w14:textId="0D050B1C" w:rsidR="005F4719" w:rsidRDefault="00DF756F" w:rsidP="00DF756F">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21293D">
        <w:rPr>
          <w:b/>
          <w:bCs/>
          <w:noProof/>
          <w:sz w:val="20"/>
          <w:szCs w:val="20"/>
        </w:rPr>
        <w:t>6</w:t>
      </w:r>
      <w:r w:rsidRPr="007E2F54">
        <w:rPr>
          <w:b/>
          <w:bCs/>
          <w:sz w:val="20"/>
          <w:szCs w:val="20"/>
        </w:rPr>
        <w:fldChar w:fldCharType="end"/>
      </w:r>
      <w:r w:rsidRPr="007E2F54">
        <w:rPr>
          <w:b/>
          <w:bCs/>
          <w:sz w:val="20"/>
          <w:szCs w:val="20"/>
        </w:rPr>
        <w:t xml:space="preserve">.</w:t>
      </w:r>
      <w:r w:rsidR="009B05C1">
        <w:rPr>
          <w:b w:val="0"/>
          <w:sz w:val="20"/>
          <w:szCs w:val="20"/>
        </w:rPr>
        <w:t xml:space="preserve"> </w:t>
      </w:r>
      <w:r w:rsidR="003E77C2" w:rsidRPr="003E77C2">
        <w:rPr>
          <w:b w:val="0"/>
          <w:sz w:val="20"/>
          <w:szCs w:val="20"/>
        </w:rPr>
        <w:t xml:space="preserve">Bayesian calibration results: (a) simulated and literature mass loss, (b) normalized parameter trajectories, and (c–e) RMSE response surfaces for pairwise combinations of</w:t>
      </w:r>
      <w:r w:rsidR="003E77C2">
        <w:rPr>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b w:val="0"/>
          <w:sz w:val="20"/>
          <w:szCs w:val="20"/>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b w:val="0"/>
          <w:sz w:val="20"/>
          <w:szCs w:val="20"/>
        </w:rPr>
        <w:t>.</w:t>
      </w:r>
    </w:p>
    <w:p>
      <w:pPr>
        <w:pStyle w:val="BodyText"/>
        <w:spacing w:before="0" w:after="120" w:line="360" w:lineRule="auto"/>
        <w:ind w:firstLine="0"/>
        <w:jc w:val="both"/>
      </w:pPr>
      <w:r>
        <w:t>Table S10 lists the settings of the Bayesian optimizer.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10</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3F4E789F" w14:textId="77777777" w:rsidTr="00D50C40">
        <w:trPr>
          <w:cantSplit/>
          <w:tblHeader/>
        </w:trPr>
        <w:tc>
          <w:tcPr>
            <w:tcW w:w="3619" w:type="dxa"/>
            <w:tcBorders>
              <w:bottom w:val="single" w:sz="6" w:space="0" w:color="000000"/>
            </w:tcBorders>
            <w:vAlign w:val="center"/>
          </w:tcPr>
          <w:p w14:paraId="17059050" w14:textId="77777777" w:rsidR="00B232B9" w:rsidRPr="00151F4E" w:rsidRDefault="00B232B9" w:rsidP="00151F4E">
            <w:pPr>
              <w:keepNext w:val="0"/>
              <w:spacing w:line="240" w:lineRule="auto" w:before="20" w:after="20"/>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B7E173E" w14:textId="77777777" w:rsidR="00B232B9" w:rsidRPr="00151F4E" w:rsidRDefault="00B232B9" w:rsidP="00151F4E">
            <w:pPr>
              <w:pStyle w:val="Captions"/>
              <w:keepNext w:val="0"/>
              <w:spacing w:before="20" w:after="20" w:line="240" w:lineRule="auto"/>
              <w:ind w:firstLine="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4592906" w14:textId="77777777" w:rsidTr="00B5514D">
        <w:trPr>
          <w:cantSplit/>
        </w:trPr>
        <w:tc>
          <w:tcPr>
            <w:tcW w:w="3619" w:type="dxa"/>
            <w:vAlign w:val="center"/>
          </w:tcPr>
          <w:p w14:paraId="29C4EE16" w14:textId="019D689C"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Optimization method</w:t>
            </w:r>
          </w:p>
        </w:tc>
        <w:tc>
          <w:tcPr>
            <w:tcW w:w="5407" w:type="dxa"/>
            <w:vAlign w:val="center"/>
          </w:tcPr>
          <w:p w14:paraId="02EE8B0D" w14:textId="0EC2E238"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Bayesian optimization</w:t>
            </w:r>
          </w:p>
        </w:tc>
      </w:tr>
      <w:tr w:rsidR="009A33EE" w:rsidRPr="00B232B9" w14:paraId="19AA403D" w14:textId="77777777" w:rsidTr="00B5514D">
        <w:trPr>
          <w:cantSplit/>
        </w:trPr>
        <w:tc>
          <w:tcPr>
            <w:tcW w:w="3619" w:type="dxa"/>
            <w:vAlign w:val="center"/>
          </w:tcPr>
          <w:p w14:paraId="3B87809B" w14:textId="656D4500"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Surrogate model</w:t>
            </w:r>
          </w:p>
        </w:tc>
        <w:tc>
          <w:tcPr>
            <w:tcW w:w="5407" w:type="dxa"/>
            <w:vAlign w:val="center"/>
          </w:tcPr>
          <w:p w14:paraId="585D9858" w14:textId="2BFD015B"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Gaussian Process</w:t>
            </w:r>
          </w:p>
        </w:tc>
      </w:tr>
      <w:tr w:rsidR="009A33EE" w:rsidRPr="00B232B9" w14:paraId="41203D75" w14:textId="77777777" w:rsidTr="00B5514D">
        <w:trPr>
          <w:cantSplit/>
        </w:trPr>
        <w:tc>
          <w:tcPr>
            <w:tcW w:w="3619" w:type="dxa"/>
            <w:vAlign w:val="center"/>
          </w:tcPr>
          <w:p w14:paraId="363F043B" w14:textId="2429D4E1"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Objective function</w:t>
            </w:r>
          </w:p>
        </w:tc>
        <w:tc>
          <w:tcPr>
            <w:tcW w:w="5407" w:type="dxa"/>
            <w:vAlign w:val="center"/>
          </w:tcPr>
          <w:p w14:paraId="2A921444" w14:textId="73D886E3"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RMSE minimization</w:t>
            </w:r>
          </w:p>
        </w:tc>
      </w:tr>
      <w:tr w:rsidR="0063194E" w:rsidRPr="00B232B9" w14:paraId="2972EA70" w14:textId="77777777" w:rsidTr="00B5514D">
        <w:trPr>
          <w:cantSplit/>
        </w:trPr>
        <w:tc>
          <w:tcPr>
            <w:tcW w:w="3619" w:type="dxa"/>
            <w:vAlign w:val="center"/>
          </w:tcPr>
          <w:p w14:paraId="541F53D2" w14:textId="0955FE40"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Parameters calibrated</w:t>
            </w:r>
          </w:p>
        </w:tc>
        <w:tc>
          <w:tcPr>
            <w:tcW w:w="5407" w:type="dxa"/>
            <w:vAlign w:val="center"/>
          </w:tcPr>
          <w:p w14:paraId="50DF815F" w14:textId="20BB83B1" w:rsidR="0063194E" w:rsidRPr="00151F4E" w:rsidRDefault="00457C34" w:rsidP="00151F4E">
            <w:pPr>
              <w:keepNext w:val="0"/>
              <w:spacing w:line="240" w:lineRule="auto" w:before="20" w:after="20"/>
              <w:ind w:firstLine="0"/>
              <w:jc w:val="center"/>
              <w:rPr>
                <w:rFonts w:cs="Times New Roman"/>
                <w:color w:val="000000"/>
                <w:sz w:val="20"/>
                <w:szCs w:val="20"/>
                <w:lang w:eastAsia="en-US"/>
              </w:rPr>
            </w:pP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w:p>
        </w:tc>
      </w:tr>
      <w:tr w:rsidR="0063194E" w:rsidRPr="00B232B9" w14:paraId="13092E2C" w14:textId="77777777" w:rsidTr="00B5514D">
        <w:trPr>
          <w:cantSplit/>
        </w:trPr>
        <w:tc>
          <w:tcPr>
            <w:tcW w:w="3619" w:type="dxa"/>
            <w:vAlign w:val="center"/>
          </w:tcPr>
          <w:p w14:paraId="40763019" w14:textId="734B0012"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Prior distribution</w:t>
            </w:r>
          </w:p>
        </w:tc>
        <w:tc>
          <w:tcPr>
            <w:tcW w:w="5407" w:type="dxa"/>
            <w:vAlign w:val="center"/>
          </w:tcPr>
          <w:p w14:paraId="111FFBBD" w14:textId="1F4EAA0D"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Uniform</w:t>
            </w:r>
          </w:p>
        </w:tc>
      </w:tr>
      <w:tr w:rsidR="0063194E" w:rsidRPr="00B232B9" w14:paraId="23FE7A6E" w14:textId="77777777" w:rsidTr="00B5514D">
        <w:trPr>
          <w:cantSplit/>
        </w:trPr>
        <w:tc>
          <w:tcPr>
            <w:tcW w:w="3619" w:type="dxa"/>
            <w:vAlign w:val="center"/>
          </w:tcPr>
          <w:p w14:paraId="623CFD6A" w14:textId="27DE83C6"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Parameter bounds</w:t>
            </w:r>
          </w:p>
        </w:tc>
        <w:tc>
          <w:tcPr>
            <w:tcW w:w="5407" w:type="dxa"/>
            <w:vAlign w:val="center"/>
          </w:tcPr>
          <w:p w14:paraId="58D2A485" w14:textId="1E720E9C"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Main-text Table 2</w:t>
            </w:r>
          </w:p>
        </w:tc>
      </w:tr>
      <w:tr w:rsidR="0063194E" w:rsidRPr="00B232B9" w14:paraId="4B8ADA60" w14:textId="77777777" w:rsidTr="00B5514D">
        <w:trPr>
          <w:cantSplit/>
        </w:trPr>
        <w:tc>
          <w:tcPr>
            <w:tcW w:w="3619" w:type="dxa"/>
            <w:vAlign w:val="center"/>
          </w:tcPr>
          <w:p w14:paraId="74AB87F4" w14:textId="2F7CCD3D"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Random seed</w:t>
            </w:r>
          </w:p>
        </w:tc>
        <w:tc>
          <w:tcPr>
            <w:tcW w:w="5407" w:type="dxa"/>
            <w:vAlign w:val="center"/>
          </w:tcPr>
          <w:p w14:paraId="738B8C1B" w14:textId="61DA6803"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1</w:t>
            </w:r>
          </w:p>
        </w:tc>
      </w:tr>
      <w:tr w:rsidR="0063194E" w:rsidRPr="00B232B9" w14:paraId="49A480A5" w14:textId="77777777" w:rsidTr="00B5514D">
        <w:trPr>
          <w:cantSplit/>
        </w:trPr>
        <w:tc>
          <w:tcPr>
            <w:tcW w:w="3619" w:type="dxa"/>
            <w:vAlign w:val="center"/>
          </w:tcPr>
          <w:p w14:paraId="28E86460" w14:textId="163441BE"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Initial sampling</w:t>
            </w:r>
          </w:p>
        </w:tc>
        <w:tc>
          <w:tcPr>
            <w:tcW w:w="5407" w:type="dxa"/>
            <w:vAlign w:val="center"/>
          </w:tcPr>
          <w:p w14:paraId="765F85FF" w14:textId="1BE833E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12-point Latin hypercube design (iterations 1–12)</w:t>
            </w:r>
          </w:p>
        </w:tc>
      </w:tr>
      <w:tr w:rsidR="0063194E" w:rsidRPr="00B232B9" w14:paraId="0C61313A" w14:textId="77777777" w:rsidTr="00B5514D">
        <w:trPr>
          <w:cantSplit/>
        </w:trPr>
        <w:tc>
          <w:tcPr>
            <w:tcW w:w="3619" w:type="dxa"/>
            <w:vAlign w:val="center"/>
          </w:tcPr>
          <w:p w14:paraId="46E82144" w14:textId="65A56839"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Acquisition function</w:t>
            </w:r>
          </w:p>
        </w:tc>
        <w:tc>
          <w:tcPr>
            <w:tcW w:w="5407" w:type="dxa"/>
            <w:vAlign w:val="center"/>
          </w:tcPr>
          <w:p w14:paraId="52511A0C" w14:textId="26906410"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Expected improvement</w:t>
            </w:r>
          </w:p>
        </w:tc>
      </w:tr>
      <w:tr w:rsidR="0063194E" w:rsidRPr="00B232B9" w14:paraId="12943053" w14:textId="77777777" w:rsidTr="00B5514D">
        <w:trPr>
          <w:cantSplit/>
        </w:trPr>
        <w:tc>
          <w:tcPr>
            <w:tcW w:w="3619" w:type="dxa"/>
            <w:vAlign w:val="center"/>
          </w:tcPr>
          <w:p w14:paraId="07AA4302" w14:textId="2E7BD384"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Total iterations</w:t>
            </w:r>
          </w:p>
        </w:tc>
        <w:tc>
          <w:tcPr>
            <w:tcW w:w="5407" w:type="dxa"/>
            <w:vAlign w:val="center"/>
          </w:tcPr>
          <w:p w14:paraId="29D95B66" w14:textId="2375B63B"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32 (optimum at iteration 22)</w:t>
            </w:r>
          </w:p>
        </w:tc>
      </w:tr>
      <w:tr w:rsidR="0063194E" w:rsidRPr="00B232B9" w14:paraId="108988D1" w14:textId="77777777" w:rsidTr="00B5514D">
        <w:trPr>
          <w:cantSplit/>
        </w:trPr>
        <w:tc>
          <w:tcPr>
            <w:tcW w:w="3619" w:type="dxa"/>
            <w:vAlign w:val="center"/>
          </w:tcPr>
          <w:p w14:paraId="5A0E9294" w14:textId="32C38535"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Noise treatment</w:t>
            </w:r>
          </w:p>
        </w:tc>
        <w:tc>
          <w:tcPr>
            <w:tcW w:w="5407" w:type="dxa"/>
            <w:vAlign w:val="center"/>
          </w:tcPr>
          <w:p w14:paraId="7C1A1AF8" w14:textId="74FC32D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Deterministic objective</w:t>
            </w:r>
          </w:p>
        </w:tc>
      </w:tr>
      <w:tr w:rsidR="0063194E" w:rsidRPr="00B232B9" w14:paraId="22619E42" w14:textId="77777777" w:rsidTr="00B5514D">
        <w:trPr>
          <w:cantSplit/>
        </w:trPr>
        <w:tc>
          <w:tcPr>
            <w:tcW w:w="3619" w:type="dxa"/>
            <w:vAlign w:val="center"/>
          </w:tcPr>
          <w:p w14:paraId="075282FC" w14:textId="07959B8A"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Target RMSE</w:t>
            </w:r>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0.05%</w:t>
            </w:r>
          </w:p>
        </w:tc>
      </w:tr>
    </w:tbl>
    <w:p w14:paraId="10622F48" w14:textId="60F8C8F9" w:rsidR="00876655" w:rsidRPr="00CA2019" w:rsidRDefault="00876655" w:rsidP="00876655">
      <w:pPr>
        <w:pStyle w:val="Heading1"/>
        <w:spacing w:before="360"/>
      </w:pPr>
      <w:r>
        <w:t>S6. Uncertainty analysis</w:t>
      </w:r>
    </w:p>
    <w:p w14:paraId="21BCA16B" w14:textId="0DBE2A2E" w:rsidR="00876655" w:rsidRDefault="00876655" w:rsidP="00876655">
      <w:pPr>
        <w:pStyle w:val="BodyText"/>
        <w:spacing w:line="360" w:lineRule="auto"/>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pPr>
        <w:pStyle w:val="BodyText"/>
        <w:spacing w:before="0" w:after="120" w:line="360" w:lineRule="auto"/>
        <w:ind w:firstLine="0"/>
        <w:jc w:val="both"/>
      </w:pPr>
      <w:r>
        <w:t>Figure S7 shows the ensemble prediction and the distribution of mass loss at 672 h.</w:t>
      </w:r>
    </w:p>
    <w:p w14:paraId="1A245D95" w14:textId="77777777" w:rsidR="00876655" w:rsidRDefault="00876655" w:rsidP="00876655">
      <w:pPr>
        <w:pStyle w:val="BodyText"/>
        <w:keepNext/>
        <w:spacing w:before="360" w:after="0" w:line="240" w:lineRule="auto"/>
        <w:ind w:firstLine="0"/>
        <w:jc w:val="center"/>
      </w:pPr>
      <w:r>
        <w:rPr>
          <w:noProof/>
        </w:rPr>
        <w:drawing>
          <wp:inline distT="0" distB="0" distL="0" distR="0" wp14:anchorId="6B74039C" wp14:editId="5CBB5E06">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0026CC30" w14:textId="77CFAFCC" w:rsidR="00876655" w:rsidRPr="00F164F0" w:rsidRDefault="00876655" w:rsidP="00876655">
      <w:pPr>
        <w:pStyle w:val="Captions"/>
        <w:keepNext w:val="0"/>
        <w:spacing w:line="240" w:lineRule="auto" w:before="80" w:after="360"/>
        <w:ind w:firstLine="0"/>
        <w:jc w:val="both"/>
      </w:pPr>
      <w:r w:rsidRPr="00CA2019">
        <w:rPr>
          <w:b/>
          <w:bCs/>
          <w:sz w:val="20"/>
          <w:szCs w:val="20"/>
        </w:rPr>
        <w:t>Figure S</w:t>
      </w:r>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r w:rsidR="0021293D">
        <w:rPr>
          <w:b/>
          <w:bCs/>
          <w:noProof/>
          <w:sz w:val="20"/>
          <w:szCs w:val="20"/>
        </w:rPr>
        <w:t>7</w:t>
      </w:r>
      <w:r w:rsidRPr="00CA2019">
        <w:rPr>
          <w:b/>
          <w:bCs/>
          <w:sz w:val="20"/>
          <w:szCs w:val="20"/>
        </w:rPr>
        <w:fldChar w:fldCharType="end"/>
      </w:r>
      <w:r w:rsidRPr="00CA2019">
        <w:rPr>
          <w:b/>
          <w:bCs/>
          <w:sz w:val="20"/>
          <w:szCs w:val="20"/>
        </w:rPr>
        <w:t xml:space="preserve">.</w:t>
      </w:r>
      <w:r>
        <w:rPr>
          <w:b w:val="0"/>
          <w:sz w:val="20"/>
          <w:szCs w:val="20"/>
        </w:rPr>
        <w:t xml:space="preserve"> </w:t>
      </w:r>
      <w:r w:rsidRPr="00F164F0">
        <w:rPr>
          <w:b w:val="0"/>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pPr>
        <w:pStyle w:val="BodyText"/>
        <w:spacing w:before="0" w:after="120" w:line="360" w:lineRule="auto"/>
        <w:ind w:firstLine="0"/>
        <w:jc w:val="both"/>
      </w:pPr>
      <w:r>
        <w:t xml:space="preserve">Table S11 compares the simulated mass loss with the HBSS validation measurements and their experimental scatter.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11</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Comparison of simulated and measured mass loss in HBSS (validation) with the experimental scatter. Experimental values are mean ± SD (n = 3); |Error|/SD is the absolute error divided by the SD at the same immersion time. The validation RMSE of 0.0159% (R² = 0.9734) corresponds to 8.6% of the mean measured mass loss (0.185%) and 5.1% of the 28-day value.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 xml:space="preserve">Time (h)</w:t>
            </w:r>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Experiment (%, mean ± SD)</w:t>
            </w:r>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Simulation (%)</w:t>
            </w:r>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Error (%)</w:t>
            </w:r>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 xml:space="preserve">|Error|/SD</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24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0.045 ± 0.016</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0.049</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+0.004</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0.28</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72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0.105 ± 0.036</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0.114</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+0.008</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0.24</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168</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0.209 ± 0.061</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0.188</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−0.021</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0.34</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336</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0.254 ± 0.061</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0.240</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−0.014</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0.23</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 xml:space="preserve">672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0.311 ± 0.115</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0.333</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+0.022</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 xml:space="preserve">0.19</w:t>
            </w:r>
          </w:p>
        </w:tc>
      </w:tr>
    </w:tbl>
    <w:p w14:paraId="4237239E" w14:textId="395D4D00" w:rsidR="0021293D" w:rsidRDefault="0021293D" w:rsidP="0021293D">
      <w:pPr>
        <w:pStyle w:val="Heading1"/>
      </w:pPr>
      <w:r>
        <w:t>S7. Case-study results</w:t>
      </w:r>
    </w:p>
    <w:p>
      <w:pPr>
        <w:pStyle w:val="BodyText"/>
        <w:spacing w:before="0" w:after="120" w:line="360" w:lineRule="auto"/>
        <w:ind w:firstLine="0"/>
        <w:jc w:val="both"/>
      </w:pPr>
      <w:r>
        <w:t xml:space="preserve">Figure S8 shows the spatial evolution of oxygen and film saturation in the stent. Table S12 and Figures S9 and S10 describe the controlled test structures and their results.</w:t>
      </w:r>
    </w:p>
    <w:p w14:paraId="403992FF" w14:textId="77777777" w:rsidR="0021293D" w:rsidRDefault="0021293D" w:rsidP="002C4E1B">
      <w:pPr>
        <w:pStyle w:val="BodyText"/>
        <w:keepNext/>
        <w:spacing w:before="360" w:after="0" w:line="240" w:lineRule="auto"/>
        <w:ind w:firstLine="0"/>
        <w:jc w:val="center"/>
      </w:pPr>
      <w:r>
        <w:rPr>
          <w:noProof/>
        </w:rPr>
        <w:drawing>
          <wp:inline distT="0" distB="0" distL="0" distR="0" wp14:anchorId="44C6F2E3" wp14:editId="40E8B41C">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7CC99538" w14:textId="040D21F8" w:rsidR="0021293D" w:rsidRPr="0021293D" w:rsidRDefault="0021293D" w:rsidP="0021293D">
      <w:pPr>
        <w:pStyle w:val="Captions"/>
        <w:keepNext w:val="0"/>
        <w:spacing w:line="240" w:lineRule="auto" w:before="80" w:after="360"/>
        <w:ind w:firstLine="0"/>
        <w:jc w:val="both"/>
      </w:pPr>
      <w:r w:rsidRPr="0021293D">
        <w:rPr>
          <w:b/>
          <w:bCs/>
          <w:sz w:val="20"/>
          <w:szCs w:val="20"/>
        </w:rPr>
        <w:t>Figure S</w:t>
      </w:r>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r>
        <w:rPr>
          <w:b/>
          <w:bCs/>
          <w:noProof/>
          <w:sz w:val="20"/>
          <w:szCs w:val="20"/>
        </w:rPr>
        <w:t>8</w:t>
      </w:r>
      <w:r w:rsidRPr="0021293D">
        <w:rPr>
          <w:b/>
          <w:bCs/>
          <w:sz w:val="20"/>
          <w:szCs w:val="20"/>
        </w:rPr>
        <w:fldChar w:fldCharType="end"/>
      </w:r>
      <w:r w:rsidRPr="0021293D">
        <w:rPr>
          <w:b/>
          <w:bCs/>
          <w:sz w:val="20"/>
          <w:szCs w:val="20"/>
        </w:rPr>
        <w:t xml:space="preserve">.</w:t>
      </w:r>
      <w:r>
        <w:rPr>
          <w:b w:val="0"/>
          <w:sz w:val="20"/>
          <w:szCs w:val="20"/>
        </w:rPr>
        <w:t xml:space="preserve"> </w:t>
      </w:r>
      <w:r w:rsidRPr="0021293D">
        <w:rPr>
          <w:b w:val="0"/>
          <w:sz w:val="20"/>
          <w:szCs w:val="20"/>
        </w:rPr>
        <w:t>Spatial evolution of (a) dissolved oxygen concentration (C</w:t>
      </w:r>
      <w:r w:rsidRPr="002C4E1B">
        <w:rPr>
          <w:b w:val="0"/>
          <w:sz w:val="20"/>
          <w:szCs w:val="20"/>
          <w:vertAlign w:val="subscript"/>
        </w:rPr>
        <w:t>O2</w:t>
      </w:r>
      <w:r w:rsidRPr="0021293D">
        <w:rPr>
          <w:b w:val="0"/>
          <w:sz w:val="20"/>
          <w:szCs w:val="20"/>
        </w:rPr>
        <w:t>​​) and (b) normalized corrosion-film saturation (F/F</w:t>
      </w:r>
      <w:r w:rsidRPr="002C4E1B">
        <w:rPr>
          <w:b w:val="0"/>
          <w:sz w:val="20"/>
          <w:szCs w:val="20"/>
          <w:vertAlign w:val="subscript"/>
        </w:rPr>
        <w:t>max</w:t>
      </w:r>
      <w:r w:rsidRPr="0021293D">
        <w:rPr>
          <w:b w:val="0"/>
          <w:sz w:val="20"/>
          <w:szCs w:val="20"/>
        </w:rPr>
        <w:t xml:space="preserve">​) in a transverse cross-section of the six-crown Zn stent during </w:t>
      </w:r>
      <w:r w:rsidR="00BF2EE4">
        <w:rPr>
          <w:b w:val="0"/>
          <w:sz w:val="20"/>
          <w:szCs w:val="20"/>
        </w:rPr>
        <w:t>672</w:t>
      </w:r>
      <w:r w:rsidRPr="0021293D">
        <w:rPr>
          <w:b w:val="0"/>
          <w:sz w:val="20"/>
          <w:szCs w:val="20"/>
        </w:rPr>
        <w:t xml:space="preserve"> h of immersion.</w:t>
      </w:r>
    </w:p>
    <w:p w14:paraId="1CD3ACBE" w14:textId="48A43441" w:rsidR="00065991" w:rsidRDefault="00065991" w:rsidP="00065991">
      <w:pPr>
        <w:pStyle w:val="Captions"/>
        <w:keepNext/>
        <w:spacing w:line="240" w:lineRule="auto" w:before="360" w:after="80"/>
        <w:ind w:firstLine="0"/>
        <w:jc w:val="both"/>
      </w:pPr>
      <w:r w:rsidRPr="00876655">
        <w:rPr>
          <w:b/>
          <w:bCs/>
          <w:sz w:val="20"/>
          <w:szCs w:val="20"/>
        </w:rPr>
        <w:t>Table S</w:t>
      </w:r>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r w:rsidR="00876655">
        <w:rPr>
          <w:b/>
          <w:bCs/>
          <w:noProof/>
          <w:sz w:val="20"/>
          <w:szCs w:val="20"/>
        </w:rPr>
        <w:t>12</w:t>
      </w:r>
      <w:r w:rsidRPr="00876655">
        <w:rPr>
          <w:b/>
          <w:bCs/>
          <w:sz w:val="20"/>
          <w:szCs w:val="20"/>
        </w:rPr>
        <w:fldChar w:fldCharType="end"/>
      </w:r>
      <w:r w:rsidRPr="00876655">
        <w:rPr>
          <w:b/>
          <w:bCs/>
          <w:sz w:val="20"/>
          <w:szCs w:val="20"/>
        </w:rPr>
        <w:t xml:space="preserve">.</w:t>
      </w:r>
      <w:r>
        <w:rPr>
          <w:b w:val="0"/>
          <w:sz w:val="20"/>
          <w:szCs w:val="20"/>
        </w:rPr>
        <w:t xml:space="preserve"> </w:t>
      </w:r>
      <w:r w:rsidRPr="00065991">
        <w:rPr>
          <w:b w:val="0"/>
          <w:sz w:val="20"/>
          <w:szCs w:val="20"/>
        </w:rPr>
        <w:t xml:space="preserve">Geometric and computational parameters of the controlled test structures used in Figure 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300ADAD2" w14:textId="77777777" w:rsidTr="00405F70">
        <w:trPr>
          <w:cantSplit/>
          <w:tblHeader/>
        </w:trPr>
        <w:tc>
          <w:tcPr>
            <w:tcW w:w="1394" w:type="dxa"/>
            <w:tcBorders>
              <w:bottom w:val="single" w:sz="6" w:space="0" w:color="000000"/>
            </w:tcBorders>
            <w:vAlign w:val="center"/>
          </w:tcPr>
          <w:p w14:paraId="3A935C2F" w14:textId="77777777" w:rsidR="00B95AFF" w:rsidRPr="00D50C40" w:rsidRDefault="00B95AFF" w:rsidP="00D50C40">
            <w:pPr>
              <w:keepNext/>
              <w:spacing w:line="240" w:lineRule="auto" w:before="20" w:after="20"/>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42444081"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4F6B6F00"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678E408B"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5D0EAD45"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71A1872"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45327F98" w14:textId="77777777" w:rsidTr="00405F70">
        <w:trPr>
          <w:cantSplit/>
        </w:trPr>
        <w:tc>
          <w:tcPr>
            <w:tcW w:w="1394" w:type="dxa"/>
            <w:vAlign w:val="center"/>
          </w:tcPr>
          <w:p w14:paraId="6D75F2B0" w14:textId="77777777" w:rsidR="00CA2019" w:rsidRPr="00D50C40" w:rsidRDefault="00CA2019" w:rsidP="00CA2019">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60EC34A2" w14:textId="6A282EBD"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60AC1DDD" w14:textId="77777777"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4602A085" w14:textId="176979A0"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794196E" w14:textId="76716AEC" w:rsidR="00CA2019" w:rsidRPr="00D50C40" w:rsidRDefault="003976E7" w:rsidP="00CA2019">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67A08193" w14:textId="22012962"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5E69578" w14:textId="77777777" w:rsidTr="00405F70">
        <w:trPr>
          <w:cantSplit/>
        </w:trPr>
        <w:tc>
          <w:tcPr>
            <w:tcW w:w="1394" w:type="dxa"/>
            <w:vAlign w:val="center"/>
          </w:tcPr>
          <w:p w14:paraId="1C63BB3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3912D459" w14:textId="011D2F8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2693539"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392B8BD9" w14:textId="6FCB454E"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2913A82" w14:textId="2A750148"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87E4293" w14:textId="6B61296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3FF20C4" w14:textId="77777777" w:rsidTr="00405F70">
        <w:trPr>
          <w:cantSplit/>
        </w:trPr>
        <w:tc>
          <w:tcPr>
            <w:tcW w:w="1394" w:type="dxa"/>
            <w:vAlign w:val="center"/>
          </w:tcPr>
          <w:p w14:paraId="31A495E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1216944F" w14:textId="0C17129B"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07445DB0"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64CAEB3F" w14:textId="6F1FEFC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B477A4C" w14:textId="6B794999"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02B9AB0" w14:textId="6D28887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027BDFC5" w14:textId="77777777" w:rsidTr="00405F70">
        <w:trPr>
          <w:cantSplit/>
        </w:trPr>
        <w:tc>
          <w:tcPr>
            <w:tcW w:w="1394" w:type="dxa"/>
            <w:vAlign w:val="center"/>
          </w:tcPr>
          <w:p w14:paraId="7CB9E1EE"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021D6A71" w14:textId="351B6AD6"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3D8911A5"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4E76C14F" w14:textId="5BC97F9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6C23BCF" w14:textId="30E156A1"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747D68C9" w14:textId="04E3CE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720FE38" w14:textId="77777777" w:rsidTr="00405F70">
        <w:trPr>
          <w:cantSplit/>
        </w:trPr>
        <w:tc>
          <w:tcPr>
            <w:tcW w:w="1394" w:type="dxa"/>
            <w:vAlign w:val="center"/>
          </w:tcPr>
          <w:p w14:paraId="07D9CB7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49604111" w14:textId="71A2057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0CAD0E08"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66000F1D" w14:textId="0599EA10"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B2F1AF4" w14:textId="5A84F1E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929EA57" w14:textId="69AD66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558E3B6" w14:textId="77777777" w:rsidTr="00405F70">
        <w:trPr>
          <w:cantSplit/>
        </w:trPr>
        <w:tc>
          <w:tcPr>
            <w:tcW w:w="1394" w:type="dxa"/>
            <w:vAlign w:val="center"/>
          </w:tcPr>
          <w:p w14:paraId="72526F6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5F87C091" w14:textId="2880FCEF" w:rsidR="003976E7" w:rsidRPr="00D50C40"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75F35CE7"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4400F25" w14:textId="13CB68E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AC5C8E0" w14:textId="126E09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0B81CF4" w14:textId="5428FFA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1649676" w14:textId="77777777" w:rsidTr="00405F70">
        <w:trPr>
          <w:cantSplit/>
        </w:trPr>
        <w:tc>
          <w:tcPr>
            <w:tcW w:w="1394" w:type="dxa"/>
            <w:vAlign w:val="center"/>
          </w:tcPr>
          <w:p w14:paraId="6A2CE7B2" w14:textId="321D8548"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7C17D7E" w14:textId="3ADCE01D"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34F81ED8" w14:textId="51B17F71"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2DC416AB" w14:textId="12F6A0AC"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56A65B90" w14:textId="52CC8904"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47137B0E" w14:textId="4714623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44B3F9D" w14:textId="77777777" w:rsidTr="00405F70">
        <w:trPr>
          <w:cantSplit/>
        </w:trPr>
        <w:tc>
          <w:tcPr>
            <w:tcW w:w="1394" w:type="dxa"/>
            <w:vAlign w:val="center"/>
          </w:tcPr>
          <w:p w14:paraId="1AED068F" w14:textId="1E95918B"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12215FB0" w14:textId="59A28858"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25609E35" w14:textId="2172F256"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06A224BC" w14:textId="7E9ABD5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1567ECBB" w14:textId="2BFA149C"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4EF190C2" w14:textId="3BC06774"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A8E8EE9" w14:textId="77777777" w:rsidTr="00405F70">
        <w:trPr>
          <w:cantSplit/>
        </w:trPr>
        <w:tc>
          <w:tcPr>
            <w:tcW w:w="1394" w:type="dxa"/>
            <w:vAlign w:val="center"/>
          </w:tcPr>
          <w:p w14:paraId="75D43B68" w14:textId="5CAFD45F" w:rsidR="003976E7" w:rsidRPr="00D50C40" w:rsidRDefault="003976E7" w:rsidP="003976E7">
            <w:pPr>
              <w:keepNext w:val="0"/>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69F7E8A9" w14:textId="6D28FE73"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66A57A2D" w14:textId="6FFAA97C" w:rsidR="003976E7" w:rsidRPr="00D50C40" w:rsidRDefault="003976E7" w:rsidP="00197311">
            <w:pPr>
              <w:keepNext w:val="0"/>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54D07EE" w14:textId="3ABA5810"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73631C5" w14:textId="68D8488F"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6520133A" w14:textId="0917C343"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7D46B49D" w14:textId="710AF4BB" w:rsidR="00860DF3" w:rsidRDefault="00BF2EE4" w:rsidP="00B9579D">
      <w:pPr>
        <w:keepNext/>
        <w:spacing w:after="0" w:line="240" w:lineRule="auto" w:before="360"/>
        <w:ind w:firstLine="0"/>
        <w:jc w:val="center"/>
      </w:pPr>
      <w:r>
        <w:rPr>
          <w:noProof/>
        </w:rPr>
        <w:lastRenderedPageBreak/>
        <w:drawing>
          <wp:inline distT="0" distB="0" distL="0" distR="0" wp14:anchorId="4C5B8DF6" wp14:editId="72EF91BC">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11A7E208" w14:textId="729F6363" w:rsidR="006B3F58" w:rsidRPr="006B3F58" w:rsidRDefault="00860DF3" w:rsidP="00357694">
      <w:pPr>
        <w:pStyle w:val="Captions"/>
        <w:keepNext w:val="0"/>
        <w:spacing w:line="240" w:lineRule="auto" w:before="80" w:after="360"/>
        <w:ind w:firstLine="0"/>
        <w:jc w:val="both"/>
        <w:rPr>
          <w:iCs w:val="0"/>
        </w:rPr>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405F70">
        <w:rPr>
          <w:b/>
          <w:bCs/>
          <w:noProof/>
          <w:sz w:val="20"/>
          <w:szCs w:val="20"/>
        </w:rPr>
        <w:t>9</w:t>
      </w:r>
      <w:r w:rsidRPr="00810930">
        <w:rPr>
          <w:b/>
          <w:bCs/>
          <w:sz w:val="20"/>
          <w:szCs w:val="20"/>
        </w:rPr>
        <w:fldChar w:fldCharType="end"/>
      </w:r>
      <w:r w:rsidR="00B9579D" w:rsidRPr="00810930">
        <w:rPr>
          <w:b/>
          <w:bCs/>
          <w:sz w:val="20"/>
          <w:szCs w:val="20"/>
        </w:rPr>
        <w:t xml:space="preserve">.</w:t>
      </w:r>
      <w:r w:rsidR="00B9579D">
        <w:rPr>
          <w:b w:val="0"/>
          <w:sz w:val="20"/>
          <w:szCs w:val="20"/>
        </w:rPr>
        <w:t xml:space="preserve"> </w:t>
      </w:r>
      <w:r w:rsidR="00357694" w:rsidRPr="00357694">
        <w:rPr>
          <w:b w:val="0"/>
          <w:sz w:val="20"/>
          <w:szCs w:val="20"/>
        </w:rPr>
        <w:t>(a) Mass-loss evolution for different surface-area-to-volume ratios (SA/V). (b) Final mass loss as a function of SA/V. (c) Final mass loss as a function of wire curvature (</w:t>
      </w:r>
      <w:r w:rsidR="00357694">
        <w:rPr>
          <w:b w:val="0"/>
          <w:sz w:val="20"/>
          <w:szCs w:val="20"/>
        </w:rPr>
        <w:t>κ = 1/R</w:t>
      </w:r>
      <w:r w:rsidR="00357694" w:rsidRPr="00357694">
        <w:rPr>
          <w:b w:val="0"/>
          <w:sz w:val="20"/>
          <w:szCs w:val="20"/>
        </w:rPr>
        <w:t xml:space="preserve">). (d) Final mass loss as a function of center-to-center inter-wire spacing. Dashed lines indicate linear fits. Higher SA/V, curvature, and spacing increased degradation, with </w:t>
      </w:r>
      <w:bookmarkStart w:id="0" w:name="_Hlk241828842"/>
      <w:r w:rsidR="00357694" w:rsidRPr="00357694">
        <w:rPr>
          <w:b w:val="0"/>
          <w:sz w:val="20"/>
          <w:szCs w:val="20"/>
        </w:rPr>
        <w:t>SA/V exhibiting the strongest correlation with cumulative mass loss.</w:t>
      </w:r>
      <w:bookmarkEnd w:id="0"/>
      <w:r>
        <w:rPr>
          <w:b w:val="0"/>
          <w:iCs w:val="0"/>
          <w:sz w:val="20"/>
          <w:szCs w:val="20"/>
        </w:rPr>
        <w:t xml:space="preserve"> </w:t>
      </w:r>
    </w:p>
    <w:p w14:paraId="1FE7B987" w14:textId="5A167F84" w:rsidR="00552E50" w:rsidRDefault="00552E50">
      <w:pPr>
        <w:keepNext/>
        <w:spacing w:after="0" w:line="240" w:lineRule="auto" w:before="360"/>
        <w:ind w:firstLine="0"/>
        <w:jc w:val="center"/>
        <w:rPr>
          <w:iCs/>
          <w:sz w:val="22"/>
          <w:szCs w:val="22"/>
        </w:rPr>
      </w:pPr>
      <w:r>
        <w:rPr>
          <w:noProof/>
        </w:rPr>
        <w:lastRenderedPageBreak/>
        <w:drawing>
          <wp:inline distT="0" distB="0" distL="0" distR="0" wp14:anchorId="46EA2270" wp14:editId="25047AE4">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6EFD5980" w14:textId="3FF7DC5A" w:rsidR="00496CE8" w:rsidRPr="00876655" w:rsidRDefault="00552E50" w:rsidP="00876655">
      <w:pPr>
        <w:pStyle w:val="Captions"/>
        <w:keepNext w:val="0"/>
        <w:spacing w:line="240" w:lineRule="auto" w:before="80" w:after="360"/>
        <w:ind w:firstLine="0"/>
        <w:jc w:val="both"/>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21293D">
        <w:rPr>
          <w:b/>
          <w:bCs/>
          <w:noProof/>
          <w:sz w:val="20"/>
          <w:szCs w:val="20"/>
        </w:rPr>
        <w:t>10</w:t>
      </w:r>
      <w:r w:rsidRPr="00810930">
        <w:rPr>
          <w:b/>
          <w:bCs/>
          <w:sz w:val="20"/>
          <w:szCs w:val="20"/>
        </w:rPr>
        <w:fldChar w:fldCharType="end"/>
      </w:r>
      <w:r w:rsidRPr="00810930">
        <w:rPr>
          <w:b/>
          <w:bCs/>
          <w:sz w:val="20"/>
          <w:szCs w:val="20"/>
        </w:rPr>
        <w:t xml:space="preserve">.</w:t>
      </w:r>
      <w:r>
        <w:rPr>
          <w:b w:val="0"/>
          <w:sz w:val="20"/>
          <w:szCs w:val="20"/>
        </w:rPr>
        <w:t xml:space="preserve"> </w:t>
      </w:r>
      <w:r w:rsidRPr="00552E50">
        <w:rPr>
          <w:b w:val="0"/>
          <w:sz w:val="20"/>
          <w:szCs w:val="20"/>
        </w:rPr>
        <w:t xml:space="preserve">Cross-sectional corrosion morphology after 672 h. (a) Curved wires showing increasing preferential corrosion </w:t>
      </w:r>
      <w:r w:rsidR="00BF5111">
        <w:rPr>
          <w:b w:val="0"/>
          <w:sz w:val="20"/>
          <w:szCs w:val="20"/>
        </w:rPr>
        <w:t>on the outer convex surface</w:t>
      </w:r>
      <w:r w:rsidRPr="00552E50">
        <w:rPr>
          <w:b w:val="0"/>
          <w:sz w:val="20"/>
          <w:szCs w:val="20"/>
        </w:rPr>
        <w:t xml:space="preserve">. (b) Straight and adjacent wires showing reduced corrosion on the shielded facing surface relative to the </w:t>
      </w:r>
      <w:r w:rsidR="00772BA4">
        <w:rPr>
          <w:b w:val="0"/>
          <w:sz w:val="20"/>
          <w:szCs w:val="20"/>
        </w:rPr>
        <w:t>outward-exposed</w:t>
      </w:r>
      <w:r w:rsidRPr="00552E50">
        <w:rPr>
          <w:b w:val="0"/>
          <w:sz w:val="20"/>
          <w:szCs w:val="20"/>
        </w:rPr>
        <w:t xml:space="preserve"> surface. CC denotes the center-to-center spacing.</w:t>
      </w:r>
    </w:p>
    <w:p w14:paraId="4237239E" w14:textId="395D4D00" w:rsidR="0021293D" w:rsidRDefault="0021293D" w:rsidP="0021293D">
      <w:pPr>
        <w:pStyle w:val="Heading1"/>
      </w:pPr>
      <w:r>
        <w:t>S8. Oxygen mass balance</w:t>
      </w:r>
    </w:p>
    <w:p>
      <w:pPr>
        <w:pStyle w:val="BodyText"/>
        <w:spacing w:before="0" w:after="120" w:line="360" w:lineRule="auto"/>
        <w:ind w:firstLine="0"/>
        <w:jc w:val="both"/>
      </w:pPr>
      <w:r>
        <w:t>Table S13 compares the oxygen required by the reaction stoichiometry (1 mol O₂ per 2 mol Zn, Eqs. 1–2) for the Zn lost from the disc with the oxygen removed from the electrolyte domain by the interfacial sink. The solver stores C_O₂ as a mass concentration (g mm⁻³) and evaluates the ORR recession velocity without a molar-mass conversion, which Eqs. 15–16 represent by the factor M_O₂ = 32 (the numerical value of the molar mass of oxygen in g mol⁻¹) applied to a molar C_O₂. The recession velocity is therefore 32 times the stoichiometrically consistent value for the same k_ORR. With this factor, the reaction-limited ceiling at k_ORR = 0.51 mm h⁻¹ is 0.29 mm yr⁻¹ (about 22 µm in 28 days, roughly 3% mass loss), which is above the simulated rates. The reported results are therefore consistent with the equations as written, and Zn recession is not stoichiometrically coupled to O₂ consumption.</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13</w:t>
      </w:r>
      <w:r w:rsidR="00B5514D" w:rsidRPr="007E2F54">
        <w:rPr>
          <w:b/>
          <w:bCs/>
          <w:noProof/>
          <w:sz w:val="20"/>
          <w:szCs w:val="20"/>
        </w:rPr>
        <w:fldChar w:fldCharType="end"/>
      </w:r>
      <w:r w:rsidRPr="007E2F54">
        <w:rPr>
          <w:b/>
          <w:bCs/>
          <w:sz w:val="20"/>
          <w:szCs w:val="20"/>
        </w:rPr>
        <w:t xml:space="preserve">.</w:t>
      </w:r>
      <w:r>
        <w:rPr>
          <w:b w:val="0"/>
          <w:sz w:val="20"/>
          <w:szCs w:val="20"/>
        </w:rPr>
        <w:t xml:space="preserve"> Oxygen required for the Zn lost (stoichiometric) compared with the oxygen consumed at the interface in disc simulations at 24 h and 168 h. The last column is the ratio of the two.</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50"/>
        <w:gridCol w:w="2400"/>
        <w:gridCol w:w="1700"/>
        <w:gridCol w:w="1700"/>
        <w:gridCol w:w="1976"/>
      </w:tblGrid>
      <w:tr w:rsidR="003A0691" w:rsidRPr="00540DBD" w14:paraId="7A35AA75" w14:textId="77777777" w:rsidTr="00554D08">
        <w:trPr>
          <w:cantSplit/>
          <w:tblHeader/>
        </w:trPr>
        <w:tc>
          <w:tcPr>
            <w:tcW w:w="125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Run</w:t>
            </w:r>
          </w:p>
        </w:tc>
        <w:tc>
          <w:tcPr>
            <w:tcW w:w="2400"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Time (h)</w:t>
            </w:r>
          </w:p>
        </w:tc>
        <w:tc>
          <w:tcPr>
            <w:tcW w:w="1700"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O₂ required (µg)</w:t>
            </w:r>
          </w:p>
        </w:tc>
        <w:tc>
          <w:tcPr>
            <w:tcW w:w="1700"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O₂ consumed (µg)</w:t>
            </w:r>
          </w:p>
        </w:tc>
        <w:tc>
          <w:tcPr>
            <w:tcW w:w="1976"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Required/consumed</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Baseline (k_ORR 0.2)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82</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2.6</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31.9</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Baseline (k_ORR 0.2)</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393</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16.5</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23.8</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0.04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17.5</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0.5</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32.0</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0.04</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87</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3.8</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23.2</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1</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330</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10</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32.9</w:t>
            </w:r>
          </w:p>
        </w:tc>
      </w:tr>
      <w:tr w:rsidR="003A0691" w:rsidRPr="00540DBD" w14:paraId="0258F805" w14:textId="77777777" w:rsidTr="00554D08">
        <w:trPr>
          <w:cantSplit/>
        </w:trPr>
        <w:tc>
          <w:tcPr>
            <w:tcW w:w="125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k_ORR 1</w:t>
            </w:r>
          </w:p>
        </w:tc>
        <w:tc>
          <w:tcPr>
            <w:tcW w:w="2400"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168</w:t>
            </w:r>
          </w:p>
        </w:tc>
        <w:tc>
          <w:tcPr>
            <w:tcW w:w="1700"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1239</w:t>
            </w:r>
          </w:p>
        </w:tc>
        <w:tc>
          <w:tcPr>
            <w:tcW w:w="1700"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50</w:t>
            </w:r>
          </w:p>
        </w:tc>
        <w:tc>
          <w:tcPr>
            <w:tcW w:w="1976"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24.8</w:t>
            </w:r>
          </w:p>
        </w:tc>
      </w:tr>
    </w:tbl>
    <w:p>
      <w:pPr>
        <w:pStyle w:val="Heading1"/>
      </w:pPr>
      <w:r>
        <w:t>References</w:t>
      </w:r>
    </w:p>
    <w:p>
      <w:pPr>
        <w:spacing w:after="60" w:line="240" w:lineRule="auto"/>
        <w:tabs>
          <w:tab w:val="left" w:pos="510"/>
        </w:tabs>
        <w:ind w:left="510" w:hanging="510"/>
        <w:jc w:val="left"/>
      </w:pPr>
      <w:r>
        <w:rPr>
          <w:sz w:val="20"/>
        </w:rPr>
        <w:t>[1]</w:t>
        <w:tab/>
        <w:t>C. Geuzaine, J.-F. Remacle, Int. J. Numer. Methods Eng. 2009, 79, 1309. https://doi.org/10.1002/nme.2579.</w:t>
      </w:r>
    </w:p>
    <w:p>
      <w:pPr>
        <w:spacing w:after="60" w:line="240" w:lineRule="auto"/>
        <w:tabs>
          <w:tab w:val="left" w:pos="510"/>
        </w:tabs>
        <w:ind w:left="510" w:hanging="510"/>
        <w:jc w:val="left"/>
      </w:pPr>
      <w:r>
        <w:rPr>
          <w:sz w:val="20"/>
        </w:rPr>
        <w:t>[2]</w:t>
        <w:tab/>
        <w:t>H. Si, ACM Trans. Math. Softw. 2015, 41, 11. https://doi.org/10.1145/2629697.</w:t>
      </w:r>
    </w:p>
    <w:p>
      <w:pPr>
        <w:spacing w:after="60" w:line="240" w:lineRule="auto"/>
        <w:tabs>
          <w:tab w:val="left" w:pos="510"/>
        </w:tabs>
        <w:ind w:left="510" w:hanging="510"/>
        <w:jc w:val="left"/>
      </w:pPr>
      <w:r>
        <w:rPr>
          <w:sz w:val="20"/>
        </w:rPr>
        <w:t>[3]</w:t>
        <w:tab/>
        <w:t>C. Dapogny, C. Dobrzynski, P. Frey, J. Comput. Phys. 2014, 262, 358. https://doi.org/10.1016/j.jcp.2014.01.005.</w:t>
      </w:r>
    </w:p>
    <w:p>
      <w:pPr>
        <w:spacing w:after="60" w:line="240" w:lineRule="auto"/>
        <w:tabs>
          <w:tab w:val="left" w:pos="510"/>
        </w:tabs>
        <w:ind w:left="510" w:hanging="510"/>
        <w:jc w:val="left"/>
      </w:pPr>
      <w:r>
        <w:rPr>
          <w:sz w:val="20"/>
        </w:rPr>
        <w:t>[4]</w:t>
        <w:tab/>
        <w:t>F. Hecht, J. Numer. Math. 2012, 20, 251. https://doi.org/10.1515/jnum-2012-0013.</w:t>
      </w:r>
    </w:p>
    <w:p>
      <w:pPr>
        <w:spacing w:after="60" w:line="240" w:lineRule="auto"/>
        <w:tabs>
          <w:tab w:val="left" w:pos="510"/>
        </w:tabs>
        <w:ind w:left="510" w:hanging="510"/>
        <w:jc w:val="left"/>
      </w:pPr>
      <w:r>
        <w:rPr>
          <w:sz w:val="20"/>
        </w:rPr>
        <w:t>[5]</w:t>
        <w:tab/>
        <w:t>S. Balay, S. Abhyankar, M. F. Adams, et al., PETSc/TAO Users Manual, Argonne National Laboratory, Lemont, IL, USA 2024, ANL-21/39 (Rev. 3.22). https://petsc.org.</w:t>
      </w:r>
    </w:p>
    <w:p>
      <w:pPr>
        <w:spacing w:after="60" w:line="240" w:lineRule="auto"/>
        <w:tabs>
          <w:tab w:val="left" w:pos="510"/>
        </w:tabs>
        <w:ind w:left="510" w:hanging="510"/>
        <w:jc w:val="left"/>
      </w:pPr>
      <w:r>
        <w:rPr>
          <w:sz w:val="20"/>
        </w:rPr>
        <w:t>[6]</w:t>
        <w:tab/>
        <w:t>E. Gabriel, G. E. Fagg, G. Bosilca, et al., in Recent Advances in Parallel Virtual Machine and Message Passing Interface (Eds: D. Kranzlmüller, P. Kacsuk, J. Dongarra), Springer, Berlin, Heidelberg, Germany 2004, pp. 97–104. https://doi.org/10.1007/978-3-540-30218-6_19.</w:t>
      </w:r>
    </w:p>
    <w:p>
      <w:pPr>
        <w:spacing w:after="60" w:line="240" w:lineRule="auto"/>
        <w:tabs>
          <w:tab w:val="left" w:pos="510"/>
        </w:tabs>
        <w:ind w:left="510" w:hanging="510"/>
        <w:jc w:val="left"/>
      </w:pPr>
      <w:r>
        <w:rPr>
          <w:sz w:val="20"/>
        </w:rPr>
        <w:t>[7]</w:t>
        <w:tab/>
        <w:t>J. A. Sethian, Proc. Natl. Acad. Sci. USA 1996, 93, 1591. https://doi.org/10.1073/pnas.93.4.1591.</w:t>
      </w:r>
    </w:p>
    <w:p>
      <w:pPr>
        <w:spacing w:after="60" w:line="240" w:lineRule="auto"/>
        <w:tabs>
          <w:tab w:val="left" w:pos="510"/>
        </w:tabs>
        <w:ind w:left="510" w:hanging="510"/>
        <w:jc w:val="left"/>
      </w:pPr>
      <w:r>
        <w:rPr>
          <w:sz w:val="20"/>
        </w:rPr>
        <w:t>[8]</w:t>
        <w:tab/>
        <w:t>S. van der Walt, J. L. Schönberger, J. Nunez-Iglesias, et al., PeerJ 2014, 2, e453. https://doi.org/10.7717/peerj.453.</w:t>
      </w:r>
    </w:p>
    <w:p>
      <w:pPr>
        <w:spacing w:after="60" w:line="240" w:lineRule="auto"/>
        <w:tabs>
          <w:tab w:val="left" w:pos="510"/>
        </w:tabs>
        <w:ind w:left="510" w:hanging="510"/>
        <w:jc w:val="left"/>
      </w:pPr>
      <w:r>
        <w:rPr>
          <w:sz w:val="20"/>
        </w:rPr>
        <w:t>[9]</w:t>
        <w:tab/>
        <w:t>M. Dawson-Haggerty, et al., trimesh, https://trimesh.org (accessed: October 2026).</w:t>
      </w:r>
    </w:p>
    <w:p>
      <w:pPr>
        <w:spacing w:after="60" w:line="240" w:lineRule="auto"/>
        <w:tabs>
          <w:tab w:val="left" w:pos="510"/>
        </w:tabs>
        <w:ind w:left="510" w:hanging="510"/>
        <w:jc w:val="left"/>
      </w:pPr>
      <w:r>
        <w:rPr>
          <w:sz w:val="20"/>
        </w:rPr>
        <w:t>[10]</w:t>
        <w:tab/>
        <w:t>N. Schlömer, et al., meshio: Tools for mesh files, https://doi.org/10.5281/zenodo.1173115.</w:t>
      </w:r>
    </w:p>
    <w:p>
      <w:pPr>
        <w:spacing w:after="60" w:line="240" w:lineRule="auto"/>
        <w:tabs>
          <w:tab w:val="left" w:pos="510"/>
        </w:tabs>
        <w:ind w:left="510" w:hanging="510"/>
        <w:jc w:val="left"/>
      </w:pPr>
      <w:r>
        <w:rPr>
          <w:sz w:val="20"/>
        </w:rPr>
        <w:t>[11]</w:t>
        <w:tab/>
        <w:t>P. Virtanen, R. Gommers, T. E. Oliphant, et al., Nat. Methods 2020, 17, 261. https://doi.org/10.1038/s41592-019-0686-2.</w:t>
      </w:r>
    </w:p>
    <w:p>
      <w:pPr>
        <w:spacing w:after="60" w:line="240" w:lineRule="auto"/>
        <w:tabs>
          <w:tab w:val="left" w:pos="510"/>
        </w:tabs>
        <w:ind w:left="510" w:hanging="510"/>
        <w:jc w:val="left"/>
      </w:pPr>
      <w:r>
        <w:rPr>
          <w:sz w:val="20"/>
        </w:rPr>
        <w:t>[12]</w:t>
        <w:tab/>
        <w:t>J. D. Hunter, Comput. Sci. Eng. 2007, 9, 90. https://doi.org/10.1109/MCSE.2007.55.</w:t>
      </w:r>
    </w:p>
    <w:p>
      <w:pPr>
        <w:spacing w:after="60" w:line="240" w:lineRule="auto"/>
        <w:tabs>
          <w:tab w:val="left" w:pos="510"/>
        </w:tabs>
        <w:ind w:left="510" w:hanging="510"/>
        <w:jc w:val="left"/>
      </w:pPr>
      <w:r>
        <w:rPr>
          <w:sz w:val="20"/>
        </w:rPr>
        <w:t>[13]</w:t>
        <w:tab/>
        <w:t>J. Ahrens, B. Geveci, C. Law, in The Visualization Handbook (Eds: C. D. Hansen, C. R. Johnson), Elsevier, Amsterdam, The Netherlands 2005, pp. 717–731.</w:t>
      </w:r>
    </w:p>
    <w:p>
      <w:pPr>
        <w:spacing w:after="60" w:line="240" w:lineRule="auto"/>
        <w:tabs>
          <w:tab w:val="left" w:pos="510"/>
        </w:tabs>
        <w:ind w:left="510" w:hanging="510"/>
        <w:jc w:val="left"/>
      </w:pPr>
      <w:r>
        <w:rPr>
          <w:sz w:val="20"/>
        </w:rPr>
        <w:t>[14]</w:t>
        <w:tab/>
        <w:t>M. D. Morris, Technometrics 1991, 33, 161. https://doi.org/10.1080/00401706.1991.10484804.</w:t>
      </w:r>
    </w:p>
    <w:p>
      <w:pPr>
        <w:spacing w:after="60" w:line="240" w:lineRule="auto"/>
        <w:tabs>
          <w:tab w:val="left" w:pos="510"/>
        </w:tabs>
        <w:ind w:left="510" w:hanging="510"/>
        <w:jc w:val="left"/>
      </w:pPr>
      <w:r>
        <w:rPr>
          <w:sz w:val="20"/>
        </w:rPr>
        <w:t>[15]</w:t>
        <w:tab/>
        <w:t>J. Herman, W. Usher, J. Open Source Softw. 2017, 2, 97. https://doi.org/10.21105/joss.00097.</w:t>
      </w:r>
    </w:p>
    <w:p>
      <w:pPr>
        <w:spacing w:after="60" w:line="240" w:lineRule="auto"/>
        <w:tabs>
          <w:tab w:val="left" w:pos="510"/>
        </w:tabs>
        <w:ind w:left="510" w:hanging="510"/>
        <w:jc w:val="left"/>
      </w:pPr>
      <w:r>
        <w:rPr>
          <w:sz w:val="20"/>
        </w:rPr>
        <w:t>[16]</w:t>
        <w:tab/>
        <w:t>C. E. Rasmussen, C. K. I. Williams, Gaussian Processes for Machine Learning, MIT Press, Cambridge, MA, USA 2006.</w:t>
      </w:r>
    </w:p>
    <w:p>
      <w:pPr>
        <w:spacing w:after="60" w:line="240" w:lineRule="auto"/>
        <w:tabs>
          <w:tab w:val="left" w:pos="510"/>
        </w:tabs>
        <w:ind w:left="510" w:hanging="510"/>
        <w:jc w:val="left"/>
      </w:pPr>
      <w:r>
        <w:rPr>
          <w:sz w:val="20"/>
        </w:rPr>
        <w:t>[17]</w:t>
        <w:tab/>
        <w:t>D. R. Jones, M. Schonlau, W. J. Welch, J. Glob. Optim. 1998, 13, 455. https://doi.org/10.1023/A:1008306431147.</w:t>
      </w:r>
    </w:p>
    <w:p>
      <w:pPr>
        <w:spacing w:after="60" w:line="240" w:lineRule="auto"/>
        <w:tabs>
          <w:tab w:val="left" w:pos="510"/>
        </w:tabs>
        <w:ind w:left="510" w:hanging="510"/>
        <w:jc w:val="left"/>
      </w:pPr>
      <w:r>
        <w:rPr>
          <w:sz w:val="20"/>
        </w:rPr>
        <w:t>[18]</w:t>
        <w:tab/>
        <w:t>M. D. McKay, R. J. Beckman, W. J. Conover, Technometrics 1979, 21, 239. https://doi.org/10.1080/00401706.1979.10489755.</w:t>
      </w:r>
    </w:p>
    <w:p>
      <w:pPr>
        <w:spacing w:after="60" w:line="240" w:lineRule="auto"/>
        <w:tabs>
          <w:tab w:val="left" w:pos="510"/>
        </w:tabs>
        <w:ind w:left="510" w:hanging="510"/>
        <w:jc w:val="left"/>
      </w:pPr>
      <w:r>
        <w:rPr>
          <w:sz w:val="20"/>
        </w:rPr>
        <w:t>[19]</w:t>
        <w:tab/>
        <w:t>L. Liu, Y. Meng, C. Dong, Y. Yan, A. A. Volinsky, L.-N. Wang, J. Mater. Sci. Technol. 2018, 34, 2271. https://doi.org/10.1016/j.jmst.2018.05.005.</w:t>
      </w:r>
    </w:p>
    <w:sectPr w:rsidR="00496CE8" w:rsidRPr="00876655">
      <w:footerReference w:type="default" r:id="rI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S-</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74E3"/>
    <w:rsid w:val="002B66F0"/>
    <w:rsid w:val="002C2EAD"/>
    <w:rsid w:val="002C4E1B"/>
    <w:rsid w:val="002E6F74"/>
    <w:rsid w:val="003046E8"/>
    <w:rsid w:val="00332F6F"/>
    <w:rsid w:val="003347F2"/>
    <w:rsid w:val="00340C4A"/>
    <w:rsid w:val="003551B2"/>
    <w:rsid w:val="00357694"/>
    <w:rsid w:val="0037585E"/>
    <w:rsid w:val="00377A22"/>
    <w:rsid w:val="0039482A"/>
    <w:rsid w:val="003976E7"/>
    <w:rsid w:val="003A0691"/>
    <w:rsid w:val="003A2481"/>
    <w:rsid w:val="003A6B98"/>
    <w:rsid w:val="003A718A"/>
    <w:rsid w:val="003B1370"/>
    <w:rsid w:val="003B1F91"/>
    <w:rsid w:val="003B3A6A"/>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D5290"/>
    <w:rsid w:val="006D579C"/>
    <w:rsid w:val="006E5AA4"/>
    <w:rsid w:val="007125DF"/>
    <w:rsid w:val="00743306"/>
    <w:rsid w:val="00762CF8"/>
    <w:rsid w:val="007630D0"/>
    <w:rsid w:val="00770A7E"/>
    <w:rsid w:val="00772BA4"/>
    <w:rsid w:val="00785162"/>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C2673"/>
    <w:rsid w:val="009D3074"/>
    <w:rsid w:val="009E1C9F"/>
    <w:rsid w:val="009E3F03"/>
    <w:rsid w:val="009F37E1"/>
    <w:rsid w:val="00A01E38"/>
    <w:rsid w:val="00A26FEC"/>
    <w:rsid w:val="00A53676"/>
    <w:rsid w:val="00A753B7"/>
    <w:rsid w:val="00A84096"/>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55847"/>
    <w:rsid w:val="00C742A1"/>
    <w:rsid w:val="00C82396"/>
    <w:rsid w:val="00CA2019"/>
    <w:rsid w:val="00CC423B"/>
    <w:rsid w:val="00CE43D4"/>
    <w:rsid w:val="00CE77CA"/>
    <w:rsid w:val="00D02AA3"/>
    <w:rsid w:val="00D05721"/>
    <w:rsid w:val="00D175AE"/>
    <w:rsid w:val="00D37C5A"/>
    <w:rsid w:val="00D44DB7"/>
    <w:rsid w:val="00D45790"/>
    <w:rsid w:val="00D50C40"/>
    <w:rsid w:val="00D52386"/>
    <w:rsid w:val="00D607D1"/>
    <w:rsid w:val="00D664E5"/>
    <w:rsid w:val="00D80D58"/>
    <w:rsid w:val="00D81273"/>
    <w:rsid w:val="00D81AA4"/>
    <w:rsid w:val="00DA0507"/>
    <w:rsid w:val="00DB5548"/>
    <w:rsid w:val="00DB6AAA"/>
    <w:rsid w:val="00DF541F"/>
    <w:rsid w:val="00DF756F"/>
    <w:rsid w:val="00E05935"/>
    <w:rsid w:val="00E27337"/>
    <w:rsid w:val="00E60AA3"/>
    <w:rsid w:val="00E61595"/>
    <w:rsid w:val="00E61B2C"/>
    <w:rsid w:val="00E719B9"/>
    <w:rsid w:val="00EA180F"/>
    <w:rsid w:val="00ED14A2"/>
    <w:rsid w:val="00F07903"/>
    <w:rsid w:val="00F164F0"/>
    <w:rsid w:val="00F1686F"/>
    <w:rsid w:val="00F36A97"/>
    <w:rsid w:val="00F45B2F"/>
    <w:rsid w:val="00F50DE0"/>
    <w:rsid w:val="00F949EB"/>
    <w:rsid w:val="00F95798"/>
    <w:rsid w:val="00FA2E62"/>
    <w:rsid w:val="00FA4B00"/>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5F91"/>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ascii="Times New Roman" w:hAnsi="Times New Roman" w:eastAsia="Times New Roman"/>
      <w:b/>
      <w:i w:val="0"/>
      <w:color w:val="000000"/>
      <w:sz w:val="24"/>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ascii="Times New Roman" w:hAnsi="Times New Roman" w:eastAsia="Times New Roman"/>
      <w:b/>
      <w:i w:val="0"/>
      <w:color w:val="000000"/>
      <w:sz w:val="24"/>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3132</TotalTime>
  <Pages>13</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99</cp:revision>
  <cp:lastPrinted>2026-09-27T22:37:00Z</cp:lastPrinted>
  <dcterms:created xsi:type="dcterms:W3CDTF">2026-09-27T22:41:00Z</dcterms:created>
  <dcterms:modified xsi:type="dcterms:W3CDTF">2026-10-02T06:54:00Z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