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 xml:space="preserve">ultrasonically cleaned in Milli-Q water, acetone, and ethanol to remove residual surface contaminants, then dried and stored under vacuum until use. Hanks’ Balanced Salt Solution (HBSS; Gibco, calcium- and magnesium-free</w:t>
      </w:r>
      <w:ins w:id="9001" w:author="Claude" w:date="2026-10-08T12:12:01Z">
        <w:r w:rsidRPr="001A2EB4">
          <w:rPr>
            <w:rFonts w:cs="Times New Roman"/>
          </w:rPr>
          <w:t xml:space="preserve">; pH 7.4</w:t>
        </w:r>
      </w:ins>
      <w:r w:rsidRPr="001A2EB4">
        <w:rPr>
          <w:rFonts w:cs="Times New Roman"/>
        </w:rPr>
        <w:t xml:space="preserv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The reaction term was applied exclusively at the moving Zn–electrolyte interface, such that oxygen must diffuse to the Zn surface before being consumed. The interface term δ_Γ is a sharp surface integral over the zero level set (FreeFEM int2d with the levelset option), with no smoothing parameter; a smoothed delta function with a width equal to the minimum mesh size is used only in post-processing averages.</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is treated as effectively non-consumed, because it is in large excess (142.3 mmol L⁻¹) and is not appreciably depleted by corrosion-product dissolution </w:t>
      </w:r>
      <w:r w:rsidRPr="001A2EB4">
        <w:rPr>
          <w:rFonts w:cs="Times New Roman"/>
        </w:rPr>
      </w:r>
      <w:r w:rsidRPr="001A2EB4">
        <w:rPr>
          <w:rFonts w:cs="Times New Roman"/>
        </w:rPr>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The chloride exponent in Eq. 11 is an effective reaction order, not the stoichiometric one of Eq. 5.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t xml:space="preserve"> (in g mm⁻³)</w:t>
      </w:r>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Calibration used the 3D model on a coarse tetrahedral mesh of the Ø10 × 2 mm disc (hmin = 0.5 mm; 37,399 tetrahedra) in a 30 × 30 × 30 mm box with a 4 h time step, and the simulated mass loss was corrected to the fine mesh with a linear bias correction (ML_fine = 1.356 ML_coarse − 0.0016; Pearson r = 0.9986). Parameters were searched log-uniformly within k_f ∈ [1, 100] h⁻¹, k_d ∈ [1, 100] L² mol⁻² h⁻¹ and k_ORR ∈ [0.05, 5] mm h⁻¹. Each repeat used 28 evaluations in three phases: a 12-point Latin hypercube; 8 points chosen by expected improvement on a Gaussian-process surrogate (Matérn ν = 2.5); and 8 local points on a combined mass-loss and corrosion-rate objective. Two independent repeats were run from different initial designs. The objective was the RMSE between simulated and target mass loss at 24, 48, 120, 168, 240 and 336 h.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Two independent repeats of the optimization reached minimum RMSE values of 0.0192% and 0.0178%</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In the first repeat the best point was already in the initial Latin-hypercube design, whereas the second repeat improved on its initial design during the expected-improvement phase. The calibrated k_ORR was consistent between repeats (0.15–0.19 mm h⁻¹ among all fits with RMSE ≤ 0.025%), whereas k_f and k_d were not individually identifiable: fits of equal quality spanned k_f = 2.2–96 h⁻¹ and k_d = 1–93 L² mol⁻² h⁻¹. The adopted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lies within this best-fit region, with an RMSE of 0.0</w:t>
      </w:r>
      <w:r w:rsidR="00215165" w:rsidRPr="001A2EB4">
        <w:t>2</w:t>
      </w:r>
      <w:r w:rsidR="00B31A12" w:rsidRPr="001A2EB4">
        <w:t>1% at the nearest evaluated point. These results show that the proposed framework can closely reproduce the calibration measurements. The low calibration error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for two independent repeats (circles and squares; 28 evaluations each). Lines show the best RMSE so far and stars mark each repeat’s optimum. The shaded region is the initial Latin-hypercube sampling. RMSE is the mass-loss error of the corrected coarse-mesh simulation against the 0–336 h target</w:t>
      </w:r>
      <w:r w:rsidRPr="001A2EB4">
        <w:t>.</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10</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w:r>
              <w:t>L² mol⁻² h⁻¹</w:t>
            </w:r>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1</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0.2</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 and phosphate-, carbonate-, calcium-, and chloride-containing phases, which can form within hours to days in vitro, are not explicitly resolved</w:t>
      </w:r>
      <w:r w:rsidR="00492114">
        <w:t xml:space="preserve">. The film field is defined on the fixed mesh on the electrolyte side of the moving interface rather than attached to it, and the ZnO/Zn volume ratio (about 1.6) is not represented.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