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lastRenderedPageBreak/>
        <w:t>Abstract</w:t>
      </w:r>
    </w:p>
    <w:p w14:paraId="427F30E6" w14:textId="79A591A2"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w:t>
      </w:r>
      <w:r w:rsidRPr="00A60AFE">
        <w:t xml:space="preserve">of the same order of magnitude as </w:t>
      </w:r>
      <w:r w:rsidRPr="00A60AFE">
        <w:t xml:space="preserve">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lastRenderedPageBreak/>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lastRenderedPageBreak/>
        <w:t>Introduction</w:t>
      </w:r>
    </w:p>
    <w:p w14:paraId="311F3C9A" w14:textId="2E15C662"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CE255A">
        <w:rPr>
          <w:color w:val="FF0000"/>
        </w:rPr>
        <w:instrText xml:space="preserve"> ADDIN ZOTERO_ITEM CSL_CITATION {"citationID":"LkkxaMJH","properties":{"unsorted":false,"formattedCitation":"\\super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lastRenderedPageBreak/>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lastRenderedPageBreak/>
        <w:t>Method</w:t>
      </w:r>
      <w:r w:rsidR="0085317F" w:rsidRPr="001A2EB4">
        <w:t>s</w:t>
      </w:r>
    </w:p>
    <w:p w14:paraId="1FA90C1C" w14:textId="788FD9B7"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1C3008" w:rsidRPr="001A2EB4">
        <w:rPr>
          <w:b/>
          <w:bCs/>
        </w:rPr>
        <w:t xml:space="preserve">Figure </w:t>
      </w:r>
      <w:r w:rsidR="001C3008">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5FD0F4BA"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w:t>
      </w:r>
      <w:r w:rsidRPr="001A2EB4">
        <w:t>product</w:t>
      </w:r>
      <w:r w:rsidRPr="001A2EB4">
        <w:t xml:space="preserve">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lastRenderedPageBreak/>
        <w:t>ultrasonically cleaned in Milli-Q water, acetone, and ethanol to remove residual surface contaminants, then dried and stored under vacuum until use. Hanks’ Balanced Salt Solution (HBSS; Gibco, calcium- and magnesium-free)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38724B20"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03561975" w:rsidR="00E54A50" w:rsidRPr="001A2EB4" w:rsidRDefault="00E55EDE" w:rsidP="00E54A50">
      <w:pPr>
        <w:pStyle w:val="BodyText"/>
        <w:ind w:firstLine="0"/>
        <w:rPr>
          <w:rFonts w:cs="Times New Roman"/>
        </w:rPr>
      </w:pPr>
      <w:r w:rsidRPr="001A2EB4">
        <w:rPr>
          <w:rFonts w:cs="Times New Roman"/>
        </w:rPr>
        <w:lastRenderedPageBreak/>
        <w:t xml:space="preserve">Overall degradation </w:t>
      </w:r>
      <w:r w:rsidR="00E54A50" w:rsidRPr="001A2EB4">
        <w:rPr>
          <w:rFonts w:cs="Times New Roman"/>
        </w:rPr>
        <w:t xml:space="preserve">therefore results from a dynamic balance between ORR-driven passivation and chloride-mediated </w:t>
      </w:r>
      <w:r w:rsidR="00E54A50" w:rsidRPr="001A2EB4">
        <w:rPr>
          <w:rFonts w:cs="Times New Roman"/>
        </w:rPr>
        <w:t xml:space="preserve">corrosion-product </w:t>
      </w:r>
      <w:r w:rsidR="00E54A50" w:rsidRPr="001A2EB4">
        <w:rPr>
          <w:rFonts w:cs="Times New Roman"/>
        </w:rPr>
        <w:t xml:space="preserve">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2876FD">
        <w:rPr>
          <w:rFonts w:cs="Times New Roman"/>
        </w:rPr>
        <w:t xml:space="preserve"> </w:t>
      </w:r>
      <w:r w:rsidR="00BC506D" w:rsidRPr="001A2EB4">
        <w:rPr>
          <w:rFonts w:cs="Times New Roman"/>
        </w:rPr>
        <w:t xml:space="preserve">the corrosion </w:t>
      </w:r>
      <w:r w:rsidR="00BC506D" w:rsidRPr="001A2EB4">
        <w:rPr>
          <w:rFonts w:cs="Times New Roman"/>
        </w:rPr>
        <w:t xml:space="preserve">products are </w:t>
      </w:r>
      <w:r w:rsidR="00BC506D" w:rsidRPr="001A2EB4">
        <w:rPr>
          <w:rFonts w:cs="Times New Roman"/>
        </w:rPr>
        <w:t>modeled as a single ZnO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765554C2"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2</w:t>
      </w:r>
      <w:r w:rsidRPr="001A2EB4">
        <w:rPr>
          <w:b/>
          <w:bCs/>
        </w:rPr>
        <w:fldChar w:fldCharType="end"/>
      </w:r>
      <w:bookmarkEnd w:id="5"/>
      <w:r w:rsidRPr="001A2EB4">
        <w:rPr>
          <w:b/>
          <w:bCs/>
        </w:rPr>
        <w:t>.</w:t>
      </w:r>
      <w:r w:rsidRPr="001A2EB4">
        <w:t xml:space="preserve"> </w:t>
      </w:r>
      <w:r w:rsidR="00246AE0" w:rsidRPr="001A2EB4">
        <w:t xml:space="preserve">Schematic of the coupled mechanistic framework for Zn biodegradation in physiological media. (a) Electrochemical reactions governing Zn dissolution, oxygen reduction, </w:t>
      </w:r>
      <w:r w:rsidR="00246AE0" w:rsidRPr="001A2EB4">
        <w:t>corrosion-product</w:t>
      </w:r>
      <w:r w:rsidR="00246AE0" w:rsidRPr="001A2EB4">
        <w:t xml:space="preserve"> formation, and chloride-induced </w:t>
      </w:r>
      <w:r w:rsidR="00246AE0" w:rsidRPr="001A2EB4">
        <w:t>dissolution</w:t>
      </w:r>
      <w:r w:rsidR="00246AE0" w:rsidRPr="001A2EB4">
        <w:t>,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F76D765"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CE255A">
        <w:rPr>
          <w:rFonts w:cs="Times New Roman"/>
        </w:rPr>
        <w:instrText xml:space="preserve"> ADDIN ZOTERO_ITEM CSL_CITATION {"citationID":"2YDw3E7n","properties":{"unsorted":false,"formattedCitation":"\\super [30]\\nosupersub{}","plainCitation":"[30]","noteIndex":0},"citationItems":[{"id":4562,"uris":["http://zotero.org/users/16939557/items/8FBQWKCF"],"itemData":{"id":4562,"type":"article-journal","citation-key":"katonaValidatingCorrosionModels2026","container-title":"Corrosion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[30]</w:t>
      </w:r>
      <w:r w:rsidR="00B3641C" w:rsidRPr="001A2EB4">
        <w:rPr>
          <w:rFonts w:cs="Times New Roman"/>
        </w:rPr>
        <w:fldChar w:fldCharType="end"/>
      </w:r>
      <w:r w:rsidR="00B3641C" w:rsidRPr="001A2EB4">
        <w:rPr>
          <w:rFonts w:cs="Times New Roman"/>
        </w:rPr>
        <w:t xml:space="preserve">, </w:t>
      </w:r>
      <w:r w:rsidR="00B3641C" w:rsidRPr="001A2EB4">
        <w:rPr>
          <w:rFonts w:cs="Times New Roman"/>
        </w:rPr>
        <w:lastRenderedPageBreak/>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42A19A93"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the corrosion-</w:t>
      </w:r>
      <w:r w:rsidR="005A2B63" w:rsidRPr="001A2EB4">
        <w:rPr>
          <w:rFonts w:cs="Times New Roman"/>
        </w:rPr>
        <w:t>product</w:t>
      </w:r>
      <w:r w:rsidR="005A2B63" w:rsidRPr="001A2EB4">
        <w:rPr>
          <w:rFonts w:cs="Times New Roman"/>
        </w:rPr>
        <w:t xml:space="preserve">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xml:space="preserve">. The reaction term was applied exclusively at the moving Zn–electrolyte interface, such that oxygen must diffuse to the Zn surface before being consumed. </w:t>
      </w:r>
    </w:p>
    <w:p w14:paraId="42144BD5" w14:textId="09D992D7"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2B14B3AE" w:rsidR="00424107" w:rsidRPr="001A2EB4" w:rsidRDefault="00424107" w:rsidP="00424107">
      <w:pPr>
        <w:pStyle w:val="BodyText"/>
        <w:ind w:firstLine="0"/>
        <w:rPr>
          <w:rFonts w:cs="Times New Roman"/>
        </w:rPr>
      </w:pPr>
      <w:r w:rsidRPr="001A2EB4">
        <w:rPr>
          <w:rFonts w:cs="Times New Roman"/>
        </w:rPr>
        <w:t xml:space="preserve">Chloride acts as a catalytic species, being regenerated during </w:t>
      </w:r>
      <w:r w:rsidRPr="001A2EB4">
        <w:rPr>
          <w:rFonts w:cs="Times New Roman"/>
        </w:rPr>
        <w:t>corrosion-product dissolution rathe</w:t>
      </w:r>
      <w:r w:rsidRPr="001A2EB4">
        <w:rPr>
          <w:rFonts w:cs="Times New Roman"/>
        </w:rPr>
        <w:t xml:space="preserve">r than consumed </w:t>
      </w:r>
      <w:r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4825F0CE"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w:t>
      </w:r>
      <w:r w:rsidR="007567C8" w:rsidRPr="007567C8">
        <w:rPr>
          <w:rFonts w:cs="Times New Roman"/>
        </w:rPr>
        <w:t xml:space="preserve"> products.</w:t>
      </w:r>
      <w:r w:rsidR="009F4B7F" w:rsidRPr="001A2EB4">
        <w:rPr>
          <w:rFonts w:cs="Times New Roman"/>
        </w:rPr>
        <w:t xml:space="preserve"> </w:t>
      </w:r>
      <w:r w:rsidR="009F4B7F" w:rsidRPr="001A2EB4">
        <w:rPr>
          <w:rFonts w:cs="Times New Roman"/>
        </w:rPr>
        <w:t xml:space="preserve">At the same time, chloride-induced </w:t>
      </w:r>
      <w:r w:rsidR="009F4B7F" w:rsidRPr="001A2EB4">
        <w:rPr>
          <w:rFonts w:cs="Times New Roman"/>
        </w:rPr>
        <w:t>corrosion-product</w:t>
      </w:r>
      <w:r w:rsidR="009F4B7F" w:rsidRPr="001A2EB4">
        <w:rPr>
          <w:rFonts w:cs="Times New Roman"/>
        </w:rPr>
        <w:t xml:space="preserve"> dissolution releases hydroxide back into the electrolyte</w:t>
      </w:r>
      <w:r w:rsidR="009F4B7F">
        <w:rPr>
          <w:rFonts w:cs="Times New Roman"/>
        </w:rPr>
        <w:t>.</w:t>
      </w:r>
    </w:p>
    <w:p w14:paraId="24B0774D" w14:textId="23E1B49B"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424107" w:rsidRPr="001A2EB4">
        <w:rPr>
          <w:rFonts w:cs="Times New Roman"/>
        </w:rPr>
        <w:tab/>
        <w:t>(</w:t>
      </w:r>
      <w:r w:rsidR="009F4B7F">
        <w:rPr>
          <w:rFonts w:cs="Times New Roman"/>
        </w:rPr>
        <w:t>9</w:t>
      </w:r>
      <w:r w:rsidR="00424107" w:rsidRPr="001A2EB4">
        <w:rPr>
          <w:rFonts w:cs="Times New Roman"/>
        </w:rPr>
        <w:t>)</w:t>
      </w:r>
    </w:p>
    <w:p w14:paraId="0A228AFA" w14:textId="56F0AC11" w:rsidR="00097CCF" w:rsidRPr="001A2EB4" w:rsidRDefault="00000000"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097CCF" w:rsidRPr="001A2EB4">
        <w:rPr>
          <w:rFonts w:cs="Times New Roman"/>
        </w:rPr>
        <w:tab/>
        <w:t>(</w:t>
      </w:r>
      <w:r w:rsidR="009F4B7F">
        <w:rPr>
          <w:rFonts w:cs="Times New Roman"/>
        </w:rPr>
        <w:t>10</w:t>
      </w:r>
      <w:r w:rsidR="00097CCF" w:rsidRPr="001A2EB4">
        <w:rPr>
          <w:rFonts w:cs="Times New Roman"/>
        </w:rPr>
        <w:t>)</w:t>
      </w:r>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7293E2AE" w:rsidR="00097CCF" w:rsidRPr="001A2EB4" w:rsidRDefault="007879E5" w:rsidP="00097CCF">
      <w:pPr>
        <w:pStyle w:val="BodyText"/>
        <w:ind w:firstLine="0"/>
      </w:pPr>
      <w:r w:rsidRPr="001A2EB4">
        <w:lastRenderedPageBreak/>
        <w:t xml:space="preserve">Here, the corrosion-product </w:t>
      </w:r>
      <w:r w:rsidRPr="001A2EB4">
        <w:t>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F </m:t>
        </m:r>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Cl</m:t>
            </m:r>
          </m:sub>
          <m:sup>
            <m:r>
              <w:rPr>
                <w:rFonts w:ascii="Cambria Math" w:hAnsi="Cambria Math" w:cs="Times New Roman"/>
              </w:rPr>
              <m:t>2</m:t>
            </m:r>
          </m:sup>
        </m:sSub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6E2CEFF4"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w:t>
      </w:r>
      <w:r w:rsidRPr="001A2EB4">
        <w:rPr>
          <w:rFonts w:cs="Times New Roman"/>
        </w:rPr>
        <w:t>corrosion-product concentration</w:t>
      </w:r>
      <w:r w:rsidRPr="001A2EB4">
        <w:rPr>
          <w:rFonts w:cs="Times New Roman"/>
        </w:rPr>
        <w:t xml:space="preserve">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del w:id="10101" w:author="Claude" w:date="2026-10-08T11:01:51Z"/>
            <w:rFonts w:ascii="Cambria Math" w:hAnsi="Cambria Math" w:cs="Times New Roman"/>
          </w:rPr>
          <m:t>/</m:t>
        </m:r>
        <m:sSub>
          <m:sSubPr>
            <m:ctrlPr>
              <w:rPr>
                <w:rFonts w:ascii="Cambria Math" w:hAnsi="Cambria Math" w:cs="Times New Roman"/>
              </w:rPr>
            </m:ctrlPr>
          </m:sSubPr>
          <m:e>
            <m:r>
              <w:rPr>
                <w:del w:id="10102" w:author="Claude" w:date="2026-10-08T11:01:51Z"/>
                <w:rFonts w:ascii="Cambria Math" w:hAnsi="Cambria Math" w:cs="Times New Roman"/>
              </w:rPr>
              <m:t>M</m:t>
            </m:r>
          </m:e>
          <m:sub>
            <m:r>
              <m:rPr>
                <m:nor/>
              </m:rPr>
              <w:rPr>
                <w:del w:id="10103" w:author="Claude" w:date="2026-10-08T11:01:51Z"/>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ins w:id="10104" w:author="Claude" w:date="2026-10-08T11:01:51Z">
        <w:r>
          <w:t xml:space="preserve"> (in g mm⁻³)</w:t>
        </w:r>
      </w:ins>
      <w:r w:rsidRPr="001A2EB4">
        <w:rPr>
          <w:rFonts w:cs="Times New Roman"/>
        </w:rP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w:t>
      </w:r>
      <w:r w:rsidRPr="001A2EB4">
        <w:t>corrosion</w:t>
      </w:r>
      <w:r w:rsidRPr="001A2EB4">
        <w:t xml:space="preserve"> </w:t>
      </w:r>
      <w:r w:rsidRPr="001A2EB4">
        <w:t>products accumulate</w:t>
      </w:r>
      <w:r w:rsidRPr="001A2EB4">
        <w:t xml:space="preserve">, </w:t>
      </w:r>
      <w:r w:rsidRPr="001A2EB4">
        <w:t xml:space="preserve">they impede </w:t>
      </w:r>
      <w:r w:rsidRPr="001A2EB4">
        <w:t xml:space="preserve">species transport by reducing the effective diffusivity according to </w:t>
      </w:r>
      <w:r w:rsidRPr="001A2EB4">
        <w:fldChar w:fldCharType="begin"/>
      </w:r>
      <w:r w:rsidR="00CE255A">
        <w:instrText xml:space="preserve"> ADDIN ZOTERO_ITEM CSL_CITATION {"citationID":"aPcMg5PW","properties":{"unsorted":false,"formattedCitation":"\\super [31]\\nosupersub{}","plainCitation":"[31]","noteIndex":0},"citationItems":[{"id":4560,"uris":["http://zotero.org/users/16939557/items/5GV9KWGS"],"itemData":{"id":4560,"type":"book","abstract":"Diffusion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F60B2A" w:rsidRPr="00F60B2A">
        <w:rPr>
          <w:rFonts w:cs="Times New Roman"/>
          <w:vertAlign w:val="superscript"/>
        </w:rPr>
        <w:t>[31]</w:t>
      </w:r>
      <w:r w:rsidRPr="001A2EB4">
        <w:fldChar w:fldCharType="end"/>
      </w:r>
      <w:r w:rsidRPr="001A2EB4">
        <w:t>:</w:t>
      </w:r>
    </w:p>
    <w:p w14:paraId="21BC5BF3" w14:textId="2E47BC0D" w:rsidR="00097CCF" w:rsidRPr="001A2EB4" w:rsidRDefault="00000000"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CFE633E"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xml:space="preserve">​ is the free-solution diffusivity, and the transport reduction depends on the </w:t>
      </w:r>
      <w:r w:rsidRPr="001A2EB4">
        <w:t xml:space="preserve">corrosion-product region's </w:t>
      </w:r>
      <w:r w:rsidRPr="001A2EB4">
        <w:t>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1C3008" w:rsidRPr="001A2EB4">
        <w:rPr>
          <w:b/>
          <w:bCs/>
        </w:rPr>
        <w:t xml:space="preserve">Figure </w:t>
      </w:r>
      <w:r w:rsidR="001C3008">
        <w:rPr>
          <w:b/>
          <w:bCs/>
          <w:noProof/>
        </w:rPr>
        <w:t>2</w:t>
      </w:r>
      <w:r w:rsidRPr="001A2EB4">
        <w:rPr>
          <w:b/>
          <w:bCs/>
        </w:rPr>
        <w:fldChar w:fldCharType="end"/>
      </w:r>
      <w:r w:rsidR="00D8369E" w:rsidRPr="001A2EB4">
        <w:rPr>
          <w:b/>
          <w:bCs/>
        </w:rPr>
        <w:t>b</w:t>
      </w:r>
      <w:r w:rsidRPr="001A2EB4">
        <w:t>.</w:t>
      </w:r>
    </w:p>
    <w:p w14:paraId="3A26A373" w14:textId="1943FFE1"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6" w:name="_Hlk237963744"/>
      <w:r w:rsidRPr="001A2EB4">
        <w:rPr>
          <w:rFonts w:cs="Times New Roman"/>
        </w:rPr>
        <w:t>implicitly defines the interface as the zero-level set separating the metal and electrolyte domains,</w:t>
      </w:r>
      <w:bookmarkEnd w:id="6"/>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1C3008" w:rsidRPr="001A2EB4">
        <w:rPr>
          <w:b/>
          <w:bCs/>
        </w:rPr>
        <w:t xml:space="preserve">Figure </w:t>
      </w:r>
      <w:r w:rsidR="001C3008">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CE255A">
        <w:rPr>
          <w:rFonts w:cs="Times New Roman"/>
        </w:rPr>
        <w:instrText xml:space="preserve"> ADDIN ZOTERO_ITEM CSL_CITATION {"citationID":"r7domCi5","properties":{"unsorted":false,"formattedCitation":"\\super [32]\\nosupersub{}","plainCitation":"[32]","noteIndex":0},"citationItems":[{"id":1729,"uris":["http://zotero.org/users/16939557/items/TDPP5UDX"],"itemData":{"id":1729,"type":"article-journal","citation-key":"wilderAdaptiveLevelSet2015","container-title":"Journal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F60B2A" w:rsidRPr="00F60B2A">
        <w:rPr>
          <w:rFonts w:cs="Times New Roman"/>
          <w:vertAlign w:val="superscript"/>
        </w:rPr>
        <w:t>[32]</w:t>
      </w:r>
      <w:r w:rsidR="00CE2D65" w:rsidRPr="001A2EB4">
        <w:rPr>
          <w:rFonts w:cs="Times New Roman"/>
        </w:rPr>
        <w:fldChar w:fldCharType="end"/>
      </w:r>
      <w:r w:rsidRPr="001A2EB4">
        <w:rPr>
          <w:rFonts w:cs="Times New Roman"/>
        </w:rPr>
        <w:t>:</w:t>
      </w:r>
    </w:p>
    <w:p w14:paraId="77593D59" w14:textId="6D7232D0" w:rsidR="00E54A50" w:rsidRPr="001A2EB4" w:rsidRDefault="00000000"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35936D67" w14:textId="237F1924"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1A2EB4">
        <w:rPr>
          <w:rFonts w:cs="Times New Roman"/>
        </w:rPr>
        <w:t xml:space="preserve"> </w:t>
      </w:r>
      <w:r w:rsidR="00CE2D65" w:rsidRPr="001A2EB4">
        <w:rPr>
          <w:rFonts w:cs="Times New Roman"/>
        </w:rPr>
        <w:t>is the normal interface velocity obtained from the local corrosion kinetics (</w:t>
      </w:r>
      <w:r w:rsidR="00C83EF1" w:rsidRPr="001A2EB4">
        <w:rPr>
          <w:rFonts w:cs="Times New Roman"/>
          <w:b/>
          <w:bCs/>
        </w:rPr>
        <w:t>Equation (17)</w:t>
      </w:r>
      <w:r w:rsidR="00CE2D65" w:rsidRPr="001A2EB4">
        <w:rPr>
          <w:rFonts w:cs="Times New Roman"/>
        </w:rPr>
        <w:t>)</w:t>
      </w:r>
      <w:r w:rsidRPr="001A2EB4">
        <w:rPr>
          <w:rFonts w:cs="Times New Roman"/>
        </w:rPr>
        <w:t>.</w:t>
      </w:r>
      <w:r w:rsidR="00BC506D" w:rsidRPr="001A2EB4">
        <w:rPr>
          <w:rFonts w:cs="Times New Roman"/>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7BBBFFC2" w:rsidR="00E54A50" w:rsidRPr="001A2EB4" w:rsidRDefault="00B857A0" w:rsidP="00E54A50">
      <w:pPr>
        <w:pStyle w:val="FirstParagraph"/>
        <w:ind w:firstLine="360"/>
        <w:rPr>
          <w:rFonts w:cs="Times New Roman"/>
        </w:rPr>
      </w:pPr>
      <w:r w:rsidRPr="001A2EB4">
        <w:rPr>
          <w:rFonts w:cs="Times New Roman"/>
        </w:rPr>
        <w:t>Interface recession was modeled as the outcome of three competing rate limitations: interfacial reaction kinetics, oxygen transport to the metal surface, and Zn²⁺ transport away from the interface</w:t>
      </w:r>
      <w:r w:rsidR="00485363" w:rsidRPr="001A2EB4">
        <w:rPr>
          <w:rFonts w:cs="Times New Roman"/>
        </w:rPr>
        <w:t>.</w:t>
      </w:r>
      <w:r w:rsidR="00E54A50" w:rsidRPr="001A2EB4">
        <w:rPr>
          <w:rFonts w:cs="Times New Roman"/>
        </w:rPr>
        <w:t xml:space="preserve"> The Zn-transport-limited recession velocity is obtained from the classical Stefan condition for a dissolving metal interface </w:t>
      </w:r>
      <w:r w:rsidR="00E54A50" w:rsidRPr="001A2EB4">
        <w:rPr>
          <w:rFonts w:cs="Times New Roman"/>
        </w:rPr>
        <w:fldChar w:fldCharType="begin"/>
      </w:r>
      <w:r w:rsidR="00CE255A">
        <w:rPr>
          <w:rFonts w:cs="Times New Roman"/>
        </w:rPr>
        <w:instrText xml:space="preserve"> ADDIN ZOTERO_ITEM CSL_CITATION {"citationID":"BuP2nsvm","properties":{"unsorted":false,"formattedCitation":"\\super [33]\\nosupersub{}","plainCitation":"[33]","noteIndex":0},"citationItems":[{"id":1697,"uris":["http://zotero.org/users/16939557/items/M7J7YKJU"],"itemData":{"id":1697,"type":"article-journal","citation-key":"groganPhysicalCorrosionModel2014","container-title":"Acta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rPr>
        <w:fldChar w:fldCharType="separate"/>
      </w:r>
      <w:r w:rsidR="00F60B2A" w:rsidRPr="00F60B2A">
        <w:rPr>
          <w:rFonts w:cs="Times New Roman"/>
          <w:vertAlign w:val="superscript"/>
        </w:rPr>
        <w:t>[33]</w:t>
      </w:r>
      <w:r w:rsidR="00E54A50" w:rsidRPr="001A2EB4">
        <w:rPr>
          <w:rFonts w:cs="Times New Roman"/>
        </w:rPr>
        <w:fldChar w:fldCharType="end"/>
      </w:r>
      <w:r w:rsidR="00E54A50" w:rsidRPr="001A2EB4">
        <w:rPr>
          <w:rFonts w:cs="Times New Roman"/>
        </w:rPr>
        <w:t>:</w:t>
      </w:r>
    </w:p>
    <w:p w14:paraId="6B40B98A" w14:textId="721B1BC8"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m:rPr>
                <m:sty m:val="p"/>
              </m:rPr>
              <w:rPr>
                <w:rFonts w:ascii="Cambria Math" w:hAnsi="Cambria Math" w:cs="Times New Roman"/>
              </w:rPr>
              <m:t>⋅</m:t>
            </m:r>
            <m:r>
              <m:rPr>
                <m:sty m:val="bi"/>
              </m:rPr>
              <w:rPr>
                <w:rFonts w:ascii="Cambria Math" w:hAnsi="Cambria Math" w:cs="Times New Roman"/>
              </w:rPr>
              <m:t>n</m:t>
            </m:r>
          </m:num>
          <m:den>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D1ADAF2" w14:textId="0FB350AA" w:rsidR="00E54A50" w:rsidRPr="001A2EB4" w:rsidRDefault="00E54A50" w:rsidP="00E54A50">
      <w:pPr>
        <w:pStyle w:val="BodyText"/>
        <w:ind w:firstLine="0"/>
        <w:rPr>
          <w:rFonts w:cs="Times New Roman"/>
        </w:rPr>
      </w:pPr>
      <w:r w:rsidRPr="001A2EB4">
        <w:rPr>
          <w:rFonts w:cs="Times New Roman"/>
        </w:rPr>
        <w:lastRenderedPageBreak/>
        <w:t xml:space="preserve">where </w:t>
      </w:r>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oMath>
      <w:r w:rsidRPr="001A2EB4">
        <w:rPr>
          <w:rFonts w:cs="Times New Roman"/>
        </w:rPr>
        <w:t xml:space="preserve"> is the solid mass density of Zn, and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oMath>
      <w:r w:rsidRPr="001A2EB4">
        <w:rPr>
          <w:rFonts w:cs="Times New Roman"/>
        </w:rPr>
        <w:t xml:space="preserve"> is the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saturation concentration (a mass concentration); [Zn]sol, used below, is the solid molar density of Zn. Assuming first-order oxygen reduction kinetics and the reaction stoichiometry of </w:t>
      </w:r>
      <w:r w:rsidR="00571CCC" w:rsidRPr="001A2EB4">
        <w:rPr>
          <w:rFonts w:cs="Times New Roman"/>
          <w:b/>
          <w:bCs/>
        </w:rPr>
        <w:t xml:space="preserve">Equation (1) </w:t>
      </w:r>
      <w:r w:rsidR="00571CCC" w:rsidRPr="00FD7271">
        <w:rPr>
          <w:rFonts w:cs="Times New Roman"/>
        </w:rPr>
        <w:t>and</w:t>
      </w:r>
      <w:r w:rsidR="00571CCC" w:rsidRPr="001A2EB4">
        <w:rPr>
          <w:rFonts w:cs="Times New Roman"/>
          <w:b/>
          <w:bCs/>
        </w:rPr>
        <w:t xml:space="preserve"> Equation (2)</w:t>
      </w:r>
      <w:r w:rsidRPr="001A2EB4">
        <w:rPr>
          <w:rFonts w:cs="Times New Roman"/>
        </w:rPr>
        <w:t xml:space="preserve">, the reaction-limited recession velocity </w:t>
      </w:r>
      <w:r w:rsidR="00326CFC" w:rsidRPr="001A2EB4">
        <w:rPr>
          <w:rFonts w:cs="Times New Roman"/>
        </w:rPr>
        <w:t>can be written as</w:t>
      </w:r>
      <w:r w:rsidRPr="001A2EB4">
        <w:rPr>
          <w:rFonts w:cs="Times New Roman"/>
        </w:rPr>
        <w:t>:</w:t>
      </w:r>
    </w:p>
    <w:p w14:paraId="7A4E3A78" w14:textId="18E83F39"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5</w:t>
      </w:r>
      <w:r w:rsidR="00E54A50" w:rsidRPr="001A2EB4">
        <w:rPr>
          <w:rFonts w:cs="Times New Roman"/>
        </w:rPr>
        <w:t>)</w:t>
      </w:r>
    </w:p>
    <w:p w14:paraId="26261584" w14:textId="77777777" w:rsidR="00E54A50" w:rsidRPr="001A2EB4" w:rsidRDefault="00E54A50" w:rsidP="00E54A50">
      <w:pPr>
        <w:pStyle w:val="BodyText"/>
        <w:ind w:firstLine="0"/>
        <w:rPr>
          <w:rFonts w:cs="Times New Roman"/>
        </w:rPr>
      </w:pPr>
      <w:r w:rsidRPr="001A2EB4">
        <w:rPr>
          <w:rFonts w:cs="Times New Roman"/>
        </w:rPr>
        <w:t>As corrosion products accumulate and restrict oxygen transport to the metal surface, an oxygen-transport-limited recession velocity is given by:</w:t>
      </w:r>
    </w:p>
    <w:p w14:paraId="1E142F9D" w14:textId="1F297642"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6</w:t>
      </w:r>
      <w:r w:rsidR="00E54A50" w:rsidRPr="001A2EB4">
        <w:rPr>
          <w:rFonts w:cs="Times New Roman"/>
        </w:rPr>
        <w:t>)</w:t>
      </w:r>
    </w:p>
    <w:p w14:paraId="07735887" w14:textId="77777777" w:rsidR="00E54A50" w:rsidRPr="001A2EB4" w:rsidRDefault="00E54A50" w:rsidP="00E54A50">
      <w:pPr>
        <w:pStyle w:val="BodyText"/>
        <w:ind w:firstLine="0"/>
        <w:rPr>
          <w:rFonts w:cs="Times New Roman"/>
        </w:rPr>
      </w:pPr>
      <w:r w:rsidRPr="001A2EB4">
        <w:rPr>
          <w:rFonts w:cs="Times New Roman"/>
        </w:rPr>
        <w:t>The local recession velocity was determined as:</w:t>
      </w:r>
    </w:p>
    <w:p w14:paraId="6F17F940" w14:textId="6AEA0EFE"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e>
        </m:d>
      </m:oMath>
      <w:r w:rsidR="00E54A50" w:rsidRPr="001A2EB4">
        <w:rPr>
          <w:rFonts w:cs="Times New Roman"/>
        </w:rPr>
        <w:tab/>
        <w:t>(1</w:t>
      </w:r>
      <w:r w:rsidR="007432DD" w:rsidRPr="001A2EB4">
        <w:rPr>
          <w:rFonts w:cs="Times New Roman"/>
        </w:rPr>
        <w:t>7</w:t>
      </w:r>
      <w:r w:rsidR="00E54A50" w:rsidRPr="001A2EB4">
        <w:rPr>
          <w:rFonts w:cs="Times New Roman"/>
        </w:rPr>
        <w:t>)</w:t>
      </w:r>
    </w:p>
    <w:p w14:paraId="05C1EDA9" w14:textId="28CBADA0" w:rsidR="00E54A50" w:rsidRPr="001A2EB4" w:rsidRDefault="00C26B61" w:rsidP="00E54A50">
      <w:pPr>
        <w:pStyle w:val="BodyText"/>
        <w:tabs>
          <w:tab w:val="right" w:pos="9360"/>
        </w:tabs>
        <w:spacing w:before="240" w:after="240"/>
        <w:ind w:firstLine="0"/>
        <w:rPr>
          <w:rFonts w:cs="Times New Roman"/>
        </w:rPr>
      </w:pPr>
      <w:r w:rsidRPr="001A2EB4">
        <w:rPr>
          <w:rFonts w:cs="Times New Roman"/>
        </w:rPr>
        <w:t>This limiting-rate formulation allows the controlling mechanism to vary spatially and temporally with the local physicochemical conditions</w:t>
      </w:r>
      <w:r w:rsidR="00780FF0" w:rsidRPr="001A2EB4">
        <w:rPr>
          <w:rFonts w:cs="Times New Roman"/>
        </w:rPr>
        <w:t>, capturing the transition between reaction-controlled and diffusion-controlled Zn degradation</w:t>
      </w:r>
      <w:r w:rsidR="00E54A50" w:rsidRPr="001A2EB4">
        <w:rPr>
          <w:rFonts w:cs="Times New Roman"/>
        </w:rPr>
        <w:t xml:space="preserve"> (</w:t>
      </w:r>
      <w:r w:rsidR="00E54A50" w:rsidRPr="00FD7271">
        <w:rPr>
          <w:rFonts w:cs="Times New Roman"/>
          <w:b/>
          <w:bCs/>
        </w:rPr>
        <w:t>Section S1</w:t>
      </w:r>
      <w:r w:rsidR="00E54A50" w:rsidRPr="001A2EB4">
        <w:rPr>
          <w:rFonts w:cs="Times New Roman"/>
        </w:rPr>
        <w:t>). In Eqs. 15 and 16, C_O₂ (3.5 mg L⁻¹, i.e. 1.09 × 10⁻¹⁰ mol mm⁻³) is molar and M_O₂ is the molar mass of O₂. M_O₂C_O₂ is the O₂ mass concentration used by the solver and [Zn]sol is the molar density, so k_ORR is an effective coefficient that also carries a unit factor of mol g⁻¹.</w:t>
      </w:r>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4B754F4B"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 xml:space="preserve">Parametrically generated implant geometries were discretized into tetrahedral meshes and embedded within </w:t>
      </w:r>
      <w:r w:rsidR="00024712" w:rsidRPr="001A2EB4">
        <w:t xml:space="preserve">a 30 × 30 × 30 mm </w:t>
      </w:r>
      <w:r w:rsidR="00024712" w:rsidRPr="001A2EB4">
        <w:t>electrolyte domain</w:t>
      </w:r>
      <w:r w:rsidR="00024712" w:rsidRPr="001A2EB4">
        <w:t>, identical for the disc and the stent and larger than</w:t>
      </w:r>
      <w:r w:rsidR="00024712" w:rsidRPr="001A2EB4">
        <w:t xml:space="preserve"> three times the implant characteristic dimension in each direction</w:t>
      </w:r>
      <w:ins w:id="11" w:author="Claude" w:date="2026-10-08T04:28:00Z">
        <w:r w:rsidR="00024712" w:rsidRPr="001A2EB4">
          <w:t>,</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Pr="00FD7271">
        <w:rPr>
          <w:b/>
          <w:bCs/>
        </w:rPr>
        <w:t>Section S2</w:t>
      </w:r>
      <w:r w:rsidRPr="001A2EB4">
        <w:t>).</w:t>
      </w:r>
    </w:p>
    <w:p w14:paraId="17BAEB51" w14:textId="6D0E0AF6" w:rsidR="00D26518" w:rsidRPr="001A2EB4" w:rsidRDefault="00D26518" w:rsidP="00D26518">
      <w:pPr>
        <w:pStyle w:val="BodyText"/>
      </w:pPr>
      <w:r w:rsidRPr="001A2EB4">
        <w:t>Physiological initial and boundary conditions were imposed throughout the electrolyte domain, including continuous oxygen replenishment at the electrolyte-air interface and kinetic flux conditions at the moving metal-electrolyte boundary</w:t>
      </w:r>
      <w:r w:rsidRPr="001A2EB4">
        <w:t xml:space="preserve">. The 48 h medium renewal used in the immersion tests was not modeled explicitly; instead, dissolved oxygen was assumed to be </w:t>
      </w:r>
      <w:r w:rsidRPr="001A2EB4">
        <w:lastRenderedPageBreak/>
        <w:t>continuously replenished at the electrolyte–air interface</w:t>
      </w:r>
      <w:r w:rsidR="00442207">
        <w:t xml:space="preserve"> and </w:t>
      </w:r>
      <w:r w:rsidRPr="001A2EB4">
        <w:t>no natural convection was considered (static conditions)</w:t>
      </w:r>
      <w:r w:rsidRPr="001A2EB4">
        <w:t xml:space="preserve">.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 xml:space="preserve">normalized </w:t>
      </w:r>
      <w:r w:rsidR="00C500E2" w:rsidRPr="001A2EB4">
        <w:t>corrosion-product</w:t>
      </w:r>
      <w:r w:rsidR="00C500E2" w:rsidRPr="001A2EB4">
        <w:t xml:space="preserve">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used in the simulations. A global mass balance shows that the O₂ consumed at the interface is about 1/32 of the stoichiometric requirement for the Zn lost at 24 h and about 1/24 at 168 h (Section S8), so Zn recession is not stoichiometrically coupled to O₂ consumption in the present formulation.</w:t>
      </w:r>
      <w:r w:rsidRPr="001A2EB4">
        <w:t xml:space="preserve"> </w:t>
      </w:r>
    </w:p>
    <w:p w14:paraId="5BC5B0D0" w14:textId="77777777" w:rsidR="00633455" w:rsidRPr="001A2EB4" w:rsidRDefault="00633455" w:rsidP="00D26518">
      <w:pPr>
        <w:pStyle w:val="BodyText"/>
        <w:ind w:firstLine="0"/>
      </w:pPr>
    </w:p>
    <w:p w14:paraId="6B0F207C" w14:textId="187ED038" w:rsidR="00E54A50" w:rsidRPr="001A2EB4" w:rsidRDefault="00E54A50" w:rsidP="00871D7C">
      <w:pPr>
        <w:pStyle w:val="Captions"/>
        <w:keepNext/>
        <w:rPr>
          <w:rFonts w:cs="Times New Roman"/>
        </w:rPr>
      </w:pPr>
      <w:bookmarkStart w:id="12"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1</w:t>
      </w:r>
      <w:r w:rsidRPr="001A2EB4">
        <w:rPr>
          <w:b/>
          <w:bCs/>
        </w:rPr>
        <w:fldChar w:fldCharType="end"/>
      </w:r>
      <w:bookmarkEnd w:id="12"/>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79F5962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{"citationID":"bkkoCSJb","properties":{"unsorted":false,"formattedCitation":"\\super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[34]</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1159D42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{"citationID":"fY7GQsE5","properties":{"unsorted":false,"formattedCitation":"\\super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6B56EE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{"citationID":"Vft5a5IP","properties":{"unsorted":false,"formattedCitation":"\\super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0AC8AD77"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{"citationID":"l2tMpFrk","properties":{"unsorted":false,"formattedCitation":"\\super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5DDC166D"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{"citationID":"NlQlyJ8K","properties":{"unsorted":false,"formattedCitation":"\\super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42F35EF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{"citationID":"m13lUIve","properties":{"unsorted":false,"formattedCitation":"\\super [35]\\nosupersub{}","plainCitation":"[35]","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[35]</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5.606 g cm</w:t>
            </w:r>
            <w:r w:rsidRPr="001A2EB4">
              <w:rPr>
                <w:rFonts w:cs="Times New Roman"/>
                <w:sz w:val="22"/>
                <w:szCs w:val="22"/>
                <w:vertAlign w:val="superscript"/>
              </w:rPr>
              <w:t>−3</w:t>
            </w:r>
          </w:p>
        </w:tc>
        <w:tc>
          <w:tcPr>
            <w:tcW w:w="774" w:type="pct"/>
          </w:tcPr>
          <w:p w14:paraId="2D7165F6" w14:textId="04AA9B78"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{"citationID":"hHwQHmrQ","properties":{"unsorted":false,"formattedCitation":"\\super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AC8AE4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{"citationID":"oOAQfSGY","properties":{"unsorted":false,"formattedCitation":"\\super [36]\\nosupersub{}","plainCitation":"[36]","noteIndex":0},"citationItems":[{"id":4093,"uris":["http://zotero.org/users/16939557/items/UL4PDBDZ"],"itemData":{"id":4093,"type":"article-journal","abstract":"Porous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[36]</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000000"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37E35106"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CE255A">
              <w:rPr>
                <w:rFonts w:cs="Times New Roman"/>
                <w:sz w:val="22"/>
                <w:vertAlign w:val="superscript"/>
              </w:rPr>
              <w:instrText xml:space="preserve"> ADDIN ZOTERO_ITEM CSL_CITATION {"citationID":"Au8QZnxE","properties":{"unsorted":false,"formattedCitation":"\\super [37]\\nosupersub{}","plainCitation":"[37]","noteIndex":0},"citationItems":[{"id":3991,"uris":["http://zotero.org/users/16939557/items/PJ5WSM85"],"itemData":{"id":3991,"type":"chapter","abstract":"Abstract\n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CE255A" w:rsidRPr="00CE255A">
              <w:rPr>
                <w:rFonts w:cs="Times New Roman"/>
                <w:sz w:val="22"/>
                <w:vertAlign w:val="superscript"/>
              </w:rPr>
              <w:t>[37]</w:t>
            </w:r>
            <w:r w:rsidRPr="001A2EB4">
              <w:rPr>
                <w:rFonts w:cs="Times New Roman"/>
                <w:sz w:val="22"/>
                <w:vertAlign w:val="superscript"/>
              </w:rPr>
              <w:fldChar w:fldCharType="end"/>
            </w:r>
          </w:p>
          <w:p w14:paraId="3C66266F" w14:textId="4A7AFF3E"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CE255A">
              <w:rPr>
                <w:rFonts w:cs="Times New Roman"/>
                <w:sz w:val="22"/>
                <w:szCs w:val="22"/>
              </w:rPr>
              <w:instrText xml:space="preserve"> ADDIN ZOTERO_ITEM CSL_CITATION {"citationID":"9qIzsxfq","properties":{"unsorted":false,"formattedCitation":"\\super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rPr>
                <w:rFonts w:cs="Times New Roman"/>
                <w:sz w:val="22"/>
                <w:szCs w:val="22"/>
              </w:rPr>
            </w:pPr>
            <m:oMathPara>
              <m:oMath>
                <m:r>
                  <m:rPr>
                    <m:sty m:val="p"/>
                  </m:rPr>
                  <w:rPr>
                    <w:rFonts w:ascii="Cambria Math" w:hAnsi="Cambria Math" w:cs="Times New Roman"/>
                    <w:sz w:val="22"/>
                    <w:szCs w:val="22"/>
                  </w:rPr>
                  <m:t>[Zn</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10 mg L</w:t>
            </w:r>
            <w:r w:rsidRPr="001A2EB4">
              <w:rPr>
                <w:rFonts w:cs="Times New Roman"/>
                <w:sz w:val="22"/>
                <w:szCs w:val="22"/>
                <w:vertAlign w:val="superscript"/>
              </w:rPr>
              <w:t>−1</w:t>
            </w:r>
          </w:p>
        </w:tc>
        <w:tc>
          <w:tcPr>
            <w:tcW w:w="774" w:type="pct"/>
          </w:tcPr>
          <w:p w14:paraId="69D3CBB7" w14:textId="46413C5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{"citationID":"4uE0bPh7","properties":{"unsorted":false,"formattedCitation":"\\super [38]\\nosupersub{}","plainCitation":"[38]","noteIndex":0},"citationItems":[{"id":3507,"uris":["http://zotero.org/users/16939557/items/3SWFGNFX"],"itemData":{"id":3507,"type":"article-journal","citation-key":"chenFluidinducedCorrosionBehavior2021","container-title":"Journal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[38]</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−1</w:t>
            </w:r>
          </w:p>
        </w:tc>
        <w:tc>
          <w:tcPr>
            <w:tcW w:w="774" w:type="pct"/>
          </w:tcPr>
          <w:p w14:paraId="059E50EA" w14:textId="4DFB3A82"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{"citationID":"ZtOdV6sS","properties":{"unsorted":false,"formattedCitation":"\\super [39]\\nosupersub{}","plainCitation":"[39]","noteIndex":0},"citationItems":[{"id":4092,"uris":["http://zotero.org/users/16939557/items/946AFXXG"],"itemData":{"id":4092,"type":"article-journal","abstract":"The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[39]</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−1</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2F2ECCC8"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{"citationID":"GVtRPvVm","properties":{"unsorted":false,"formattedCitation":"\\super [40]\\nosupersub{}","plainCitation":"[40]","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[40]</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lastRenderedPageBreak/>
        <w:t>Model Optimization and Calibration</w:t>
      </w:r>
    </w:p>
    <w:p w14:paraId="1EF45F4D" w14:textId="0BDA30FE"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CE255A">
        <w:rPr>
          <w:rFonts w:cs="Times New Roman"/>
        </w:rPr>
        <w:instrText xml:space="preserve"> ADDIN ZOTERO_ITEM CSL_CITATION {"citationID":"4C0fw3Ct","properties":{"unsorted":false,"formattedCitation":"\\super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CE255A" w:rsidRPr="00CE255A">
        <w:rPr>
          <w:rFonts w:cs="Times New Roman"/>
          <w:vertAlign w:val="superscript"/>
        </w:rPr>
        <w:t>[41]</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Calibration used the 3D model on a coarse tetrahedral mesh of the Ø10 × 2 mm disc (hmin = 0.5 mm; 37,399 tetrahedra) in a 30 × 30 × 30 mm box with a 4 h time step, and the simulated mass loss was corrected to the fine mesh with a linear bias correction (ML_fine = 1.356 ML_coarse − 0.0016; Pearson r = 0.9986). Parameters were searched log-uniformly within k_f ∈ [1, 100] h⁻¹, k_d ∈ [1, 100] L² mol⁻² h⁻¹ and k_ORR ∈ [0.05, 5] mm h⁻¹. Each repeat used 28 evaluations in three phases: a 12-point Latin hypercube; 8 points chosen by expected improvement on a Gaussian-process surrogate (Matérn ν = 2.5); and 8 local points on a combined mass-loss and corrosion-rate objective. Two independent repeats were run from different initial designs. The objective was the RMSE between simulated and target mass loss at 24, 48, 120, 168, 240 and 336 h. </w:t>
      </w:r>
      <w:r w:rsidR="00881520" w:rsidRPr="001A2EB4">
        <w:t xml:space="preserve">The calibrated model was then validated against the HBSS immersion dataset generated in the present study. </w:t>
      </w:r>
    </w:p>
    <w:p w14:paraId="73D43328" w14:textId="113AFA93"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Each parameter was varied by factors of 0.2 and 5 around the baseline values while the remaining parameters were held constant. The resulting changes in mass loss, corrosion-</w:t>
      </w:r>
      <w:r w:rsidRPr="001A2EB4">
        <w:t>product saturation (F/Fₘₐₓ)</w:t>
      </w:r>
      <w:r w:rsidRPr="001A2EB4">
        <w:t xml:space="preserve">, and interfacial oxygen concentration were analyzed to </w:t>
      </w:r>
      <w:r w:rsidR="00952D2B" w:rsidRPr="001A2EB4">
        <w:t>investigate</w:t>
      </w:r>
      <w:r w:rsidRPr="001A2EB4">
        <w:t xml:space="preserve"> the roles of passivation, </w:t>
      </w:r>
      <w:r w:rsidRPr="001A2EB4">
        <w:t xml:space="preserve">corrosion-product </w:t>
      </w:r>
      <w:r w:rsidRPr="001A2EB4">
        <w:t>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56540C"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CE255A">
        <w:instrText xml:space="preserve"> ADDIN ZOTERO_ITEM CSL_CITATION {"citationID":"9eSARvh4","properties":{"unsorted":false,"formattedCitation":"\\super [42]\\nosupersub{}","plainCitation":"[42]","noteIndex":0},"citationItems":[{"id":3479,"uris":["http://zotero.org/users/16939557/items/VGDYQBA9"],"itemData":{"id":3479,"type":"article-journal","citation-key":"mostaedZincbasedAlloysDegradable2018","container-title":"Acta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CE255A" w:rsidRPr="00CE255A">
        <w:rPr>
          <w:rFonts w:cs="Times New Roman"/>
          <w:vertAlign w:val="superscript"/>
        </w:rPr>
        <w:t>[42]</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1C3008">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w:t>
      </w:r>
      <w:r w:rsidR="00B2686D" w:rsidRPr="001A2EB4">
        <w:lastRenderedPageBreak/>
        <w:t>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38D2082F" w:rsidR="000631D6" w:rsidRPr="001A2EB4" w:rsidRDefault="000631D6" w:rsidP="000631D6">
      <w:pPr>
        <w:pStyle w:val="FirstParagraph"/>
        <w:ind w:firstLine="360"/>
        <w:rPr>
          <w:rFonts w:cs="Times New Roman"/>
        </w:rPr>
      </w:pPr>
      <w:bookmarkStart w:id="13" w:name="fig:gsa"/>
      <w:r w:rsidRPr="001A2EB4">
        <w:rPr>
          <w:rFonts w:cs="Times New Roman"/>
        </w:rPr>
        <w:t>The Morris sensitivity analysis revealed a clear hierarchy among the investigated parameters (</w:t>
      </w:r>
      <w:r w:rsidRPr="001A2EB4">
        <w:rPr>
          <w:rFonts w:cs="Times New Roman"/>
          <w:b/>
          <w:bCs/>
        </w:rPr>
        <w:fldChar w:fldCharType="begin"/>
      </w:r>
      <w:r w:rsidRPr="001A2EB4">
        <w:rPr>
          <w:rFonts w:cs="Times New Roman"/>
          <w:b/>
          <w:bCs/>
        </w:rPr>
        <w:instrText xml:space="preserve"> REF _Ref239754266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3</w:t>
      </w:r>
      <w:r w:rsidRPr="001A2EB4">
        <w:rPr>
          <w:rFonts w:cs="Times New Roman"/>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sensitivity and were therefore fixed at literature values (</w:t>
      </w:r>
      <w:r w:rsidRPr="001A2EB4">
        <w:rPr>
          <w:rFonts w:cs="Times New Roman"/>
          <w:b/>
          <w:bCs/>
        </w:rPr>
        <w:fldChar w:fldCharType="begin"/>
      </w:r>
      <w:r w:rsidRPr="001A2EB4">
        <w:rPr>
          <w:rFonts w:cs="Times New Roman"/>
          <w:b/>
          <w:bCs/>
        </w:rPr>
        <w:instrText xml:space="preserve"> REF _Ref238635735 \h  \* MERGEFORMAT </w:instrText>
      </w:r>
      <w:r w:rsidRPr="001A2EB4">
        <w:rPr>
          <w:rFonts w:cs="Times New Roman"/>
          <w:b/>
          <w:bCs/>
        </w:rPr>
      </w:r>
      <w:r w:rsidRPr="001A2EB4">
        <w:rPr>
          <w:rFonts w:cs="Times New Roman"/>
          <w:b/>
          <w:bCs/>
        </w:rPr>
        <w:fldChar w:fldCharType="separate"/>
      </w:r>
      <w:r w:rsidR="001C3008" w:rsidRPr="001A2EB4">
        <w:rPr>
          <w:b/>
          <w:bCs/>
        </w:rPr>
        <w:t xml:space="preserve">Table </w:t>
      </w:r>
      <w:r w:rsidR="001C3008">
        <w:rPr>
          <w:b/>
          <w:bCs/>
          <w:noProof/>
        </w:rPr>
        <w:t>1</w:t>
      </w:r>
      <w:r w:rsidRPr="001A2EB4">
        <w:rPr>
          <w:rFonts w:cs="Times New Roman"/>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rPr>
          <w:rFonts w:cs="Times New Roman"/>
        </w:rPr>
        <w:fldChar w:fldCharType="begin"/>
      </w:r>
      <w:r w:rsidR="00CE255A">
        <w:rPr>
          <w:rFonts w:cs="Times New Roman"/>
        </w:rPr>
        <w: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rPr>
        <w:fldChar w:fldCharType="separate"/>
      </w:r>
      <w:r w:rsidR="00F60B2A" w:rsidRPr="00F60B2A">
        <w:rPr>
          <w:rFonts w:cs="Times New Roman"/>
          <w:vertAlign w:val="superscript"/>
        </w:rPr>
        <w:t>[21]</w:t>
      </w:r>
      <w:r w:rsidR="00B30658" w:rsidRPr="001A2EB4">
        <w:rPr>
          <w:rFonts w:cs="Times New Roman"/>
        </w:rPr>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w:t>
      </w:r>
    </w:p>
    <w:p w14:paraId="6A0951C6" w14:textId="6C90C1D2" w:rsidR="0090588D" w:rsidRPr="001A2EB4" w:rsidRDefault="008C71CF" w:rsidP="00B31A12">
      <w:pPr>
        <w:pStyle w:val="BodyText"/>
      </w:pPr>
      <w:r w:rsidRPr="001A2EB4">
        <w:t xml:space="preserve">These parameters were then calibrated within the 3D reaction-diffusion framework using Bayesian optimization. </w:t>
      </w:r>
      <w:r w:rsidR="00B31A12" w:rsidRPr="001A2EB4">
        <w:t>Two independent repeats of the optimization reached minimum RMSE values of 0.0192% and 0.0178%</w:t>
      </w:r>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b/>
          <w:bCs/>
        </w:rPr>
        <w:t>b</w:t>
      </w:r>
      <w:r w:rsidRPr="001A2EB4">
        <w:t>)</w:t>
      </w:r>
      <w:r w:rsidR="00B31A12" w:rsidRPr="001A2EB4">
        <w:t>.</w:t>
      </w:r>
      <w:r w:rsidRPr="001A2EB4">
        <w:t xml:space="preserve"> </w:t>
      </w:r>
      <w:r w:rsidR="00B31A12" w:rsidRPr="001A2EB4">
        <w:t>In the first repeat the best point was already in the initial Latin-hypercube design, whereas the second repeat improved on its initial design during the expected-improvement phase. The calibrated k_ORR was consistent between repeats (0.15–0.19 mm h⁻¹ among all fits with RMSE ≤ 0.025%), whereas k_f and k_d were not individually identifiable: fits of equal quality spanned k_f = 2.2–96 h⁻¹ and k_d = 1–93 L² mol⁻² h⁻¹. The adopted parameter set</w:t>
      </w:r>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1C3008" w:rsidRPr="001A2EB4">
        <w:rPr>
          <w:b/>
          <w:bCs/>
        </w:rPr>
        <w:t xml:space="preserve">Table </w:t>
      </w:r>
      <w:r w:rsidR="001C3008">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r w:rsidR="00B31A12" w:rsidRPr="001A2EB4">
        <w:t>lies within this best-fit region, with an RMSE of 0.0</w:t>
      </w:r>
      <w:r w:rsidR="00215165" w:rsidRPr="001A2EB4">
        <w:t>2</w:t>
      </w:r>
      <w:r w:rsidR="00B31A12" w:rsidRPr="001A2EB4">
        <w:t>1% at the nearest evaluated point. These results show that the proposed framework can closely reproduce the calibration measurements. The low calibration error supports the framework’s potential as a basis for predictive Zn biodegradation modeling, subject to independent validation.</w:t>
      </w:r>
      <w:r w:rsidR="00B31A12" w:rsidRPr="001A2EB4">
        <w:t xml:space="preserve"> Calibration remained computationally tractable because only three parameters were calibrated on a coarse mesh, at about 2 h per 3D simulation (Table S4 in the Supplementary Information).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lastRenderedPageBreak/>
        <w:drawing>
          <wp:inline distT="0" distB="0" distL="0" distR="0" wp14:anchorId="36BA34D6" wp14:editId="69364FA5">
            <wp:extent cx="576072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99310"/>
                    </a:xfrm>
                    <a:prstGeom prst="rect">
                      <a:avLst/>
                    </a:prstGeom>
                  </pic:spPr>
                </pic:pic>
              </a:graphicData>
            </a:graphic>
          </wp:inline>
        </w:drawing>
      </w:r>
    </w:p>
    <w:p w14:paraId="6CADF4D6" w14:textId="6AFFB04F" w:rsidR="0090588D" w:rsidRPr="001A2EB4" w:rsidRDefault="0090588D" w:rsidP="0090588D">
      <w:pPr>
        <w:pStyle w:val="Captions"/>
      </w:pPr>
      <w:bookmarkStart w:id="14"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3</w:t>
      </w:r>
      <w:r w:rsidRPr="001A2EB4">
        <w:rPr>
          <w:b/>
          <w:bCs/>
        </w:rPr>
        <w:fldChar w:fldCharType="end"/>
      </w:r>
      <w:bookmarkEnd w:id="14"/>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for two independent repeats (circles and squares; 28 evaluations each). Lines show the best RMSE so far and stars mark each repeat’s optimum. The shaded region is the initial Latin-hypercube sampling. RMSE is the mass-loss error of the corrected coarse-mesh simulation against the 0–336 h target</w:t>
      </w:r>
      <w:r w:rsidRPr="001A2EB4">
        <w:t>.</w:t>
      </w:r>
    </w:p>
    <w:p w14:paraId="17698438" w14:textId="77777777" w:rsidR="00215165" w:rsidRPr="001A2EB4" w:rsidRDefault="00215165" w:rsidP="0090588D">
      <w:pPr>
        <w:pStyle w:val="Captions"/>
      </w:pPr>
    </w:p>
    <w:p w14:paraId="7622B570" w14:textId="4542B770" w:rsidR="0090588D" w:rsidRPr="001A2EB4" w:rsidRDefault="0090588D" w:rsidP="001212AC">
      <w:pPr>
        <w:pStyle w:val="Captions"/>
        <w:keepNext/>
        <w:rPr>
          <w:i/>
        </w:rPr>
      </w:pPr>
      <w:bookmarkStart w:id="15" w:name="_Ref238636197"/>
      <w:bookmarkStart w:id="16"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2</w:t>
      </w:r>
      <w:r w:rsidRPr="001A2EB4">
        <w:rPr>
          <w:b/>
          <w:bCs/>
        </w:rPr>
        <w:fldChar w:fldCharType="end"/>
      </w:r>
      <w:bookmarkEnd w:id="15"/>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[1, 100]</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10</w:t>
            </w:r>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77777777" w:rsidR="0090588D" w:rsidRPr="001A2EB4" w:rsidRDefault="0090588D" w:rsidP="00E1667A">
            <w:pPr>
              <w:pStyle w:val="Compact"/>
              <w:spacing w:line="240" w:lineRule="auto"/>
              <w:jc w:val="left"/>
              <w:rPr>
                <w:rFonts w:cs="Times New Roman"/>
                <w:sz w:val="22"/>
                <w:szCs w:val="22"/>
              </w:rPr>
            </w:pPr>
            <w:r>
              <w:t>L² mol⁻² h⁻¹</w:t>
            </w:r>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1</w:t>
            </w:r>
            <w:r w:rsidRPr="001A2EB4">
              <w:rPr>
                <w:rFonts w:cs="Times New Roman"/>
                <w:sz w:val="22"/>
                <w:szCs w:val="22"/>
              </w:rPr>
              <w:t>, 100]</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1</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0.05</w:t>
            </w:r>
            <w:r w:rsidRPr="001A2EB4">
              <w:rPr>
                <w:rFonts w:cs="Times New Roman"/>
                <w:sz w:val="22"/>
                <w:szCs w:val="22"/>
              </w:rPr>
              <w:t xml:space="preserve">, </w:t>
            </w:r>
            <w:r w:rsidR="004A6E12" w:rsidRPr="001A2EB4">
              <w:rPr>
                <w:rFonts w:cs="Times New Roman"/>
                <w:sz w:val="22"/>
                <w:szCs w:val="22"/>
              </w:rPr>
              <w:t>5</w:t>
            </w:r>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0.2</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w:r>
              <w:t>M(O₂)</w:t>
            </w:r>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w:r>
              <w:t>g mol⁻¹</w:t>
            </w:r>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t>fixed</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t>32</w:t>
            </w:r>
          </w:p>
        </w:tc>
      </w:tr>
      <w:bookmarkEnd w:id="16"/>
    </w:tbl>
    <w:p w14:paraId="1D477EF3" w14:textId="77777777" w:rsidR="0090588D" w:rsidRPr="001A2EB4" w:rsidRDefault="0090588D" w:rsidP="0090588D">
      <w:pPr>
        <w:pStyle w:val="BodyText"/>
        <w:ind w:firstLine="0"/>
      </w:pPr>
    </w:p>
    <w:p w14:paraId="4A960038" w14:textId="7AD577F7"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for which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57ED069" w:rsidR="00F10625" w:rsidRPr="001A2EB4" w:rsidRDefault="0058436A" w:rsidP="00124B18">
      <w:pPr>
        <w:pStyle w:val="BodyText"/>
      </w:pPr>
      <w:r w:rsidRPr="0058436A">
        <w:t xml:space="preserve">The associated </w:t>
      </w:r>
      <w:r w:rsidRPr="0058436A">
        <w:t xml:space="preserve">corrosion-product saturation </w:t>
      </w:r>
      <w:r w:rsidRPr="0058436A">
        <w:t>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w:t>
      </w:r>
      <w:r w:rsidR="005B7B5E" w:rsidRPr="001A2EB4">
        <w:t xml:space="preserve">corrosion-product </w:t>
      </w:r>
      <w:r w:rsidR="005B7B5E" w:rsidRPr="001A2EB4">
        <w:t xml:space="preserve">growth term, resulting in faster </w:t>
      </w:r>
      <w:r w:rsidR="005B7B5E" w:rsidRPr="001A2EB4">
        <w:t xml:space="preserve">corrosion-product </w:t>
      </w:r>
      <w:r w:rsidR="005B7B5E" w:rsidRPr="001A2EB4">
        <w:t xml:space="preserve">accumulation and greater </w:t>
      </w:r>
      <w:r w:rsidR="005B7B5E" w:rsidRPr="001A2EB4">
        <w:t>corrosion-product 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w:t>
      </w:r>
      <w:r w:rsidR="005B7B5E" w:rsidRPr="001A2EB4">
        <w:t xml:space="preserve">corrosion-product </w:t>
      </w:r>
      <w:r w:rsidR="005B7B5E" w:rsidRPr="001A2EB4">
        <w:t xml:space="preserve">dissolution term, reducing </w:t>
      </w:r>
      <w:r w:rsidR="005B7B5E" w:rsidRPr="001A2EB4">
        <w:t xml:space="preserve">corrosion-product </w:t>
      </w:r>
      <w:r w:rsidR="005B7B5E" w:rsidRPr="001A2EB4">
        <w:t xml:space="preserve">retention and leading to lower </w:t>
      </w:r>
      <w:r w:rsidR="005B7B5E" w:rsidRPr="001A2EB4">
        <w:t>corrosion-product saturation</w:t>
      </w:r>
      <w:r w:rsidR="005B7B5E" w:rsidRPr="001A2EB4">
        <w:t xml:space="preserve"> </w:t>
      </w:r>
      <w:r w:rsidR="000631D6" w:rsidRPr="001A2EB4">
        <w:rPr>
          <w:b/>
          <w:bCs/>
        </w:rPr>
        <w:lastRenderedPageBreak/>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 xml:space="preserve">however, caused only modest changes in </w:t>
      </w:r>
      <w:r w:rsidRPr="001A2EB4">
        <w:t>corrosion-product saturation</w:t>
      </w:r>
      <w:r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 xml:space="preserve">because oxygen reduction influences </w:t>
      </w:r>
      <w:r w:rsidR="005B7B5E" w:rsidRPr="001A2EB4">
        <w:t xml:space="preserve">corrosion-product </w:t>
      </w:r>
      <w:r w:rsidR="005B7B5E" w:rsidRPr="001A2EB4">
        <w:t>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w:t>
      </w:r>
      <w:r w:rsidR="005B7B5E" w:rsidRPr="001A2EB4">
        <w:t xml:space="preserve">corrosion-product </w:t>
      </w:r>
      <w:r w:rsidR="005B7B5E" w:rsidRPr="001A2EB4">
        <w:t xml:space="preserve">formation and dissolution, making </w:t>
      </w:r>
      <w:r w:rsidR="005B7B5E" w:rsidRPr="001A2EB4">
        <w:t>corrosion-product saturation</w:t>
      </w:r>
      <w:r w:rsidR="005B7B5E" w:rsidRPr="001A2EB4">
        <w:t xml:space="preserve"> 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68EC50EC"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 xml:space="preserve">Conditions that promoted greater </w:t>
      </w:r>
      <w:r w:rsidRPr="001A2EB4">
        <w:rPr>
          <w:rFonts w:cs="Times New Roman"/>
        </w:rPr>
        <w:t>corrosion-product</w:t>
      </w:r>
      <w:r w:rsidRPr="001A2EB4">
        <w:rPr>
          <w:rFonts w:cs="Times New Roman"/>
        </w:rPr>
        <w:t xml:space="preserve"> </w:t>
      </w:r>
      <w:r w:rsidRPr="001A2EB4">
        <w:rPr>
          <w:rFonts w:cs="Times New Roman"/>
        </w:rPr>
        <w:t>saturation</w:t>
      </w:r>
      <w:r w:rsidRPr="001A2EB4">
        <w:rPr>
          <w:rFonts w:cs="Times New Roman"/>
        </w:rPr>
        <w:t>,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w:t>
      </w:r>
      <w:r w:rsidR="007600C0" w:rsidRPr="001A2EB4">
        <w:rPr>
          <w:rFonts w:cs="Times New Roman"/>
        </w:rPr>
        <w:t xml:space="preserve"> products </w:t>
      </w:r>
      <w:r w:rsidR="007600C0" w:rsidRPr="001A2EB4">
        <w:rPr>
          <w:rFonts w:cs="Times New Roman"/>
        </w:rPr>
        <w:t>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1C3008" w:rsidRPr="001C3008">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 xml:space="preserve">where accelerated cathodic oxygen consumption reduced interfacial oxygen concentrations despite only modest changes in </w:t>
      </w:r>
      <w:r w:rsidR="007600C0" w:rsidRPr="001A2EB4">
        <w:rPr>
          <w:rFonts w:cs="Times New Roman"/>
        </w:rPr>
        <w:t>corrosion-product saturation</w:t>
      </w:r>
      <w:r w:rsidR="007600C0" w:rsidRPr="001A2EB4">
        <w:rPr>
          <w:rFonts w:cs="Times New Roman"/>
        </w:rPr>
        <w:t>.</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1C3008" w:rsidRPr="001A2EB4">
        <w:rPr>
          <w:b/>
          <w:bCs/>
        </w:rPr>
        <w:t xml:space="preserve">Figure </w:t>
      </w:r>
      <w:r w:rsidR="001C3008">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lastRenderedPageBreak/>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31EF0494" w:rsidR="000631D6" w:rsidRPr="001A2EB4" w:rsidRDefault="000631D6" w:rsidP="000631D6">
      <w:pPr>
        <w:pStyle w:val="Captions"/>
        <w:rPr>
          <w:rFonts w:cs="Times New Roman"/>
        </w:rPr>
      </w:pPr>
      <w:bookmarkStart w:id="17"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4</w:t>
      </w:r>
      <w:r w:rsidRPr="001A2EB4">
        <w:rPr>
          <w:b/>
          <w:bCs/>
        </w:rPr>
        <w:fldChar w:fldCharType="end"/>
      </w:r>
      <w:bookmarkEnd w:id="17"/>
      <w:r w:rsidRPr="001A2EB4">
        <w:rPr>
          <w:b/>
          <w:bCs/>
        </w:rPr>
        <w:t>.</w:t>
      </w:r>
      <w:r w:rsidRPr="001A2EB4">
        <w:t xml:space="preserve"> Local parameter sweeps of kinetic parameters. Panels (a–c) show cumulative mass loss (%), panels (d–f) show </w:t>
      </w:r>
      <w:r w:rsidRPr="001A2EB4">
        <w:t xml:space="preserve">the normalized corrosion-product saturation, F/Fₘₐₓ </w:t>
      </w:r>
      <w:r w:rsidRPr="001A2EB4">
        <w:t>(%), and panels (g</w:t>
      </w:r>
      <w:del w:id="18" w:author="Claude" w:date="2026-10-08T04:28:00Z">
        <w:r>
          <w:delText>-</w:delText>
        </w:r>
      </w:del>
      <w:ins w:id="19" w:author="Claude" w:date="2026-10-08T04:28:00Z">
        <w:r w:rsidRPr="001A2EB4">
          <w:t>–</w:t>
        </w:r>
      </w:ins>
      <w:r w:rsidRPr="001A2EB4">
        <w:t>i)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3"/>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3C76384D"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Table </w:t>
      </w:r>
      <w:r w:rsidR="001C3008">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CE255A">
        <w:rPr>
          <w:rFonts w:cs="Times New Roman"/>
        </w:rPr>
        <w:instrText xml:space="preserve"> ADDIN ZOTERO_ITEM CSL_CITATION {"citationID":"LQYpQdDy","properties":{"unsorted":false,"formattedCitation":"\\super [41,43]\\nosupersub{}","plainCitation":"[41,43]","noteIndex":0},"citationItems":[{"id":2423,"uris":["http://zotero.org/users/16939557/items/CXTYID6S"],"itemData":{"id":2423,"type":"article-journal","citation-key":"mengInitialFormationCorrosion2019","container-title":"Bioactive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CE255A" w:rsidRPr="00CE255A">
        <w:rPr>
          <w:rFonts w:cs="Times New Roman"/>
          <w:vertAlign w:val="superscript"/>
        </w:rPr>
        <w:t>[41,43]</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1E0374E8" w:rsidR="000631D6" w:rsidRPr="001A2EB4" w:rsidRDefault="000631D6" w:rsidP="00DB1ADB">
      <w:pPr>
        <w:pStyle w:val="Captions"/>
        <w:keepNext/>
        <w:rPr>
          <w:rFonts w:cs="Times New Roman"/>
          <w:i/>
          <w:iCs w:val="0"/>
        </w:rPr>
      </w:pPr>
      <w:bookmarkStart w:id="20" w:name="_Ref238632622"/>
      <w:bookmarkStart w:id="21" w:name="_Ref240375786"/>
      <w:r w:rsidRPr="001A2EB4">
        <w:rPr>
          <w:b/>
          <w:bCs/>
        </w:rPr>
        <w:lastRenderedPageBreak/>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3</w:t>
      </w:r>
      <w:r w:rsidRPr="001A2EB4">
        <w:rPr>
          <w:b/>
          <w:bCs/>
        </w:rPr>
        <w:fldChar w:fldCharType="end"/>
      </w:r>
      <w:bookmarkEnd w:id="20"/>
      <w:bookmarkEnd w:id="21"/>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6C2EF57B"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w:t>
      </w:r>
      <w:r w:rsidR="000631D6" w:rsidRPr="001A2EB4">
        <w:rPr>
          <w:rFonts w:cs="Times New Roman"/>
        </w:rPr>
        <w:t>an</w:t>
      </w:r>
      <w:r w:rsidR="000631D6" w:rsidRPr="001A2EB4">
        <w:rPr>
          <w:rFonts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50B79578"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 xml:space="preserve">Corrosion products progressively accumulated near the Zn surface, forming a </w:t>
      </w:r>
      <w:r w:rsidRPr="001A2EB4">
        <w:rPr>
          <w:rFonts w:cs="Times New Roman"/>
        </w:rPr>
        <w:t xml:space="preserve">diffuse corrosion-product accumulation </w:t>
      </w:r>
      <w:r w:rsidRPr="001A2EB4">
        <w:rPr>
          <w:rFonts w:cs="Times New Roman"/>
        </w:rPr>
        <w:t xml:space="preserve">by 168 h and developing into a </w:t>
      </w:r>
      <w:r w:rsidRPr="001A2EB4">
        <w:rPr>
          <w:rFonts w:cs="Times New Roman"/>
        </w:rPr>
        <w:t xml:space="preserve">homogenized corrosion-product </w:t>
      </w:r>
      <w:r w:rsidRPr="001A2EB4">
        <w:rPr>
          <w:rFonts w:cs="Times New Roman"/>
        </w:rPr>
        <w:t>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w:t>
      </w:r>
      <w:r w:rsidRPr="001A2EB4">
        <w:rPr>
          <w:rFonts w:cs="Times New Roman"/>
        </w:rPr>
        <w:t>near-surface corrosion-product field developed</w:t>
      </w:r>
      <w:r w:rsidRPr="001A2EB4">
        <w:rPr>
          <w:rFonts w:cs="Times New Roman"/>
        </w:rPr>
        <w:t xml:space="preserve">,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w:t>
      </w:r>
      <w:r w:rsidRPr="001A2EB4">
        <w:rPr>
          <w:rFonts w:cs="Times New Roman"/>
        </w:rPr>
        <w:t>corrosion-product</w:t>
      </w:r>
      <w:r w:rsidRPr="001A2EB4">
        <w:rPr>
          <w:rFonts w:cs="Times New Roman"/>
        </w:rPr>
        <w:t xml:space="preserve">-induced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CE255A">
        <w:instrText xml:space="preserve"> ADDIN ZOTERO_ITEM CSL_CITATION {"citationID":"6uxvWidd","properties":{"unsorted":false,"formattedCitation":"\\super [43]\\nosupersub{}","plainCitation":"[43]","noteIndex":0},"citationItems":[{"id":2423,"uris":["http://zotero.org/users/16939557/items/CXTYID6S"],"itemData":{"id":2423,"type":"article-journal","citation-key":"mengInitialFormationCorrosion2019","container-title":"Bioactive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CE255A" w:rsidRPr="00CE255A">
        <w:rPr>
          <w:rFonts w:cs="Times New Roman"/>
          <w:vertAlign w:val="superscript"/>
        </w:rPr>
        <w:t>[43]</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lastRenderedPageBreak/>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DDCC7A9" w:rsidR="000631D6" w:rsidRPr="001A2EB4" w:rsidRDefault="000631D6" w:rsidP="00B10D4A">
      <w:pPr>
        <w:pStyle w:val="Captions"/>
      </w:pPr>
      <w:bookmarkStart w:id="22"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5</w:t>
      </w:r>
      <w:r w:rsidRPr="001A2EB4">
        <w:rPr>
          <w:b/>
          <w:bCs/>
        </w:rPr>
        <w:fldChar w:fldCharType="end"/>
      </w:r>
      <w:bookmarkEnd w:id="22"/>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CE255A">
        <w:instrText xml:space="preserve"> ADDIN ZOTERO_ITEM CSL_CITATION {"citationID":"zWLvEZL3","properties":{"unsorted":false,"formattedCitation":"\\super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CE255A" w:rsidRPr="00CE255A">
        <w:rPr>
          <w:rFonts w:cs="Times New Roman"/>
          <w:szCs w:val="24"/>
          <w:vertAlign w:val="superscript"/>
        </w:rPr>
        <w:t>[41]</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30453738"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w:t>
      </w:r>
      <w:r w:rsidRPr="001A2EB4">
        <w:rPr>
          <w:rFonts w:cs="Times New Roman"/>
        </w:rPr>
        <w:t xml:space="preserve">literature </w:t>
      </w:r>
      <w:r w:rsidRPr="001A2EB4">
        <w:rPr>
          <w:rFonts w:cs="Times New Roman"/>
        </w:rPr>
        <w:t xml:space="preserve">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CE255A">
        <w:rPr>
          <w:rFonts w:cs="Times New Roman"/>
        </w:rPr>
        <w:instrText xml:space="preserve"> ADDIN ZOTERO_ITEM CSL_CITATION {"citationID":"TNsDeudZ","properties":{"unsorted":false,"formattedCitation":"\\super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CE255A" w:rsidRPr="00CE255A">
        <w:rPr>
          <w:rFonts w:cs="Times New Roman"/>
          <w:vertAlign w:val="superscript"/>
        </w:rPr>
        <w:t>[41]</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1C3008" w:rsidRPr="001A2EB4">
        <w:rPr>
          <w:b/>
          <w:bCs/>
        </w:rPr>
        <w:t xml:space="preserve">Figure </w:t>
      </w:r>
      <w:r w:rsidR="001C3008">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the model reproduced the overall evolution of both quantities, capturing the rapid initial increase followed by a gradual plateau</w:t>
      </w:r>
      <w:r w:rsidRPr="001A2EB4">
        <w:rPr>
          <w:rFonts w:cs="Times New Roman"/>
        </w:rPr>
        <w:t>,</w:t>
      </w:r>
      <w:r w:rsidRPr="001A2EB4">
        <w:rPr>
          <w:rFonts w:cs="Times New Roman"/>
        </w:rPr>
        <w:t xml:space="preserve"> </w:t>
      </w:r>
      <w:r w:rsidRPr="001A2EB4">
        <w:rPr>
          <w:rFonts w:cs="Times New Roman"/>
        </w:rPr>
        <w:t>with errors at 336 h of 44%</w:t>
      </w:r>
      <w:r w:rsidRPr="001A2EB4">
        <w:rPr>
          <w:rFonts w:cs="Times New Roman"/>
        </w:rPr>
        <w:t xml:space="preserve"> for Zn²⁺ and </w:t>
      </w:r>
      <w:r w:rsidRPr="001A2EB4">
        <w:rPr>
          <w:rFonts w:cs="Times New Roman"/>
        </w:rPr>
        <w:t xml:space="preserve">2.8% </w:t>
      </w:r>
      <w:r w:rsidRPr="001A2EB4">
        <w:rPr>
          <w:rFonts w:cs="Times New Roman"/>
        </w:rPr>
        <w:t xml:space="preserve">for </w:t>
      </w:r>
      <w:proofErr w:type="spellStart"/>
      <w:r w:rsidRPr="001A2EB4">
        <w:rPr>
          <w:rFonts w:cs="Times New Roman"/>
        </w:rPr>
        <w:t>pH.</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w:t>
      </w:r>
      <w:r w:rsidR="00DE298F" w:rsidRPr="001A2EB4">
        <w:rPr>
          <w:rFonts w:cs="Times New Roman"/>
        </w:rPr>
        <w:lastRenderedPageBreak/>
        <w:t xml:space="preserve">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4CB1D734"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S9</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1524DEB0"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1C3008" w:rsidRPr="001A2EB4">
        <w:rPr>
          <w:b/>
          <w:bCs/>
        </w:rPr>
        <w:t xml:space="preserve">Figure </w:t>
      </w:r>
      <w:r w:rsidR="001C3008">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lastRenderedPageBreak/>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560D56C5" w:rsidR="00FE72EC" w:rsidRPr="001A2EB4" w:rsidRDefault="000631D6" w:rsidP="00FE72EC">
      <w:pPr>
        <w:pStyle w:val="Captions"/>
      </w:pPr>
      <w:bookmarkStart w:id="23"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6</w:t>
      </w:r>
      <w:r w:rsidRPr="001A2EB4">
        <w:rPr>
          <w:b/>
          <w:bCs/>
        </w:rPr>
        <w:fldChar w:fldCharType="end"/>
      </w:r>
      <w:bookmarkEnd w:id="23"/>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FA75F3F"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1C3008" w:rsidRPr="001A2EB4">
        <w:rPr>
          <w:b/>
          <w:bCs/>
        </w:rPr>
        <w:t xml:space="preserve">Figure </w:t>
      </w:r>
      <w:r w:rsidR="001C3008">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1C3008" w:rsidRPr="001A2EB4">
        <w:rPr>
          <w:b/>
          <w:bCs/>
        </w:rPr>
        <w:t xml:space="preserve">Figure </w:t>
      </w:r>
      <w:r w:rsidR="001C3008">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3AD90C3D"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1C3008" w:rsidRPr="001A2EB4">
        <w:rPr>
          <w:b/>
          <w:bCs/>
        </w:rPr>
        <w:t xml:space="preserve">Figure </w:t>
      </w:r>
      <w:r w:rsidR="001C3008">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lastRenderedPageBreak/>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4"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9623B1C" w:rsidR="000631D6" w:rsidRPr="001A2EB4" w:rsidRDefault="000631D6" w:rsidP="000631D6">
      <w:pPr>
        <w:pStyle w:val="Captions"/>
      </w:pPr>
      <w:bookmarkStart w:id="25"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7</w:t>
      </w:r>
      <w:r w:rsidRPr="001A2EB4">
        <w:rPr>
          <w:b/>
          <w:bCs/>
        </w:rPr>
        <w:fldChar w:fldCharType="end"/>
      </w:r>
      <w:bookmarkEnd w:id="25"/>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4526CD5B"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lastRenderedPageBreak/>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213D79E5"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penetration depths varied only slightly, ranging from approximately 2.</w:t>
      </w:r>
      <w:r w:rsidR="004E4735" w:rsidRPr="004E4735">
        <w:t>4</w:t>
      </w:r>
      <w:r w:rsidR="004E4735" w:rsidRPr="004E4735">
        <w:t xml:space="preserve"> to 2.7 µm across the curved-wire configurations (30°, 90°, and 150° arcs) and from 2.1 to 2.</w:t>
      </w:r>
      <w:r w:rsidR="004E4735" w:rsidRPr="004E4735">
        <w:t xml:space="preserve">4 </w:t>
      </w:r>
      <w:r w:rsidR="004E4735" w:rsidRPr="004E4735">
        <w:t xml:space="preserve">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lastRenderedPageBreak/>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0EDB3111" w:rsidR="00BC50F3" w:rsidRPr="001A2EB4" w:rsidRDefault="00BC50F3" w:rsidP="00BC50F3">
      <w:pPr>
        <w:pStyle w:val="Captions"/>
      </w:pPr>
      <w:bookmarkStart w:id="26"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8</w:t>
      </w:r>
      <w:r w:rsidRPr="001A2EB4">
        <w:rPr>
          <w:b/>
          <w:bCs/>
        </w:rPr>
        <w:fldChar w:fldCharType="end"/>
      </w:r>
      <w:bookmarkEnd w:id="26"/>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w:t>
      </w:r>
      <w:ins w:id="27" w:author="Claude" w:date="2026-10-08T04:28:00Z">
        <w:r w:rsidR="001D5CB5" w:rsidRPr="001A2EB4">
          <w:t xml:space="preserve"> </w:t>
        </w:r>
      </w:ins>
      <w:r w:rsidR="001D5CB5" w:rsidRPr="001A2EB4">
        <w:t>(error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0B19C39C"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r w:rsidR="005757F6">
        <w:t xml:space="preserve"> products are </w:t>
      </w:r>
      <w:r w:rsidR="005757F6">
        <w:t xml:space="preserve">treated as a homogenized </w:t>
      </w:r>
      <w:proofErr w:type="spellStart"/>
      <w:r w:rsidR="005757F6">
        <w:t>ZnO</w:t>
      </w:r>
      <w:proofErr w:type="spellEnd"/>
      <w:r w:rsidR="005757F6">
        <w:t xml:space="preserve">-based </w:t>
      </w:r>
      <w:r w:rsidR="005757F6">
        <w:t xml:space="preserve">field </w:t>
      </w:r>
      <w:r w:rsidR="005757F6">
        <w:t>rather than</w:t>
      </w:r>
      <w:r w:rsidR="005757F6">
        <w:t xml:space="preserve"> a discrete surface film or </w:t>
      </w:r>
      <w:r w:rsidR="005757F6">
        <w:t>a heterogeneous, composition-dependent structure, and phosphate-, carbonate-, calcium-, and chloride-containing phases, which can form within hours to days in vitro, are not explicitly resolved</w:t>
      </w:r>
      <w:r w:rsidR="00492114">
        <w:t xml:space="preserve">.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should be regarded as an effective parameter that partially incorporates uncertainty in oxygen availability.</w:t>
      </w:r>
      <w:r w:rsidR="00492114">
        <w:t xml:space="preserve"> </w:t>
      </w:r>
      <w:r w:rsidR="005757F6" w:rsidRPr="005757F6">
        <w:t xml:space="preserve">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w:t>
      </w:r>
      <w:r w:rsidR="005757F6">
        <w:lastRenderedPageBreak/>
        <w:t xml:space="preserve">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 Because O₂ consumption at the interface is not stoichiometrically coupled to Zn loss, the absolute interfacial O₂ depletion in Figures 4g–i and 5d is underestimated relative to a stoichiometric model, and these panels should be read as relative patterns.</w:t>
      </w:r>
    </w:p>
    <w:p w14:paraId="3414BFB8" w14:textId="0FB07F41" w:rsidR="002E4C03" w:rsidRDefault="005757F6" w:rsidP="005757F6">
      <w:pPr>
        <w:pStyle w:val="BodyText"/>
      </w:pPr>
      <w:r w:rsidRPr="005757F6">
        <w:t xml:space="preserve">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w:t>
      </w:r>
      <w:r w:rsidRPr="005757F6">
        <w:t>high-fidelity</w:t>
      </w:r>
      <w:r w:rsidRPr="005757F6">
        <w:t xml:space="preserve">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6B529B82"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CE255A">
        <w:instrText xml:space="preserve"> ADDIN ZOTERO_ITEM CSL_CITATION {"citationID":"Zd9tPSIo","properties":{"unsorted":false,"formattedCitation":"\\super [44,45]\\nosupersub{}","plainCitation":"[44,45]","noteIndex":0},"citationItems":[{"id":5765,"uris":["http://zotero.org/users/16939557/items/FPYDBSXS"],"itemData":{"id":5765,"type":"article-journal","citation-key":"liOptimizingStructuralDesign2022","container-title":"Materials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CE255A" w:rsidRPr="00CE255A">
        <w:rPr>
          <w:rFonts w:cs="Times New Roman"/>
          <w:vertAlign w:val="superscript"/>
        </w:rPr>
        <w:t>[44,45]</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p w14:paraId="28623BDF" w14:textId="77777777" w:rsidR="00527833" w:rsidRDefault="00527833" w:rsidP="00711ECD">
      <w:pPr>
        <w:pStyle w:val="BodyText"/>
        <w:ind w:firstLine="0"/>
      </w:pPr>
    </w:p>
    <w:p w14:paraId="6233A8DD" w14:textId="77777777" w:rsidR="00527833" w:rsidRDefault="00527833" w:rsidP="00711ECD">
      <w:pPr>
        <w:pStyle w:val="BodyText"/>
        <w:ind w:firstLine="0"/>
      </w:pPr>
    </w:p>
    <w:p w14:paraId="1A4D172F" w14:textId="77777777" w:rsidR="00527833" w:rsidRPr="001A2EB4" w:rsidRDefault="00527833" w:rsidP="00711ECD">
      <w:pPr>
        <w:pStyle w:val="BodyText"/>
        <w:ind w:firstLine="0"/>
      </w:pPr>
    </w:p>
    <w:bookmarkEnd w:id="24"/>
    <w:p w14:paraId="516B3B1A" w14:textId="77777777" w:rsidR="000631D6" w:rsidRPr="001A2EB4" w:rsidRDefault="000631D6" w:rsidP="000631D6">
      <w:pPr>
        <w:pStyle w:val="Heading1"/>
      </w:pPr>
      <w:r w:rsidRPr="001A2EB4">
        <w:lastRenderedPageBreak/>
        <w:t>Conclusions</w:t>
      </w:r>
    </w:p>
    <w:p w14:paraId="0E48EE87" w14:textId="2732CCA9" w:rsidR="00C5098B" w:rsidRDefault="005B5344" w:rsidP="0063546E">
      <w:pPr>
        <w:pStyle w:val="BodyText"/>
      </w:pPr>
      <w:bookmarkStart w:id="28"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r w:rsidRPr="005B5344">
        <w:t xml:space="preserve"> </w:t>
      </w:r>
      <w:r w:rsidRPr="005B5344">
        <w:t xml:space="preserve">of the same order of magnitude as </w:t>
      </w:r>
      <w:r w:rsidRPr="005B5344">
        <w:t xml:space="preserve">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enabling structural performance to be considered throughout the implant lifetime rather than only at implantation.</w:t>
      </w:r>
      <w:bookmarkEnd w:id="28"/>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t>
      </w:r>
      <w:r w:rsidRPr="001A2EB4">
        <w:lastRenderedPageBreak/>
        <w:t>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lastRenderedPageBreak/>
        <w:t>References</w:t>
      </w:r>
    </w:p>
    <w:p w14:paraId="50903C6C" w14:textId="77777777" w:rsidR="00CE255A" w:rsidRPr="00CE255A" w:rsidRDefault="00001F27" w:rsidP="00CE255A">
      <w:pPr>
        <w:pStyle w:val="Bibliography"/>
      </w:pPr>
      <w:r w:rsidRPr="001A2EB4">
        <w:fldChar w:fldCharType="begin"/>
      </w:r>
      <w:r w:rsidR="00F60B2A">
        <w:instrText xml:space="preserve"> ADDIN ZOTERO_BIBL {"uncited":[],"omitted":[],"custom":[]} CSL_BIBLIOGRAPHY </w:instrText>
      </w:r>
      <w:r w:rsidRPr="001A2EB4">
        <w:fldChar w:fldCharType="separate"/>
      </w:r>
      <w:r w:rsidR="00CE255A" w:rsidRPr="00CE255A">
        <w:t xml:space="preserve">1. Y. F. Zheng, X. N. Gu, and F. Witte, “Biodegradable Metals,” </w:t>
      </w:r>
      <w:r w:rsidR="00CE255A" w:rsidRPr="00CE255A">
        <w:rPr>
          <w:i/>
          <w:iCs/>
        </w:rPr>
        <w:t>Materials Science and Engineering: R: Reports</w:t>
      </w:r>
      <w:r w:rsidR="00CE255A" w:rsidRPr="00CE255A">
        <w:t xml:space="preserve"> </w:t>
      </w:r>
      <w:r w:rsidR="00CE255A" w:rsidRPr="00CE255A">
        <w:rPr>
          <w:i/>
          <w:iCs/>
        </w:rPr>
        <w:t>77</w:t>
      </w:r>
      <w:r w:rsidR="00CE255A" w:rsidRPr="00CE255A">
        <w:t xml:space="preserve"> (2014): 1–34, https://doi.org/10.1016/j.mser.2014.01.001.</w:t>
      </w:r>
    </w:p>
    <w:p w14:paraId="486AD8F8" w14:textId="77777777" w:rsidR="00CE255A" w:rsidRPr="00CE255A" w:rsidRDefault="00CE255A" w:rsidP="00CE255A">
      <w:pPr>
        <w:pStyle w:val="Bibliography"/>
      </w:pPr>
      <w:r w:rsidRPr="00CE255A">
        <w:t xml:space="preserve">2. L. Fan, S. Chen, M. Yang, Y. Liu, and J. Liu, “Metallic Materials for Bone Repair,” </w:t>
      </w:r>
      <w:r w:rsidRPr="00CE255A">
        <w:rPr>
          <w:i/>
          <w:iCs/>
        </w:rPr>
        <w:t>Advanced Healthcare Materials</w:t>
      </w:r>
      <w:r w:rsidRPr="00CE255A">
        <w:t xml:space="preserve"> </w:t>
      </w:r>
      <w:r w:rsidRPr="00CE255A">
        <w:rPr>
          <w:i/>
          <w:iCs/>
        </w:rPr>
        <w:t>13</w:t>
      </w:r>
      <w:r w:rsidRPr="00CE255A">
        <w:t>, no. 3 (2024): 2302132, https://doi.org/10.1002/adhm.202302132.</w:t>
      </w:r>
    </w:p>
    <w:p w14:paraId="461284D9" w14:textId="77777777" w:rsidR="00CE255A" w:rsidRPr="00CE255A" w:rsidRDefault="00CE255A" w:rsidP="00CE255A">
      <w:pPr>
        <w:pStyle w:val="Bibliography"/>
      </w:pPr>
      <w:r w:rsidRPr="00CE255A">
        <w:t xml:space="preserve">3. H.-S. Han, S. Loffredo, I. Jun, et al., “Current Status and Outlook on the Clinical Translation of Biodegradable Metals,” </w:t>
      </w:r>
      <w:r w:rsidRPr="00CE255A">
        <w:rPr>
          <w:i/>
          <w:iCs/>
        </w:rPr>
        <w:t>Materials Today</w:t>
      </w:r>
      <w:r w:rsidRPr="00CE255A">
        <w:t xml:space="preserve"> </w:t>
      </w:r>
      <w:r w:rsidRPr="00CE255A">
        <w:rPr>
          <w:i/>
          <w:iCs/>
        </w:rPr>
        <w:t>23</w:t>
      </w:r>
      <w:r w:rsidRPr="00CE255A">
        <w:t xml:space="preserve"> (2019): 57–71, https://doi.org/10.1016/j.mattod.2018.05.018.</w:t>
      </w:r>
    </w:p>
    <w:p w14:paraId="4F7F621B" w14:textId="77777777" w:rsidR="00CE255A" w:rsidRPr="00CE255A" w:rsidRDefault="00CE255A" w:rsidP="00CE255A">
      <w:pPr>
        <w:pStyle w:val="Bibliography"/>
      </w:pPr>
      <w:r w:rsidRPr="00CE255A">
        <w:t xml:space="preserve">4. P. K. Bowen, E. R. Shearier, S. Zhao, et al., “Biodegradable Metals for Cardiovascular Stents: From Clinical Concerns to Recent Zn‐Alloys,” </w:t>
      </w:r>
      <w:r w:rsidRPr="00CE255A">
        <w:rPr>
          <w:i/>
          <w:iCs/>
        </w:rPr>
        <w:t>Advanced Healthcare Materials</w:t>
      </w:r>
      <w:r w:rsidRPr="00CE255A">
        <w:t xml:space="preserve"> </w:t>
      </w:r>
      <w:r w:rsidRPr="00CE255A">
        <w:rPr>
          <w:i/>
          <w:iCs/>
        </w:rPr>
        <w:t>5</w:t>
      </w:r>
      <w:r w:rsidRPr="00CE255A">
        <w:t>, no. 10 (2016): 1121–1140, https://doi.org/10.1002/adhm.201501019.</w:t>
      </w:r>
    </w:p>
    <w:p w14:paraId="64E38783" w14:textId="77777777" w:rsidR="00CE255A" w:rsidRPr="00CE255A" w:rsidRDefault="00CE255A" w:rsidP="00CE255A">
      <w:pPr>
        <w:pStyle w:val="Bibliography"/>
      </w:pPr>
      <w:r w:rsidRPr="00CE255A">
        <w:t xml:space="preserve">5. A. Atrens, G. Song, M. Liu, Z. Shi, F. Cao, and M. S. Dargusch, “Review of Recent Developments in the Field of Magnesium Corrosion,” </w:t>
      </w:r>
      <w:r w:rsidRPr="00CE255A">
        <w:rPr>
          <w:i/>
          <w:iCs/>
        </w:rPr>
        <w:t>Advanced Engineering Materials</w:t>
      </w:r>
      <w:r w:rsidRPr="00CE255A">
        <w:t xml:space="preserve"> </w:t>
      </w:r>
      <w:r w:rsidRPr="00CE255A">
        <w:rPr>
          <w:i/>
          <w:iCs/>
        </w:rPr>
        <w:t>17</w:t>
      </w:r>
      <w:r w:rsidRPr="00CE255A">
        <w:t>, no. 4 (2015): 400–453, https://doi.org/10.1002/adem.201400434.</w:t>
      </w:r>
    </w:p>
    <w:p w14:paraId="07D2A767" w14:textId="77777777" w:rsidR="00CE255A" w:rsidRPr="00CE255A" w:rsidRDefault="00CE255A" w:rsidP="00CE255A">
      <w:pPr>
        <w:pStyle w:val="Bibliography"/>
      </w:pPr>
      <w:r w:rsidRPr="00CE255A">
        <w:t xml:space="preserve">6. G. Katarivas Levy, J. Goldman, and E. Aghion, “The Prospects of Zinc as a Structural Material for Biodegradable Implants—A Review Paper,” </w:t>
      </w:r>
      <w:r w:rsidRPr="00CE255A">
        <w:rPr>
          <w:i/>
          <w:iCs/>
        </w:rPr>
        <w:t>Metals</w:t>
      </w:r>
      <w:r w:rsidRPr="00CE255A">
        <w:t xml:space="preserve"> </w:t>
      </w:r>
      <w:r w:rsidRPr="00CE255A">
        <w:rPr>
          <w:i/>
          <w:iCs/>
        </w:rPr>
        <w:t>7</w:t>
      </w:r>
      <w:r w:rsidRPr="00CE255A">
        <w:t>, no. 10 (2017): 402, https://doi.org/10.3390/met7100402.</w:t>
      </w:r>
    </w:p>
    <w:p w14:paraId="376CC2BB" w14:textId="77777777" w:rsidR="00CE255A" w:rsidRPr="00CE255A" w:rsidRDefault="00CE255A" w:rsidP="00CE255A">
      <w:pPr>
        <w:pStyle w:val="Bibliography"/>
      </w:pPr>
      <w:r w:rsidRPr="00CE255A">
        <w:t xml:space="preserve">7. D. Vojtěch, J. Kubásek, J. Šerák, and P. Novák, “Mechanical and Corrosion Properties of Newly Developed Biodegradable Zn-Based Alloys for Bone Fixation,” </w:t>
      </w:r>
      <w:r w:rsidRPr="00CE255A">
        <w:rPr>
          <w:i/>
          <w:iCs/>
        </w:rPr>
        <w:t>Acta Biomaterialia</w:t>
      </w:r>
      <w:r w:rsidRPr="00CE255A">
        <w:t xml:space="preserve"> </w:t>
      </w:r>
      <w:r w:rsidRPr="00CE255A">
        <w:rPr>
          <w:i/>
          <w:iCs/>
        </w:rPr>
        <w:t>7</w:t>
      </w:r>
      <w:r w:rsidRPr="00CE255A">
        <w:t>, no. 9 (2011): 3515–3522, https://doi.org/10.1016/j.actbio.2011.05.008.</w:t>
      </w:r>
    </w:p>
    <w:p w14:paraId="62774F22" w14:textId="77777777" w:rsidR="00CE255A" w:rsidRPr="00CE255A" w:rsidRDefault="00CE255A" w:rsidP="00CE255A">
      <w:pPr>
        <w:pStyle w:val="Bibliography"/>
      </w:pPr>
      <w:r w:rsidRPr="00CE255A">
        <w:t xml:space="preserve">8. J. Rao, H. Gao, J. Sun, R. Yu, D. Zhao, and Y. Ding, “A Critical Review of Biodegradable Zinc Alloys toward Clinical Applications,” </w:t>
      </w:r>
      <w:r w:rsidRPr="00CE255A">
        <w:rPr>
          <w:i/>
          <w:iCs/>
        </w:rPr>
        <w:t>ACS Biomaterials Science &amp; Engineering</w:t>
      </w:r>
      <w:r w:rsidRPr="00CE255A">
        <w:t xml:space="preserve"> </w:t>
      </w:r>
      <w:r w:rsidRPr="00CE255A">
        <w:rPr>
          <w:i/>
          <w:iCs/>
        </w:rPr>
        <w:t>10</w:t>
      </w:r>
      <w:r w:rsidRPr="00CE255A">
        <w:t>, no. 9 (2024): 5454–5473, https://doi.org/10.1021/acsbiomaterials.4c00210.</w:t>
      </w:r>
    </w:p>
    <w:p w14:paraId="1623A4F8" w14:textId="77777777" w:rsidR="00CE255A" w:rsidRPr="00CE255A" w:rsidRDefault="00CE255A" w:rsidP="00CE255A">
      <w:pPr>
        <w:pStyle w:val="Bibliography"/>
      </w:pPr>
      <w:r w:rsidRPr="00CE255A">
        <w:t xml:space="preserve">9. P. Zhao, Z. Wang, H. Yang, et al., “Biodegradable Zn‐Based Implants: Progress, Challenges, and Pathways toward Clinical Translation,” </w:t>
      </w:r>
      <w:r w:rsidRPr="00CE255A">
        <w:rPr>
          <w:i/>
          <w:iCs/>
        </w:rPr>
        <w:t>Advanced Science</w:t>
      </w:r>
      <w:r w:rsidRPr="00CE255A">
        <w:t xml:space="preserve"> </w:t>
      </w:r>
      <w:r w:rsidRPr="00CE255A">
        <w:rPr>
          <w:i/>
          <w:iCs/>
        </w:rPr>
        <w:t>13</w:t>
      </w:r>
      <w:r w:rsidRPr="00CE255A">
        <w:t>, no. 39 (2026): e76066, https://doi.org/10.1002/advs.76066.</w:t>
      </w:r>
    </w:p>
    <w:p w14:paraId="707C7ADC" w14:textId="77777777" w:rsidR="00CE255A" w:rsidRPr="00CE255A" w:rsidRDefault="00CE255A" w:rsidP="00CE255A">
      <w:pPr>
        <w:pStyle w:val="Bibliography"/>
      </w:pPr>
      <w:r w:rsidRPr="00CE255A">
        <w:t xml:space="preserve">10. H. Yang, C. Wang, C. Liu, et al., “Evolution of the Degradation Mechanism of Pure Zinc Stent in the One-Year Study of Rabbit Abdominal Aorta Model,” </w:t>
      </w:r>
      <w:r w:rsidRPr="00CE255A">
        <w:rPr>
          <w:i/>
          <w:iCs/>
        </w:rPr>
        <w:t>Biomaterials</w:t>
      </w:r>
      <w:r w:rsidRPr="00CE255A">
        <w:t xml:space="preserve"> </w:t>
      </w:r>
      <w:r w:rsidRPr="00CE255A">
        <w:rPr>
          <w:i/>
          <w:iCs/>
        </w:rPr>
        <w:t>145</w:t>
      </w:r>
      <w:r w:rsidRPr="00CE255A">
        <w:t xml:space="preserve"> (2017): 92–105, https://doi.org/10.1016/j.biomaterials.2017.08.022.</w:t>
      </w:r>
    </w:p>
    <w:p w14:paraId="72822FAC" w14:textId="77777777" w:rsidR="00CE255A" w:rsidRPr="00CE255A" w:rsidRDefault="00CE255A" w:rsidP="00CE255A">
      <w:pPr>
        <w:pStyle w:val="Bibliography"/>
      </w:pPr>
      <w:r w:rsidRPr="00CE255A">
        <w:t xml:space="preserve">11. H. Zhang, T. Du, S. Chen, et al., “Finite Element Analysis of the Non-Uniform Degradation of Biodegradable Vascular Stents,” </w:t>
      </w:r>
      <w:r w:rsidRPr="00CE255A">
        <w:rPr>
          <w:i/>
          <w:iCs/>
        </w:rPr>
        <w:t>Journal of Functional Biomaterials</w:t>
      </w:r>
      <w:r w:rsidRPr="00CE255A">
        <w:t xml:space="preserve"> </w:t>
      </w:r>
      <w:r w:rsidRPr="00CE255A">
        <w:rPr>
          <w:i/>
          <w:iCs/>
        </w:rPr>
        <w:t>13</w:t>
      </w:r>
      <w:r w:rsidRPr="00CE255A">
        <w:t>, no. 3 (2022): 152, https://doi.org/10.3390/jfb13030152.</w:t>
      </w:r>
    </w:p>
    <w:p w14:paraId="076BCD1A" w14:textId="77777777" w:rsidR="00CE255A" w:rsidRPr="00CE255A" w:rsidRDefault="00CE255A" w:rsidP="00CE255A">
      <w:pPr>
        <w:pStyle w:val="Bibliography"/>
      </w:pPr>
      <w:r w:rsidRPr="00CE255A">
        <w:t xml:space="preserve">12. X. Wang, A. Liu, Z. Zhang, et al., “Additively Manufactured Zn‐2Mg Alloy Porous Scaffolds with Customizable Biodegradable Performance and Enhanced Osteogenic Ability,” </w:t>
      </w:r>
      <w:r w:rsidRPr="00CE255A">
        <w:rPr>
          <w:i/>
          <w:iCs/>
        </w:rPr>
        <w:t>Advanced Science</w:t>
      </w:r>
      <w:r w:rsidRPr="00CE255A">
        <w:t xml:space="preserve"> </w:t>
      </w:r>
      <w:r w:rsidRPr="00CE255A">
        <w:rPr>
          <w:i/>
          <w:iCs/>
        </w:rPr>
        <w:t>11</w:t>
      </w:r>
      <w:r w:rsidRPr="00CE255A">
        <w:t>, no. 5 (2024): 2307329, https://doi.org/10.1002/advs.202307329.</w:t>
      </w:r>
    </w:p>
    <w:p w14:paraId="4DA81C69" w14:textId="77777777" w:rsidR="00CE255A" w:rsidRPr="00CE255A" w:rsidRDefault="00CE255A" w:rsidP="00CE255A">
      <w:pPr>
        <w:pStyle w:val="Bibliography"/>
      </w:pPr>
      <w:r w:rsidRPr="00CE255A">
        <w:t xml:space="preserve">13. Y. Shi, W. Xu, H. Che, et al., “The Effect of Topological Design on the Degradation Behavior of Additively Manufactured Porous Zinc Alloy,” </w:t>
      </w:r>
      <w:r w:rsidRPr="00CE255A">
        <w:rPr>
          <w:i/>
          <w:iCs/>
        </w:rPr>
        <w:t>npj Materials Degradation</w:t>
      </w:r>
      <w:r w:rsidRPr="00CE255A">
        <w:t xml:space="preserve"> </w:t>
      </w:r>
      <w:r w:rsidRPr="00CE255A">
        <w:rPr>
          <w:i/>
          <w:iCs/>
        </w:rPr>
        <w:t>8</w:t>
      </w:r>
      <w:r w:rsidRPr="00CE255A">
        <w:t>, no. 1 (2024): 42, https://doi.org/10.1038/s41529-024-00451-z.</w:t>
      </w:r>
    </w:p>
    <w:p w14:paraId="4556CA4D" w14:textId="77777777" w:rsidR="00CE255A" w:rsidRPr="00CE255A" w:rsidRDefault="00CE255A" w:rsidP="00CE255A">
      <w:pPr>
        <w:pStyle w:val="Bibliography"/>
      </w:pPr>
      <w:r w:rsidRPr="00CE255A">
        <w:t xml:space="preserve">14. T. Albaraghtheh, R. Willumeit-Römer, and B. Zeller-Plumhoff, “In Silico Studies of Magnesium-Based Implants: A Review of the Current Stage and Challenges,” </w:t>
      </w:r>
      <w:r w:rsidRPr="00CE255A">
        <w:rPr>
          <w:i/>
          <w:iCs/>
        </w:rPr>
        <w:t>Journal of Magnesium and Alloys</w:t>
      </w:r>
      <w:r w:rsidRPr="00CE255A">
        <w:t xml:space="preserve"> </w:t>
      </w:r>
      <w:r w:rsidRPr="00CE255A">
        <w:rPr>
          <w:i/>
          <w:iCs/>
        </w:rPr>
        <w:t>10</w:t>
      </w:r>
      <w:r w:rsidRPr="00CE255A">
        <w:t>, no. 11 (2022): 2968–2996, https://doi.org/10.1016/j.jma.2022.09.029.</w:t>
      </w:r>
    </w:p>
    <w:p w14:paraId="2D9BC3DD" w14:textId="77777777" w:rsidR="00CE255A" w:rsidRPr="00CE255A" w:rsidRDefault="00CE255A" w:rsidP="00CE255A">
      <w:pPr>
        <w:pStyle w:val="Bibliography"/>
      </w:pPr>
      <w:r w:rsidRPr="00CE255A">
        <w:t xml:space="preserve">15. E. L. Boland, C. J. Shine, N. Kelly, C. A. Sweeney, and P. E. McHugh, “A Review of Material Degradation Modelling for the Analysis and Design of Bioabsorbable Stents,” </w:t>
      </w:r>
      <w:r w:rsidRPr="00CE255A">
        <w:rPr>
          <w:i/>
          <w:iCs/>
        </w:rPr>
        <w:t>Annals of Biomedical Engineering</w:t>
      </w:r>
      <w:r w:rsidRPr="00CE255A">
        <w:t xml:space="preserve"> </w:t>
      </w:r>
      <w:r w:rsidRPr="00CE255A">
        <w:rPr>
          <w:i/>
          <w:iCs/>
        </w:rPr>
        <w:t>44</w:t>
      </w:r>
      <w:r w:rsidRPr="00CE255A">
        <w:t>, no. 2 (2016): 341–356, https://doi.org/10.1007/s10439-015-1413-5.</w:t>
      </w:r>
    </w:p>
    <w:p w14:paraId="4BB5D199" w14:textId="77777777" w:rsidR="00CE255A" w:rsidRPr="00CE255A" w:rsidRDefault="00CE255A" w:rsidP="00CE255A">
      <w:pPr>
        <w:pStyle w:val="Bibliography"/>
      </w:pPr>
      <w:r w:rsidRPr="00CE255A">
        <w:t xml:space="preserve">16. D. Gastaldi, V. Sassi, L. Petrini, M. Vedani, S. Trasatti, and F. Migliavacca, “Continuum Damage Model for Bioresorbable Magnesium Alloy Devices — Application to Coronary </w:t>
      </w:r>
      <w:r w:rsidRPr="00CE255A">
        <w:lastRenderedPageBreak/>
        <w:t xml:space="preserve">Stents,” </w:t>
      </w:r>
      <w:r w:rsidRPr="00CE255A">
        <w:rPr>
          <w:i/>
          <w:iCs/>
        </w:rPr>
        <w:t>Journal of the Mechanical Behavior of Biomedical Materials</w:t>
      </w:r>
      <w:r w:rsidRPr="00CE255A">
        <w:t xml:space="preserve"> </w:t>
      </w:r>
      <w:r w:rsidRPr="00CE255A">
        <w:rPr>
          <w:i/>
          <w:iCs/>
        </w:rPr>
        <w:t>4</w:t>
      </w:r>
      <w:r w:rsidRPr="00CE255A">
        <w:t>, no. 3 (2011): 352–365, https://doi.org/10.1016/j.jmbbm.2010.11.003.</w:t>
      </w:r>
    </w:p>
    <w:p w14:paraId="1936AC08" w14:textId="77777777" w:rsidR="00CE255A" w:rsidRPr="00CE255A" w:rsidRDefault="00CE255A" w:rsidP="00CE255A">
      <w:pPr>
        <w:pStyle w:val="Bibliography"/>
      </w:pPr>
      <w:r w:rsidRPr="00CE255A">
        <w:t xml:space="preserve">17. J. A. Grogan, B. J. O’Brien, S. B. Leen, and P. E. McHugh, “A Corrosion Model for Bioabsorbable Metallic Stents,” </w:t>
      </w:r>
      <w:r w:rsidRPr="00CE255A">
        <w:rPr>
          <w:i/>
          <w:iCs/>
        </w:rPr>
        <w:t>Acta Biomaterialia</w:t>
      </w:r>
      <w:r w:rsidRPr="00CE255A">
        <w:t xml:space="preserve"> </w:t>
      </w:r>
      <w:r w:rsidRPr="00CE255A">
        <w:rPr>
          <w:i/>
          <w:iCs/>
        </w:rPr>
        <w:t>7</w:t>
      </w:r>
      <w:r w:rsidRPr="00CE255A">
        <w:t>, no. 9 (2011): 3523–3533, https://doi.org/10.1016/j.actbio.2011.05.032.</w:t>
      </w:r>
    </w:p>
    <w:p w14:paraId="61727364" w14:textId="77777777" w:rsidR="00CE255A" w:rsidRPr="00CE255A" w:rsidRDefault="00CE255A" w:rsidP="00CE255A">
      <w:pPr>
        <w:pStyle w:val="Bibliography"/>
      </w:pPr>
      <w:r w:rsidRPr="00CE255A">
        <w:t xml:space="preserve">18. M. Barzegari, D. Mei, S. V. Lamaka, and L. Geris, “Computational Modeling of Degradation Process of Biodegradable Magnesium Biomaterials,” </w:t>
      </w:r>
      <w:r w:rsidRPr="00CE255A">
        <w:rPr>
          <w:i/>
          <w:iCs/>
        </w:rPr>
        <w:t>Corrosion Science</w:t>
      </w:r>
      <w:r w:rsidRPr="00CE255A">
        <w:t xml:space="preserve"> </w:t>
      </w:r>
      <w:r w:rsidRPr="00CE255A">
        <w:rPr>
          <w:i/>
          <w:iCs/>
        </w:rPr>
        <w:t>190</w:t>
      </w:r>
      <w:r w:rsidRPr="00CE255A">
        <w:t xml:space="preserve"> (2021): 109674, https://doi.org/10.1016/j.corsci.2021.109674.</w:t>
      </w:r>
    </w:p>
    <w:p w14:paraId="7EC19DEA" w14:textId="77777777" w:rsidR="00CE255A" w:rsidRPr="00CE255A" w:rsidRDefault="00CE255A" w:rsidP="00CE255A">
      <w:pPr>
        <w:pStyle w:val="Bibliography"/>
      </w:pPr>
      <w:r w:rsidRPr="00CE255A">
        <w:t xml:space="preserve">19. P. Bajger, J. M. A. Ashbourn, V. Manhas, Y. Guyot, K. Lietaert, and L. Geris, “Mathematical Modelling of the Degradation Behaviour of Biodegradable Metals,” </w:t>
      </w:r>
      <w:r w:rsidRPr="00CE255A">
        <w:rPr>
          <w:i/>
          <w:iCs/>
        </w:rPr>
        <w:t>Biomechanics and Modeling in Mechanobiology</w:t>
      </w:r>
      <w:r w:rsidRPr="00CE255A">
        <w:t xml:space="preserve"> </w:t>
      </w:r>
      <w:r w:rsidRPr="00CE255A">
        <w:rPr>
          <w:i/>
          <w:iCs/>
        </w:rPr>
        <w:t>16</w:t>
      </w:r>
      <w:r w:rsidRPr="00CE255A">
        <w:t>, no. 1 (2017): 227–238, https://doi.org/10.1007/s10237-016-0812-3.</w:t>
      </w:r>
    </w:p>
    <w:p w14:paraId="64D40AFF" w14:textId="77777777" w:rsidR="00CE255A" w:rsidRPr="00CE255A" w:rsidRDefault="00CE255A" w:rsidP="00CE255A">
      <w:pPr>
        <w:pStyle w:val="Bibliography"/>
      </w:pPr>
      <w:r w:rsidRPr="00CE255A">
        <w:t xml:space="preserve">20. S. Thomas, N. V. Medhekar, G. S. Frankel, and N. Birbilis, “Corrosion Mechanism and Hydrogen Evolution on Mg,” </w:t>
      </w:r>
      <w:r w:rsidRPr="00CE255A">
        <w:rPr>
          <w:i/>
          <w:iCs/>
        </w:rPr>
        <w:t>Current Opinion in Solid State and Materials Science</w:t>
      </w:r>
      <w:r w:rsidRPr="00CE255A">
        <w:t xml:space="preserve"> </w:t>
      </w:r>
      <w:r w:rsidRPr="00CE255A">
        <w:rPr>
          <w:i/>
          <w:iCs/>
        </w:rPr>
        <w:t>19</w:t>
      </w:r>
      <w:r w:rsidRPr="00CE255A">
        <w:t>, no. 2 (2015): 85–94, https://doi.org/10.1016/j.cossms.2014.09.005.</w:t>
      </w:r>
    </w:p>
    <w:p w14:paraId="35B6D58B" w14:textId="77777777" w:rsidR="00CE255A" w:rsidRPr="00CE255A" w:rsidRDefault="00CE255A" w:rsidP="00CE255A">
      <w:pPr>
        <w:pStyle w:val="Bibliography"/>
      </w:pPr>
      <w:r w:rsidRPr="00CE255A">
        <w:t xml:space="preserve">21. D. Zhang, L. Zhang, X. Zhang, et al., “Comparative Investigation of the Corrosion Behavior of Biomedical Zinc Alloys in Oxygen-Enriched Simulated Body Fluid Environments,” </w:t>
      </w:r>
      <w:r w:rsidRPr="00CE255A">
        <w:rPr>
          <w:i/>
          <w:iCs/>
        </w:rPr>
        <w:t>Materials Today Communications</w:t>
      </w:r>
      <w:r w:rsidRPr="00CE255A">
        <w:t xml:space="preserve"> </w:t>
      </w:r>
      <w:r w:rsidRPr="00CE255A">
        <w:rPr>
          <w:i/>
          <w:iCs/>
        </w:rPr>
        <w:t>39</w:t>
      </w:r>
      <w:r w:rsidRPr="00CE255A">
        <w:t xml:space="preserve"> (2024): 108811, https://doi.org/10.1016/j.mtcomm.2024.108811.</w:t>
      </w:r>
    </w:p>
    <w:p w14:paraId="422B0778" w14:textId="77777777" w:rsidR="00CE255A" w:rsidRPr="00CE255A" w:rsidRDefault="00CE255A" w:rsidP="00CE255A">
      <w:pPr>
        <w:pStyle w:val="Bibliography"/>
      </w:pPr>
      <w:r w:rsidRPr="00CE255A">
        <w:t xml:space="preserve">22. A. P. Yadav, A. Nishikata, and T. Tsuru, “Oxygen Reduction Mechanism on Corroded Zinc,” </w:t>
      </w:r>
      <w:r w:rsidRPr="00CE255A">
        <w:rPr>
          <w:i/>
          <w:iCs/>
        </w:rPr>
        <w:t>Journal of Electroanalytical Chemistry</w:t>
      </w:r>
      <w:r w:rsidRPr="00CE255A">
        <w:t xml:space="preserve"> </w:t>
      </w:r>
      <w:r w:rsidRPr="00CE255A">
        <w:rPr>
          <w:i/>
          <w:iCs/>
        </w:rPr>
        <w:t>585</w:t>
      </w:r>
      <w:r w:rsidRPr="00CE255A">
        <w:t>, no. 1 (2005): 142–149, https://doi.org/10.1016/j.jelechem.2005.08.007.</w:t>
      </w:r>
    </w:p>
    <w:p w14:paraId="07CA557F" w14:textId="77777777" w:rsidR="00CE255A" w:rsidRPr="00CE255A" w:rsidRDefault="00CE255A" w:rsidP="00CE255A">
      <w:pPr>
        <w:pStyle w:val="Bibliography"/>
      </w:pPr>
      <w:r w:rsidRPr="00CE255A">
        <w:t xml:space="preserve">23. C. Chen, M. Hofmann, and T. Wallmersperger, “Modeling the Uniform Corrosion Behavior of Zinc in Salt Spray Testing,” </w:t>
      </w:r>
      <w:r w:rsidRPr="00CE255A">
        <w:rPr>
          <w:i/>
          <w:iCs/>
        </w:rPr>
        <w:t>npj Materials Degradation</w:t>
      </w:r>
      <w:r w:rsidRPr="00CE255A">
        <w:t xml:space="preserve"> </w:t>
      </w:r>
      <w:r w:rsidRPr="00CE255A">
        <w:rPr>
          <w:i/>
          <w:iCs/>
        </w:rPr>
        <w:t>10</w:t>
      </w:r>
      <w:r w:rsidRPr="00CE255A">
        <w:t>, no. 1 (2026): 37, https://doi.org/10.1038/s41529-026-00749-0.</w:t>
      </w:r>
    </w:p>
    <w:p w14:paraId="783EA6E0" w14:textId="77777777" w:rsidR="00CE255A" w:rsidRPr="00CE255A" w:rsidRDefault="00CE255A" w:rsidP="00CE255A">
      <w:pPr>
        <w:pStyle w:val="Bibliography"/>
      </w:pPr>
      <w:r w:rsidRPr="00CE255A">
        <w:t xml:space="preserve">24. V. A. Bryzgalov, A. A. Kistanov, A. A. Izosimov, and E. A. Korznikova, “Atomic-Scale Study of Lattice Distortion and Oxygen-Rich Environment Impact on the Surface Degradation Dynamics of Zinc-Based Alloys,” </w:t>
      </w:r>
      <w:r w:rsidRPr="00CE255A">
        <w:rPr>
          <w:i/>
          <w:iCs/>
        </w:rPr>
        <w:t>Computational Materials Science</w:t>
      </w:r>
      <w:r w:rsidRPr="00CE255A">
        <w:t xml:space="preserve"> </w:t>
      </w:r>
      <w:r w:rsidRPr="00CE255A">
        <w:rPr>
          <w:i/>
          <w:iCs/>
        </w:rPr>
        <w:t>252</w:t>
      </w:r>
      <w:r w:rsidRPr="00CE255A">
        <w:t xml:space="preserve"> (2025): 113797, https://doi.org/10.1016/j.commatsci.2025.113797.</w:t>
      </w:r>
    </w:p>
    <w:p w14:paraId="1694D2FE" w14:textId="77777777" w:rsidR="00CE255A" w:rsidRPr="00CE255A" w:rsidRDefault="00CE255A" w:rsidP="00CE255A">
      <w:pPr>
        <w:pStyle w:val="Bibliography"/>
      </w:pPr>
      <w:r w:rsidRPr="00CE255A">
        <w:t xml:space="preserve">25. T. AlBaraghtheh, R. Willumeit‐Römer, and B. Zeller‐Plumhoff, “Best Practices in Developing a Workflow for Uncertainty Quantification for Modeling the Biodegradation of Mg‐Based Implants,” </w:t>
      </w:r>
      <w:r w:rsidRPr="00CE255A">
        <w:rPr>
          <w:i/>
          <w:iCs/>
        </w:rPr>
        <w:t>Advanced Science</w:t>
      </w:r>
      <w:r w:rsidRPr="00CE255A">
        <w:t xml:space="preserve"> </w:t>
      </w:r>
      <w:r w:rsidRPr="00CE255A">
        <w:rPr>
          <w:i/>
          <w:iCs/>
        </w:rPr>
        <w:t>11</w:t>
      </w:r>
      <w:r w:rsidRPr="00CE255A">
        <w:t>, no. 46 (2024): 2403543, https://doi.org/10.1002/advs.202403543.</w:t>
      </w:r>
    </w:p>
    <w:p w14:paraId="666F183D" w14:textId="77777777" w:rsidR="00CE255A" w:rsidRPr="00CE255A" w:rsidRDefault="00CE255A" w:rsidP="00CE255A">
      <w:pPr>
        <w:pStyle w:val="Bibliography"/>
      </w:pPr>
      <w:r w:rsidRPr="00CE255A">
        <w:t xml:space="preserve">26. S. Huang, W. Wu, Y. Su, L. Qiao, and Y. Yan, “Insight into the Corrosion Behaviour and Degradation Mechanism of Pure Zinc in Simulated Body Fluid,” </w:t>
      </w:r>
      <w:r w:rsidRPr="00CE255A">
        <w:rPr>
          <w:i/>
          <w:iCs/>
        </w:rPr>
        <w:t>Corrosion Science</w:t>
      </w:r>
      <w:r w:rsidRPr="00CE255A">
        <w:t xml:space="preserve"> </w:t>
      </w:r>
      <w:r w:rsidRPr="00CE255A">
        <w:rPr>
          <w:i/>
          <w:iCs/>
        </w:rPr>
        <w:t>178</w:t>
      </w:r>
      <w:r w:rsidRPr="00CE255A">
        <w:t xml:space="preserve"> (2021): 109071, https://doi.org/10.1016/j.corsci.2020.109071.</w:t>
      </w:r>
    </w:p>
    <w:p w14:paraId="4F01BE51" w14:textId="77777777" w:rsidR="00CE255A" w:rsidRPr="00CE255A" w:rsidRDefault="00CE255A" w:rsidP="00CE255A">
      <w:pPr>
        <w:pStyle w:val="Bibliography"/>
      </w:pPr>
      <w:r w:rsidRPr="00CE255A">
        <w:t xml:space="preserve">27. X. Liu, H. Yang, Y. Liu, et al., “Comparative Studies on Degradation Behavior of Pure Zinc in Various Simulated Body Fluids,” </w:t>
      </w:r>
      <w:r w:rsidRPr="00CE255A">
        <w:rPr>
          <w:i/>
          <w:iCs/>
        </w:rPr>
        <w:t>JOM</w:t>
      </w:r>
      <w:r w:rsidRPr="00CE255A">
        <w:t xml:space="preserve"> </w:t>
      </w:r>
      <w:r w:rsidRPr="00CE255A">
        <w:rPr>
          <w:i/>
          <w:iCs/>
        </w:rPr>
        <w:t>71</w:t>
      </w:r>
      <w:r w:rsidRPr="00CE255A">
        <w:t>, no. 4 (2019): 1414–1425, https://doi.org/10.1007/s11837-019-03357-3.</w:t>
      </w:r>
    </w:p>
    <w:p w14:paraId="10EF0152" w14:textId="77777777" w:rsidR="00CE255A" w:rsidRPr="00CE255A" w:rsidRDefault="00CE255A" w:rsidP="00CE255A">
      <w:pPr>
        <w:pStyle w:val="Bibliography"/>
      </w:pPr>
      <w:r w:rsidRPr="00CE255A">
        <w:t xml:space="preserve">28. M. E. McMahon, R. J. Santucci, and J. R. Scully, “Advanced Chemical Stability Diagrams to Predict the Formation of Complex Zinc Compounds in a Chloride Environment,” </w:t>
      </w:r>
      <w:r w:rsidRPr="00CE255A">
        <w:rPr>
          <w:i/>
          <w:iCs/>
        </w:rPr>
        <w:t>RSC Advances</w:t>
      </w:r>
      <w:r w:rsidRPr="00CE255A">
        <w:t xml:space="preserve"> </w:t>
      </w:r>
      <w:r w:rsidRPr="00CE255A">
        <w:rPr>
          <w:i/>
          <w:iCs/>
        </w:rPr>
        <w:t>9</w:t>
      </w:r>
      <w:r w:rsidRPr="00CE255A">
        <w:t>, no. 35 (2019): 19905–19916, https://doi.org/10.1039/C9RA00228F.</w:t>
      </w:r>
    </w:p>
    <w:p w14:paraId="3C125CBD" w14:textId="77777777" w:rsidR="00CE255A" w:rsidRPr="00CE255A" w:rsidRDefault="00CE255A" w:rsidP="00CE255A">
      <w:pPr>
        <w:pStyle w:val="Bibliography"/>
      </w:pPr>
      <w:r w:rsidRPr="00CE255A">
        <w:t xml:space="preserve">29. P. K. Bowen, J. Drelich, and J. Goldman, “Zinc Exhibits Ideal Physiological Corrosion Behavior for Bioabsorbable Stents,” </w:t>
      </w:r>
      <w:r w:rsidRPr="00CE255A">
        <w:rPr>
          <w:i/>
          <w:iCs/>
        </w:rPr>
        <w:t>Advanced Materials</w:t>
      </w:r>
      <w:r w:rsidRPr="00CE255A">
        <w:t xml:space="preserve"> </w:t>
      </w:r>
      <w:r w:rsidRPr="00CE255A">
        <w:rPr>
          <w:i/>
          <w:iCs/>
        </w:rPr>
        <w:t>25</w:t>
      </w:r>
      <w:r w:rsidRPr="00CE255A">
        <w:t>, no. 18 (2013): 2577–2582, https://doi.org/10.1002/adma.201300226.</w:t>
      </w:r>
    </w:p>
    <w:p w14:paraId="277C901C" w14:textId="77777777" w:rsidR="00CE255A" w:rsidRPr="00CE255A" w:rsidRDefault="00CE255A" w:rsidP="00CE255A">
      <w:pPr>
        <w:pStyle w:val="Bibliography"/>
      </w:pPr>
      <w:r w:rsidRPr="00CE255A">
        <w:t xml:space="preserve">30. R. M. Katona, J. Taylor, and R. F. Schaller, “Validating Corrosion Models: A Comparison of Governing Equations,” </w:t>
      </w:r>
      <w:r w:rsidRPr="00CE255A">
        <w:rPr>
          <w:i/>
          <w:iCs/>
        </w:rPr>
        <w:t>Corrosion Science</w:t>
      </w:r>
      <w:r w:rsidRPr="00CE255A">
        <w:t xml:space="preserve"> </w:t>
      </w:r>
      <w:r w:rsidRPr="00CE255A">
        <w:rPr>
          <w:i/>
          <w:iCs/>
        </w:rPr>
        <w:t>259</w:t>
      </w:r>
      <w:r w:rsidRPr="00CE255A">
        <w:t xml:space="preserve"> (2026): 113495, https://doi.org/10.1016/j.corsci.2025.113495.</w:t>
      </w:r>
    </w:p>
    <w:p w14:paraId="70B146A7" w14:textId="77777777" w:rsidR="00CE255A" w:rsidRPr="00CE255A" w:rsidRDefault="00CE255A" w:rsidP="00CE255A">
      <w:pPr>
        <w:pStyle w:val="Bibliography"/>
      </w:pPr>
      <w:r w:rsidRPr="00CE255A">
        <w:t xml:space="preserve">31. P. Grathwohl, “Diffusion in Natural Porous Media: Contaminant Transport, Sorption/Desorption and Dissolution Kinetics,” </w:t>
      </w:r>
      <w:r w:rsidRPr="00CE255A">
        <w:rPr>
          <w:i/>
          <w:iCs/>
        </w:rPr>
        <w:t xml:space="preserve">Diffusion in Natural Porous Media: </w:t>
      </w:r>
      <w:r w:rsidRPr="00CE255A">
        <w:rPr>
          <w:i/>
          <w:iCs/>
        </w:rPr>
        <w:lastRenderedPageBreak/>
        <w:t>Contaminant Transport, Sorption/Desorption and Dissolution Kinetics</w:t>
      </w:r>
      <w:r w:rsidRPr="00CE255A">
        <w:t>, Springer: Boston, MA 1998, https://doi.org/10.1007/978-1-4615-5683-1.</w:t>
      </w:r>
    </w:p>
    <w:p w14:paraId="5BF0759E" w14:textId="77777777" w:rsidR="00CE255A" w:rsidRPr="00CE255A" w:rsidRDefault="00CE255A" w:rsidP="00CE255A">
      <w:pPr>
        <w:pStyle w:val="Bibliography"/>
      </w:pPr>
      <w:r w:rsidRPr="00CE255A">
        <w:t xml:space="preserve">32. J. W. Wilder, C. Clemons, D. Golovaty, K. L. Kreider, G. W. Young, and R. S. Lillard, “An Adaptive Level Set Approach for Modeling Damage Due to Galvanic Corrosion,” </w:t>
      </w:r>
      <w:r w:rsidRPr="00CE255A">
        <w:rPr>
          <w:i/>
          <w:iCs/>
        </w:rPr>
        <w:t>Journal of Engineering Mathematics</w:t>
      </w:r>
      <w:r w:rsidRPr="00CE255A">
        <w:t xml:space="preserve"> </w:t>
      </w:r>
      <w:r w:rsidRPr="00CE255A">
        <w:rPr>
          <w:i/>
          <w:iCs/>
        </w:rPr>
        <w:t>91</w:t>
      </w:r>
      <w:r w:rsidRPr="00CE255A">
        <w:t>, no. 1 (2015): 121–142, https://doi.org/10.1007/s10665-014-9732-3.</w:t>
      </w:r>
    </w:p>
    <w:p w14:paraId="32DD1F77" w14:textId="77777777" w:rsidR="00CE255A" w:rsidRPr="00CE255A" w:rsidRDefault="00CE255A" w:rsidP="00CE255A">
      <w:pPr>
        <w:pStyle w:val="Bibliography"/>
      </w:pPr>
      <w:r w:rsidRPr="00CE255A">
        <w:t xml:space="preserve">33. J. A. Grogan, S. B. Leen, and P. E. McHugh, “A Physical Corrosion Model for Bioabsorbable Metal Stents,” </w:t>
      </w:r>
      <w:r w:rsidRPr="00CE255A">
        <w:rPr>
          <w:i/>
          <w:iCs/>
        </w:rPr>
        <w:t>Acta Biomaterialia</w:t>
      </w:r>
      <w:r w:rsidRPr="00CE255A">
        <w:t xml:space="preserve"> </w:t>
      </w:r>
      <w:r w:rsidRPr="00CE255A">
        <w:rPr>
          <w:i/>
          <w:iCs/>
        </w:rPr>
        <w:t>10</w:t>
      </w:r>
      <w:r w:rsidRPr="00CE255A">
        <w:t>, no. 5 (2014): 2313–2322, https://doi.org/10.1016/j.actbio.2013.12.059.</w:t>
      </w:r>
    </w:p>
    <w:p w14:paraId="680CF5BD" w14:textId="77777777" w:rsidR="00CE255A" w:rsidRPr="00CE255A" w:rsidRDefault="00CE255A" w:rsidP="00CE255A">
      <w:pPr>
        <w:pStyle w:val="Bibliography"/>
      </w:pPr>
      <w:r w:rsidRPr="00CE255A">
        <w:t xml:space="preserve">34. J. R. Rumble, Ed., “CRC Handbook of Chemistry and Physics,” </w:t>
      </w:r>
      <w:r w:rsidRPr="00CE255A">
        <w:rPr>
          <w:i/>
          <w:iCs/>
        </w:rPr>
        <w:t>CRC handbook of chemistry and physics</w:t>
      </w:r>
      <w:r w:rsidRPr="00CE255A">
        <w:t>, 98th edition 2017-2018., CRC Press, Taylor &amp; Francis Group: Boca Raton London New York 2017.</w:t>
      </w:r>
    </w:p>
    <w:p w14:paraId="543C47DF" w14:textId="37C2F8ED" w:rsidR="00CE255A" w:rsidRPr="00CE255A" w:rsidRDefault="00CE255A" w:rsidP="00CE255A">
      <w:pPr>
        <w:pStyle w:val="Bibliography"/>
      </w:pPr>
      <w:r w:rsidRPr="00CE255A">
        <w:t>35. P. Han, and D. M. Bartels, “Temperature Dependence of Oxygen Diffusion in H</w:t>
      </w:r>
      <w:r w:rsidRPr="00CE255A">
        <w:rPr>
          <w:vertAlign w:val="subscript"/>
        </w:rPr>
        <w:t>2</w:t>
      </w:r>
      <w:r w:rsidRPr="00CE255A">
        <w:t>O and D</w:t>
      </w:r>
      <w:r w:rsidRPr="00CE255A">
        <w:rPr>
          <w:vertAlign w:val="subscript"/>
        </w:rPr>
        <w:t>2</w:t>
      </w:r>
      <w:r w:rsidRPr="00CE255A">
        <w:t xml:space="preserve">O,” </w:t>
      </w:r>
      <w:r w:rsidRPr="00CE255A">
        <w:rPr>
          <w:i/>
          <w:iCs/>
        </w:rPr>
        <w:t>The Journal of Physical Chemistry</w:t>
      </w:r>
      <w:r w:rsidRPr="00CE255A">
        <w:t xml:space="preserve"> </w:t>
      </w:r>
      <w:r w:rsidRPr="00CE255A">
        <w:rPr>
          <w:i/>
          <w:iCs/>
        </w:rPr>
        <w:t>100</w:t>
      </w:r>
      <w:r w:rsidRPr="00CE255A">
        <w:t>, no. 13 (1996): 5597–5602, https://doi.org/10.1021/jp952903y.</w:t>
      </w:r>
    </w:p>
    <w:p w14:paraId="279E2BA7" w14:textId="77777777" w:rsidR="00CE255A" w:rsidRPr="00CE255A" w:rsidRDefault="00CE255A" w:rsidP="00CE255A">
      <w:pPr>
        <w:pStyle w:val="Bibliography"/>
      </w:pPr>
      <w:r w:rsidRPr="00CE255A">
        <w:t xml:space="preserve">36. S.-Y. Park, S.-H. Rho, H.-S. Lee, K.-M. Kim, and H.-C. Lee, “Fabrication of Highly Porous and Pure Zinc Oxide Films Using Modified DC Magnetron Sputtering and Post-Oxidation,” </w:t>
      </w:r>
      <w:r w:rsidRPr="00CE255A">
        <w:rPr>
          <w:i/>
          <w:iCs/>
        </w:rPr>
        <w:t>Materials</w:t>
      </w:r>
      <w:r w:rsidRPr="00CE255A">
        <w:t xml:space="preserve"> </w:t>
      </w:r>
      <w:r w:rsidRPr="00CE255A">
        <w:rPr>
          <w:i/>
          <w:iCs/>
        </w:rPr>
        <w:t>14</w:t>
      </w:r>
      <w:r w:rsidRPr="00CE255A">
        <w:t>, no. 20 (2021): 6112, https://doi.org/10.3390/ma14206112.</w:t>
      </w:r>
    </w:p>
    <w:p w14:paraId="79FD5FE2" w14:textId="77777777" w:rsidR="00CE255A" w:rsidRPr="00CE255A" w:rsidRDefault="00CE255A" w:rsidP="00CE255A">
      <w:pPr>
        <w:pStyle w:val="Bibliography"/>
      </w:pPr>
      <w:r w:rsidRPr="00CE255A">
        <w:t xml:space="preserve">37. L. Holzer, P. Marmet, M. Fingerle, A. Wiegmann, M. Neumann, and V. Schmidt, “Tortuosity-Porosity Relationships: Review of Empirical Data from Literature,” in </w:t>
      </w:r>
      <w:r w:rsidRPr="00CE255A">
        <w:rPr>
          <w:i/>
          <w:iCs/>
        </w:rPr>
        <w:t>Tortuosity and Microstructure Effects in Porous Media</w:t>
      </w:r>
      <w:r w:rsidRPr="00CE255A">
        <w:t>, Vol. 333, Springer International Publishing: Cham 2023, pp. 51–89, https://doi.org/10.1007/978-3-031-30477-4_3.</w:t>
      </w:r>
    </w:p>
    <w:p w14:paraId="0854667A" w14:textId="77777777" w:rsidR="00CE255A" w:rsidRPr="00CE255A" w:rsidRDefault="00CE255A" w:rsidP="00CE255A">
      <w:pPr>
        <w:pStyle w:val="Bibliography"/>
      </w:pPr>
      <w:r w:rsidRPr="00CE255A">
        <w:t xml:space="preserve">38. K. Chen, X. Gu, H. Sun, et al., “Fluid-Induced Corrosion Behavior of Degradable Zinc for Stent Application,” </w:t>
      </w:r>
      <w:r w:rsidRPr="00CE255A">
        <w:rPr>
          <w:i/>
          <w:iCs/>
        </w:rPr>
        <w:t>Journal of Materials Science &amp; Technology</w:t>
      </w:r>
      <w:r w:rsidRPr="00CE255A">
        <w:t xml:space="preserve"> </w:t>
      </w:r>
      <w:r w:rsidRPr="00CE255A">
        <w:rPr>
          <w:i/>
          <w:iCs/>
        </w:rPr>
        <w:t>91</w:t>
      </w:r>
      <w:r w:rsidRPr="00CE255A">
        <w:t xml:space="preserve"> (2021): 134–147, https://doi.org/10.1016/j.jmst.2021.02.050.</w:t>
      </w:r>
    </w:p>
    <w:p w14:paraId="28EC1616" w14:textId="77777777" w:rsidR="00CE255A" w:rsidRPr="00CE255A" w:rsidRDefault="00CE255A" w:rsidP="00CE255A">
      <w:pPr>
        <w:pStyle w:val="Bibliography"/>
      </w:pPr>
      <w:r w:rsidRPr="00CE255A">
        <w:t xml:space="preserve">39. J. Tkacz, K. Slouková, J. Minda, et al., “Influence of the Composition of the Hank’s Balanced Salt Solution on the Corrosion Behavior of AZ31 and AZ61 Magnesium Alloys,” </w:t>
      </w:r>
      <w:r w:rsidRPr="00CE255A">
        <w:rPr>
          <w:i/>
          <w:iCs/>
        </w:rPr>
        <w:t>Metals</w:t>
      </w:r>
      <w:r w:rsidRPr="00CE255A">
        <w:t xml:space="preserve"> </w:t>
      </w:r>
      <w:r w:rsidRPr="00CE255A">
        <w:rPr>
          <w:i/>
          <w:iCs/>
        </w:rPr>
        <w:t>7</w:t>
      </w:r>
      <w:r w:rsidRPr="00CE255A">
        <w:t>, no. 11 (2017): 465, https://doi.org/10.3390/met7110465.</w:t>
      </w:r>
    </w:p>
    <w:p w14:paraId="04181393" w14:textId="77777777" w:rsidR="00CE255A" w:rsidRPr="00CE255A" w:rsidRDefault="00CE255A" w:rsidP="00CE255A">
      <w:pPr>
        <w:pStyle w:val="Bibliography"/>
      </w:pPr>
      <w:r w:rsidRPr="00CE255A">
        <w:t xml:space="preserve">40. T. Kokubo, and H. Takadama, “How Useful Is SBF in Predicting in Vivo Bone Bioactivity?,” </w:t>
      </w:r>
      <w:r w:rsidRPr="00CE255A">
        <w:rPr>
          <w:i/>
          <w:iCs/>
        </w:rPr>
        <w:t>Biomaterials</w:t>
      </w:r>
      <w:r w:rsidRPr="00CE255A">
        <w:t xml:space="preserve"> </w:t>
      </w:r>
      <w:r w:rsidRPr="00CE255A">
        <w:rPr>
          <w:i/>
          <w:iCs/>
        </w:rPr>
        <w:t>27</w:t>
      </w:r>
      <w:r w:rsidRPr="00CE255A">
        <w:t>, no. 15 (2006): 2907–2915, https://doi.org/10.1016/j.biomaterials.2006.01.017.</w:t>
      </w:r>
    </w:p>
    <w:p w14:paraId="2AB3B01E" w14:textId="77777777" w:rsidR="00CE255A" w:rsidRPr="00CE255A" w:rsidRDefault="00CE255A" w:rsidP="00CE255A">
      <w:pPr>
        <w:pStyle w:val="Bibliography"/>
      </w:pPr>
      <w:r w:rsidRPr="00CE255A">
        <w:t xml:space="preserve">41. L. Liu, Y. Meng, C. Dong, Y. Yan, A. A. Volinsky, and L.-N. Wang, “Initial Formation of Corrosion Products on Pure Zinc in Simulated Body Fluid,” </w:t>
      </w:r>
      <w:r w:rsidRPr="00CE255A">
        <w:rPr>
          <w:i/>
          <w:iCs/>
        </w:rPr>
        <w:t>Journal of Materials Science &amp; Technology</w:t>
      </w:r>
      <w:r w:rsidRPr="00CE255A">
        <w:t xml:space="preserve"> </w:t>
      </w:r>
      <w:r w:rsidRPr="00CE255A">
        <w:rPr>
          <w:i/>
          <w:iCs/>
        </w:rPr>
        <w:t>34</w:t>
      </w:r>
      <w:r w:rsidRPr="00CE255A">
        <w:t>, no. 12 (2018): 2271–2282, https://doi.org/10.1016/j.jmst.2018.05.005.</w:t>
      </w:r>
    </w:p>
    <w:p w14:paraId="4A782DD7" w14:textId="77777777" w:rsidR="00CE255A" w:rsidRPr="00CE255A" w:rsidRDefault="00CE255A" w:rsidP="00CE255A">
      <w:pPr>
        <w:pStyle w:val="Bibliography"/>
      </w:pPr>
      <w:r w:rsidRPr="00CE255A">
        <w:t xml:space="preserve">42. E. Mostaed, M. Sikora-Jasinska, J. W. Drelich, and M. Vedani, “Zinc-Based Alloys for Degradable Vascular Stent Applications,” </w:t>
      </w:r>
      <w:r w:rsidRPr="00CE255A">
        <w:rPr>
          <w:i/>
          <w:iCs/>
        </w:rPr>
        <w:t>Acta Biomaterialia</w:t>
      </w:r>
      <w:r w:rsidRPr="00CE255A">
        <w:t xml:space="preserve"> </w:t>
      </w:r>
      <w:r w:rsidRPr="00CE255A">
        <w:rPr>
          <w:i/>
          <w:iCs/>
        </w:rPr>
        <w:t>71</w:t>
      </w:r>
      <w:r w:rsidRPr="00CE255A">
        <w:t xml:space="preserve"> (2018): 1–23, https://doi.org/10.1016/j.actbio.2018.03.005.</w:t>
      </w:r>
    </w:p>
    <w:p w14:paraId="7F835AC2" w14:textId="77777777" w:rsidR="00CE255A" w:rsidRPr="00CE255A" w:rsidRDefault="00CE255A" w:rsidP="00CE255A">
      <w:pPr>
        <w:pStyle w:val="Bibliography"/>
      </w:pPr>
      <w:r w:rsidRPr="00CE255A">
        <w:t xml:space="preserve">43. Y. Meng, L. Liu, D. Zhang, et al., “Initial Formation of Corrosion Products on Pure Zinc in Saline Solution,” </w:t>
      </w:r>
      <w:r w:rsidRPr="00CE255A">
        <w:rPr>
          <w:i/>
          <w:iCs/>
        </w:rPr>
        <w:t>Bioactive Materials</w:t>
      </w:r>
      <w:r w:rsidRPr="00CE255A">
        <w:t xml:space="preserve"> </w:t>
      </w:r>
      <w:r w:rsidRPr="00CE255A">
        <w:rPr>
          <w:i/>
          <w:iCs/>
        </w:rPr>
        <w:t>4</w:t>
      </w:r>
      <w:r w:rsidRPr="00CE255A">
        <w:t xml:space="preserve"> (2019): 87–96, https://doi.org/10.1016/j.bioactmat.2018.08.003.</w:t>
      </w:r>
    </w:p>
    <w:p w14:paraId="6D3DB385" w14:textId="77777777" w:rsidR="00CE255A" w:rsidRPr="00CE255A" w:rsidRDefault="00CE255A" w:rsidP="00CE255A">
      <w:pPr>
        <w:pStyle w:val="Bibliography"/>
      </w:pPr>
      <w:r w:rsidRPr="00CE255A">
        <w:t xml:space="preserve">44. Y. Li, J. Wang, K. Sheng, et al., “Optimizing Structural Design on Biodegradable Magnesium Alloy Vascular Stent for Reducing Strut Thickness and Raising Radial Strength,” </w:t>
      </w:r>
      <w:r w:rsidRPr="00CE255A">
        <w:rPr>
          <w:i/>
          <w:iCs/>
        </w:rPr>
        <w:t>Materials &amp; Design</w:t>
      </w:r>
      <w:r w:rsidRPr="00CE255A">
        <w:t xml:space="preserve"> </w:t>
      </w:r>
      <w:r w:rsidRPr="00CE255A">
        <w:rPr>
          <w:i/>
          <w:iCs/>
        </w:rPr>
        <w:t>220</w:t>
      </w:r>
      <w:r w:rsidRPr="00CE255A">
        <w:t xml:space="preserve"> (2022): 110843, https://doi.org/10.1016/j.matdes.2022.110843.</w:t>
      </w:r>
    </w:p>
    <w:p w14:paraId="731CD6A5" w14:textId="77777777" w:rsidR="00CE255A" w:rsidRPr="00CE255A" w:rsidRDefault="00CE255A" w:rsidP="00CE255A">
      <w:pPr>
        <w:pStyle w:val="Bibliography"/>
      </w:pPr>
      <w:r w:rsidRPr="00CE255A">
        <w:t xml:space="preserve">45. J. Chen, F. Dong, and S. Liu, “Design and Mechanical Performance Evaluation of WE43 Magnesium Alloy Biodegradable Stents via Finite Element Analysis,” </w:t>
      </w:r>
      <w:r w:rsidRPr="00CE255A">
        <w:rPr>
          <w:i/>
          <w:iCs/>
        </w:rPr>
        <w:t>Metals</w:t>
      </w:r>
      <w:r w:rsidRPr="00CE255A">
        <w:t xml:space="preserve"> </w:t>
      </w:r>
      <w:r w:rsidRPr="00CE255A">
        <w:rPr>
          <w:i/>
          <w:iCs/>
        </w:rPr>
        <w:t>14</w:t>
      </w:r>
      <w:r w:rsidRPr="00CE255A">
        <w:t>, no. 6 (2024): 704, https://doi.org/10.3390/met14060704.</w:t>
      </w:r>
    </w:p>
    <w:p w14:paraId="15681BB7" w14:textId="66BFF84A"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7B23" w14:textId="77777777" w:rsidR="009B2CE9" w:rsidRDefault="009B2CE9">
      <w:r>
        <w:separator/>
      </w:r>
    </w:p>
  </w:endnote>
  <w:endnote w:type="continuationSeparator" w:id="0">
    <w:p w14:paraId="05E81DBD" w14:textId="77777777" w:rsidR="009B2CE9" w:rsidRDefault="009B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DD89" w14:textId="77777777" w:rsidR="009B2CE9" w:rsidRDefault="009B2CE9">
      <w:r>
        <w:separator/>
      </w:r>
    </w:p>
  </w:footnote>
  <w:footnote w:type="continuationSeparator" w:id="0">
    <w:p w14:paraId="376C2C45" w14:textId="77777777" w:rsidR="009B2CE9" w:rsidRDefault="009B2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4631635">
    <w:abstractNumId w:val="2"/>
  </w:num>
  <w:num w:numId="2" w16cid:durableId="829520197">
    <w:abstractNumId w:val="0"/>
  </w:num>
  <w:num w:numId="3" w16cid:durableId="2029675556">
    <w:abstractNumId w:val="1"/>
  </w:num>
  <w:num w:numId="4" w16cid:durableId="151159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1A5"/>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customXml/itemProps5.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1871</TotalTime>
  <Pages>30</Pages>
  <Words>24558</Words>
  <Characters>139987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122</cp:revision>
  <cp:lastPrinted>2026-10-07T06:32:00Z</cp:lastPrinted>
  <dcterms:created xsi:type="dcterms:W3CDTF">2026-10-01T06:12:00Z</dcterms:created>
  <dcterms:modified xsi:type="dcterms:W3CDTF">2026-10-08T04:44:00Z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id="oEy1QoSO"/&gt;&lt;style id="http://www.zotero.org/styles/advanced-science" hasBibliography="1" bibliographyStyleHasBeenSet="1"/&gt;&lt;prefs&gt;&lt;pref name="fieldType" value="Field"/&gt;&lt;/prefs&gt;&lt;/data&gt;</vt:lpwstr>
  </property>
</Properties>
</file>