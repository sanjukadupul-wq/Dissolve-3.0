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w:t>
      </w:r>
      <w:del w:id="9013" w:author="Claude" w:date="2026-10-08T11:20:42Z">
        <w:r>
          <w:rPr>
            <w:rFonts w:cs="Times New Roman"/>
          </w:rPr>
          <w:delText xml:space="preserve">acts</w:delText>
        </w:r>
      </w:del>
      <w:ins w:id="9012" w:author="Claude" w:date="2026-10-08T11:20:42Z">
        <w:r w:rsidRPr="001A2EB4">
          <w:rPr>
            <w:rFonts w:cs="Times New Roman"/>
          </w:rPr>
          <w:t xml:space="preserve">is treated</w:t>
        </w:r>
      </w:ins>
      <w:r w:rsidRPr="001A2EB4">
        <w:rPr>
          <w:rFonts w:cs="Times New Roman"/>
        </w:rPr>
        <w:t xml:space="preserve"> as </w:t>
      </w:r>
      <w:del w:id="9011" w:author="Claude" w:date="2026-10-08T11:20:42Z">
        <w:r>
          <w:rPr>
            <w:rFonts w:cs="Times New Roman"/>
          </w:rPr>
          <w:delText xml:space="preserve">a</w:delText>
        </w:r>
      </w:del>
      <w:ins w:id="9010" w:author="Claude" w:date="2026-10-08T11:20:42Z">
        <w:r w:rsidRPr="001A2EB4">
          <w:rPr>
            <w:rFonts w:cs="Times New Roman"/>
          </w:rPr>
          <w:t xml:space="preserve">effectively</w:t>
        </w:r>
      </w:ins>
      <w:r w:rsidRPr="001A2EB4">
        <w:rPr>
          <w:rFonts w:cs="Times New Roman"/>
        </w:rPr>
        <w:t xml:space="preserve"> </w:t>
      </w:r>
      <w:del w:id="9009" w:author="Claude" w:date="2026-10-08T11:20:42Z">
        <w:r>
          <w:rPr>
            <w:rFonts w:cs="Times New Roman"/>
          </w:rPr>
          <w:delText xml:space="preserve">catalytic species</w:delText>
        </w:r>
      </w:del>
      <w:ins w:id="9008" w:author="Claude" w:date="2026-10-08T11:20:42Z">
        <w:r w:rsidRPr="001A2EB4">
          <w:rPr>
            <w:rFonts w:cs="Times New Roman"/>
          </w:rPr>
          <w:t xml:space="preserve">non-consumed</w:t>
        </w:r>
      </w:ins>
      <w:r w:rsidRPr="001A2EB4">
        <w:rPr>
          <w:rFonts w:cs="Times New Roman"/>
        </w:rPr>
        <w:t xml:space="preserve">, </w:t>
      </w:r>
      <w:del w:id="9007" w:author="Claude" w:date="2026-10-08T11:20:42Z">
        <w:r>
          <w:rPr>
            <w:rFonts w:cs="Times New Roman"/>
          </w:rPr>
          <w:delText xml:space="preserve">being</w:delText>
        </w:r>
      </w:del>
      <w:ins w:id="9006" w:author="Claude" w:date="2026-10-08T11:20:42Z">
        <w:r w:rsidRPr="001A2EB4">
          <w:rPr>
            <w:rFonts w:cs="Times New Roman"/>
          </w:rPr>
          <w:t xml:space="preserve">because</w:t>
        </w:r>
      </w:ins>
      <w:r w:rsidRPr="001A2EB4">
        <w:rPr>
          <w:rFonts w:cs="Times New Roman"/>
        </w:rPr>
        <w:t xml:space="preserve"> </w:t>
      </w:r>
      <w:del w:id="9005" w:author="Claude" w:date="2026-10-08T11:20:42Z">
        <w:r>
          <w:rPr>
            <w:rFonts w:cs="Times New Roman"/>
          </w:rPr>
          <w:delText xml:space="preserve">regenerated</w:delText>
        </w:r>
      </w:del>
      <w:ins w:id="9004" w:author="Claude" w:date="2026-10-08T11:20:42Z">
        <w:r w:rsidRPr="001A2EB4">
          <w:rPr>
            <w:rFonts w:cs="Times New Roman"/>
          </w:rPr>
          <w:t xml:space="preserve">it</w:t>
        </w:r>
      </w:ins>
      <w:r w:rsidRPr="001A2EB4">
        <w:rPr>
          <w:rFonts w:cs="Times New Roman"/>
        </w:rPr>
        <w:t xml:space="preserve"> </w:t>
      </w:r>
      <w:del w:id="9003" w:author="Claude" w:date="2026-10-08T11:20:42Z">
        <w:r>
          <w:rPr>
            <w:rFonts w:cs="Times New Roman"/>
          </w:rPr>
          <w:delText xml:space="preserve">during</w:delText>
        </w:r>
      </w:del>
      <w:ins w:id="9002" w:author="Claude" w:date="2026-10-08T11:20:42Z">
        <w:r w:rsidRPr="001A2EB4">
          <w:rPr>
            <w:rFonts w:cs="Times New Roman"/>
          </w:rPr>
          <w:t xml:space="preserve">is in large excess (142.3 mmol L⁻¹) and is not appreciably depleted by</w:t>
        </w:r>
      </w:ins>
      <w:r w:rsidRPr="001A2EB4">
        <w:rPr>
          <w:rFonts w:cs="Times New Roman"/>
        </w:rPr>
        <w:t xml:space="preserve">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del w:id="9001" w:author="Claude" w:date="2026-10-08T11:20:42Z">
        <w:r>
          <w:rPr>
            <w:rFonts w:cs="Times New Roman"/>
            <w:vertAlign w:val="superscript"/>
          </w:rPr>
          <w:delText xml:space="preserve">rather than consumed </w:delText>
        </w:r>
      </w:del>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w:t>
      </w:r>
      <w:ins w:id="9014" w:author="Claude" w:date="2026-10-08T11:20:42Z">
        <w:r w:rsidRPr="001A2EB4">
          <w:t xml:space="preserve">. The chloride exponent in Eq. 11 is an effective reaction order, not the stoichiometric one of Eq. 5</w:t>
        </w:r>
      </w:ins>
      <w:r w:rsidRPr="001A2EB4">
        <w:t xml:space="preserve">.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and k_ORR ∈ [0.05, 5] mm h⁻¹. Each repeat used 28 evaluations in three phases: a 12-point Latin hypercube; 8 points chosen by expected improvement on a Gaussian-process surrogate (Matérn ν = 2.5); and 8 local points on a combined mass-loss and corrosion-rate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0.0192%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In the first repeat the best point was already in the initial Latin-hypercube design, whereas the second repeat improved on its initial design during the expected-improvement phase. The calibrated k_ORR was consistent between repeats (0.15–0.19 mm h⁻¹ among all fits with RMSE ≤ 0.025%), whereas k_f and k_d were not individually identifiable: fits of equal quality spanned k_f = 2.2–96 h⁻¹ and k_d = 1–93 L² mol⁻² h⁻¹. The adopted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lies within this best-fit region, with an RMSE of 0.0</w:t>
      </w:r>
      <w:r w:rsidR="00215165" w:rsidRPr="001A2EB4">
        <w:t>2</w:t>
      </w:r>
      <w:r w:rsidR="00B31A12" w:rsidRPr="001A2EB4">
        <w:t>1% at the nearest evaluated point.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for two independent repeats (circles and squares; 28 evaluations each). Lines show the best RMSE so far and stars mark each repeat’s optimum. The shaded region is the initial Latin-hypercube sampling.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10</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0.2</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