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xml:space="preserve">. The reaction term was applied exclusively at the moving Zn–electrolyte interface, such that oxygen must diffuse to the Zn surface before being consumed. </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acts as a catalytic species, being regenerated during </w:t>
      </w:r>
      <w:r w:rsidRPr="001A2EB4">
        <w:rPr>
          <w:rFonts w:cs="Times New Roman"/>
        </w:rPr>
        <w:t>corrosion-product dissolution rathe</w:t>
      </w:r>
      <w:r w:rsidRPr="001A2EB4">
        <w:rPr>
          <w:rFonts w:cs="Times New Roman"/>
        </w:rPr>
        <w:t xml:space="preserve">r than consumed </w:t>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Optimal parameter combinations were identified by minimizing the RMSE between simulated and literature mass-loss data.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Following the initial exploration of the admissible parameter space, the optimization rapidly reduced the RMSE from approximately 0.28% to below 0.05% and identified a distinct optimum after 22 iterations</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Subsequent evaluations and local refinement produced no further improvement, indicating stable convergence rather than continued sensitivity to parameter exploration. The optimized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yielded a minimum RMSE of 0.0</w:t>
      </w:r>
      <w:r w:rsidR="00215165" w:rsidRPr="001A2EB4">
        <w:t>4</w:t>
      </w:r>
      <w:r w:rsidR="00B31A12" w:rsidRPr="001A2EB4">
        <w:t>2% against the calibration dataset. These results show that the proposed three-parameter framework can closely reproduce the calibration measurements. The combination of low calibration error and rapid convergence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of the 3D reaction-diffusion</w:t>
      </w:r>
      <w:r w:rsidRPr="001A2EB4">
        <w:t xml:space="preserve"> model.</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35.91</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t>
                </m:r>
                <m:sSup>
                  <m:sSupPr>
                    <m:ctrlPr>
                      <w:rPr>
                        <w:rFonts w:ascii="Cambria Math" w:hAnsi="Cambria Math" w:cs="Times New Roman"/>
                        <w:sz w:val="22"/>
                        <w:szCs w:val="22"/>
                      </w:rPr>
                    </m:ctrlPr>
                  </m:sSupPr>
                  <m:e>
                    <m:r>
                      <w:rPr>
                        <w:rFonts w:ascii="Cambria Math" w:hAnsi="Cambria Math" w:cs="Times New Roman"/>
                        <w:sz w:val="22"/>
                        <w:szCs w:val="22"/>
                      </w:rPr>
                      <m:t>m</m:t>
                    </m:r>
                  </m:e>
                  <m:sup>
                    <m:r>
                      <w:rPr>
                        <w:rFonts w:ascii="Cambria Math" w:hAnsi="Cambria Math" w:cs="Times New Roman"/>
                        <w:sz w:val="22"/>
                        <w:szCs w:val="22"/>
                      </w:rPr>
                      <m:t>6</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g</m:t>
                    </m:r>
                  </m:e>
                  <m:sup>
                    <m:r>
                      <m:rPr>
                        <m:sty m:val="p"/>
                      </m:rPr>
                      <w:rPr>
                        <w:rFonts w:ascii="Cambria Math" w:hAnsi="Cambria Math" w:cs="Times New Roman"/>
                        <w:sz w:val="22"/>
                        <w:szCs w:val="22"/>
                      </w:rPr>
                      <m:t>-</m:t>
                    </m:r>
                    <m:r>
                      <w:rPr>
                        <w:rFonts w:ascii="Cambria Math" w:hAnsi="Cambria Math" w:cs="Times New Roman"/>
                        <w:sz w:val="22"/>
                        <w:szCs w:val="22"/>
                      </w:rPr>
                      <m:t>2</m:t>
                    </m:r>
                  </m:sup>
                </m:sSup>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5</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27.17</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5.0</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0.51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 xml:space="preserve">a heterogeneous, composition-dependent structure</w:t>
      </w:r>
      <w:ins w:id="9002" w:author="Claude" w:date="2026-10-08T09:58:57Z">
        <w:r w:rsidR="005757F6">
          <w:t xml:space="preserve">, and phosphate-, carbonate-, calcium-, and chloride-containing phases, which can form within hours to days in vitro, are not explicitly resolved</w:t>
        </w:r>
      </w:ins>
      <w:r w:rsidR="00492114">
        <w:t xml:space="preserve">.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xml:space="preserve">​ should be regarded as an effective parameter that partially incorporates uncertainty in oxygen availability</w:t>
      </w:r>
      <w:del w:id="9001" w:author="Claude" w:date="2026-10-08T09:58:57Z">
        <w:r>
          <w:delText xml:space="preserve">. Secondary phosphate-, carbonate-, and calcium-containing phases that may develop over longer periods are therefore not explicitly resolved</w:delText>
        </w:r>
      </w:del>
      <w:r w:rsidR="00492114" w:rsidRPr="00492114">
        <w:t xml:space="preserve">.</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