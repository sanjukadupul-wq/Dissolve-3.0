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4579ABAB"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w:t>
      </w:r>
      <w:del w:id="9008" w:author="Claude" w:date="2026-10-08T04:28:24Z">
        <w:r>
          <w:delText xml:space="preserve"> using three effective kinetic parameters</w:delText>
        </w:r>
      </w:del>
      <w:r w:rsidRPr="00A60AFE">
        <w:t xml:space="preserve">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del w:id="9007" w:author="Claude" w:date="2026-10-08T04:28:24Z">
        <w:r>
          <w:delText xml:space="preserve">consistent</w:delText>
        </w:r>
      </w:del>
      <w:ins w:id="9006" w:author="Claude" w:date="2026-10-08T04:28:24Z">
        <w:r w:rsidRPr="00A60AFE">
          <w:t xml:space="preserve">of</w:t>
        </w:r>
      </w:ins>
      <w:r w:rsidRPr="00A60AFE">
        <w:t xml:space="preserve"> </w:t>
      </w:r>
      <w:del w:id="9005" w:author="Claude" w:date="2026-10-08T04:28:24Z">
        <w:r>
          <w:delText xml:space="preserve">in</w:delText>
        </w:r>
      </w:del>
      <w:ins w:id="9004" w:author="Claude" w:date="2026-10-08T04:28:24Z">
        <w:r w:rsidRPr="00A60AFE">
          <w:t xml:space="preserve">the same order of</w:t>
        </w:r>
      </w:ins>
      <w:r w:rsidRPr="00A60AFE">
        <w:t xml:space="preserve"> magnitude </w:t>
      </w:r>
      <w:del w:id="9003" w:author="Claude" w:date="2026-10-08T04:28:24Z">
        <w:r>
          <w:delText xml:space="preserve">with</w:delText>
        </w:r>
      </w:del>
      <w:ins w:id="9002" w:author="Claude" w:date="2026-10-08T04:28:24Z">
        <w:r w:rsidRPr="00A60AFE">
          <w:t xml:space="preserve">as</w:t>
        </w:r>
      </w:ins>
      <w:r w:rsidRPr="00A60AFE">
        <w:t xml:space="preserve"> 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w:t>
      </w:r>
      <w:del w:id="9001" w:author="Claude" w:date="2026-10-08T04:28:24Z">
        <w:r>
          <w:delText xml:space="preserve">low-dimensional, </w:delText>
        </w:r>
      </w:del>
      <w:r w:rsidRPr="00A60AFE">
        <w:t xml:space="preserve">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3006456"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xml:space="preserve">. (a) Reaction–diffusion model coupling species transport and corrosion-</w:t>
      </w:r>
      <w:del w:id="9010" w:author="Claude" w:date="2026-10-08T04:28:24Z">
        <w:r>
          <w:delText xml:space="preserve">film</w:delText>
        </w:r>
      </w:del>
      <w:ins w:id="9009" w:author="Claude" w:date="2026-10-08T04:28:24Z">
        <w:r w:rsidRPr="001A2EB4">
          <w:t xml:space="preserve">product</w:t>
        </w:r>
      </w:ins>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w:t>
      </w:r>
      <w:proofErr w:type="spellStart"/>
      <w:r w:rsidRPr="001A2EB4">
        <w:rPr>
          <w:rFonts w:cs="Times New Roman"/>
        </w:rPr>
        <w:t>lished</w:t>
      </w:r>
      <w:proofErr w:type="spellEnd"/>
      <w:r w:rsidRPr="001A2EB4">
        <w:rPr>
          <w:rFonts w:cs="Times New Roman"/>
        </w:rPr>
        <w:t xml:space="preserve">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37693820"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del w:id="9017" w:author="Claude" w:date="2026-10-08T04:28:24Z">
        <w:r>
          <w:rPr>
            <w:rFonts w:cs="Times New Roman"/>
          </w:rPr>
          <w:delText xml:space="preserve">film</w:delText>
        </w:r>
      </w:del>
      <w:ins w:id="9016" w:author="Claude" w:date="2026-10-08T04:28:24Z">
        <w:r w:rsidR="00E54A50" w:rsidRPr="001A2EB4">
          <w:rPr>
            <w:rFonts w:cs="Times New Roman"/>
          </w:rPr>
          <w:t xml:space="preserve">corrosion-product</w:t>
        </w:r>
      </w:ins>
      <w:r w:rsidR="00E54A50" w:rsidRPr="001A2EB4">
        <w:rPr>
          <w:rFonts w:cs="Times New Roman"/>
        </w:rPr>
        <w:t xml:space="preserve"> 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BC506D" w:rsidRPr="001A2EB4">
        <w:rPr>
          <w:rFonts w:cs="Times New Roman"/>
        </w:rPr>
        <w:t xml:space="preserve">, </w:t>
      </w:r>
      <w:proofErr w:type="spellStart"/>
      <w:proofErr w:type="spellEnd"/>
      <w:del w:id="9015" w:author="Claude" w:date="2026-10-08T04:28:24Z">
        <w:r>
          <w:rPr>
            <w:rFonts w:cs="Times New Roman"/>
          </w:rPr>
          <w:delText xml:space="preserve">in vivo observations indicate that early degradation is dominated by a thin ZnO layer, with more complex phases appearing only after approximately 4.5 months [29]. Therefore, for the one-month simulation period considered here, </w:delText>
        </w:r>
      </w:del>
      <w:r w:rsidR="00BC506D" w:rsidRPr="001A2EB4">
        <w:rPr>
          <w:rFonts w:cs="Times New Roman"/>
        </w:rPr>
        <w:t xml:space="preserve">the corrosion </w:t>
      </w:r>
      <w:del w:id="9014" w:author="Claude" w:date="2026-10-08T04:28:24Z">
        <w:r>
          <w:rPr>
            <w:rFonts w:cs="Times New Roman"/>
          </w:rPr>
          <w:delText xml:space="preserve">film</w:delText>
        </w:r>
      </w:del>
      <w:ins w:id="9013" w:author="Claude" w:date="2026-10-08T04:28:24Z">
        <w:r w:rsidR="00BC506D" w:rsidRPr="001A2EB4">
          <w:rPr>
            <w:rFonts w:cs="Times New Roman"/>
          </w:rPr>
          <w:t xml:space="preserve">products</w:t>
        </w:r>
      </w:ins>
      <w:r w:rsidR="00BC506D" w:rsidRPr="001A2EB4">
        <w:rPr>
          <w:rFonts w:cs="Times New Roman"/>
        </w:rPr>
        <w:t xml:space="preserve"> </w:t>
      </w:r>
      <w:del w:id="9012" w:author="Claude" w:date="2026-10-08T04:28:24Z">
        <w:r>
          <w:rPr>
            <w:rFonts w:cs="Times New Roman"/>
          </w:rPr>
          <w:delText xml:space="preserve">is</w:delText>
        </w:r>
      </w:del>
      <w:ins w:id="9011" w:author="Claude" w:date="2026-10-08T04:28:24Z">
        <w:r w:rsidR="00BC506D" w:rsidRPr="001A2EB4">
          <w:rPr>
            <w:rFonts w:cs="Times New Roman"/>
          </w:rPr>
          <w:t xml:space="preserve">are</w:t>
        </w:r>
      </w:ins>
      <w:r w:rsidR="00BC506D" w:rsidRPr="001A2EB4">
        <w:rPr>
          <w:rFonts w:cs="Times New Roman"/>
        </w:rPr>
        <w:t xml:space="preserve"> modeled as a single ZnO phase</w:t>
      </w:r>
      <w:proofErr w:type="spellStart"/>
      <w:r w:rsidR="00BC506D" w:rsidRPr="001A2EB4">
        <w:rPr>
          <w:rFonts w:cs="Times New Roman"/>
        </w:rPr>
        <w:t xml:space="preserve"/>
      </w:r>
      <w:proofErr w:type="spellEnd"/>
      <w:r w:rsidR="00BC506D" w:rsidRPr="001A2EB4">
        <w:rPr>
          <w:rFonts w:cs="Times New Roman"/>
        </w:rPr>
        <w:t xml:space="preserv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1481DF0D"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del w:id="9022" w:author="Claude" w:date="2026-10-08T04:28:24Z">
        <w:r>
          <w:delText xml:space="preserve">film</w:delText>
        </w:r>
      </w:del>
      <w:ins w:id="9021" w:author="Claude" w:date="2026-10-08T04:28:24Z">
        <w:r w:rsidR="00246AE0" w:rsidRPr="001A2EB4">
          <w:t xml:space="preserve">corrosion-product</w:t>
        </w:r>
      </w:ins>
      <w:r w:rsidR="00246AE0" w:rsidRPr="001A2EB4">
        <w:t xml:space="preserve"> formation, and chloride-induced </w:t>
      </w:r>
      <w:del w:id="9020" w:author="Claude" w:date="2026-10-08T04:28:24Z">
        <w:r>
          <w:delText xml:space="preserve">film breakdown</w:delText>
        </w:r>
      </w:del>
      <w:ins w:id="9019" w:author="Claude" w:date="2026-10-08T04:28:24Z">
        <w:r w:rsidR="00246AE0" w:rsidRPr="001A2EB4">
          <w:t xml:space="preserve">dissolution</w:t>
        </w:r>
      </w:ins>
      <w:r w:rsidR="00246AE0" w:rsidRPr="001A2EB4">
        <w:t xml:space="preserve">, (</w:t>
      </w:r>
      <w:r w:rsidR="00C10022" w:rsidRPr="001A2EB4">
        <w:t>b</w:t>
      </w:r>
      <w:r w:rsidR="00246AE0" w:rsidRPr="001A2EB4">
        <w:t xml:space="preserve">) porous corrosion-product</w:t>
      </w:r>
      <w:del w:id="9018" w:author="Claude" w:date="2026-10-08T04:28:24Z">
        <w:r>
          <w:delText xml:space="preserve"> film</w:delText>
        </w:r>
      </w:del>
      <w:r w:rsidR="00246AE0" w:rsidRPr="001A2EB4">
        <w:t xml:space="preserve">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w:t>
      </w:r>
      <w:r w:rsidR="00B3641C" w:rsidRPr="001A2EB4">
        <w:rPr>
          <w:rFonts w:cs="Times New Roman"/>
        </w:rPr>
        <w:t xml:space="preserve">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6831A5"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5F8D3BE4"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 xml:space="preserve">the corrosion-</w:t>
      </w:r>
      <w:del w:id="9024" w:author="Claude" w:date="2026-10-08T04:28:24Z">
        <w:r>
          <w:rPr>
            <w:rFonts w:cs="Times New Roman"/>
          </w:rPr>
          <w:delText xml:space="preserve">film</w:delText>
        </w:r>
      </w:del>
      <w:ins w:id="9023" w:author="Claude" w:date="2026-10-08T04:28:24Z">
        <w:r w:rsidR="005A2B63" w:rsidRPr="001A2EB4">
          <w:rPr>
            <w:rFonts w:cs="Times New Roman"/>
          </w:rPr>
          <w:t xml:space="preserve">product</w:t>
        </w:r>
      </w:ins>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6831A5"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5CA03B96"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w:t>
      </w:r>
      <w:del w:id="9028" w:author="Claude" w:date="2026-10-08T04:28:24Z">
        <w:r>
          <w:rPr>
            <w:rFonts w:cs="Times New Roman"/>
          </w:rPr>
          <w:delText xml:space="preserve">film</w:delText>
        </w:r>
      </w:del>
      <w:ins w:id="9027" w:author="Claude" w:date="2026-10-08T04:28:24Z">
        <w:r w:rsidRPr="001A2EB4">
          <w:rPr>
            <w:rFonts w:cs="Times New Roman"/>
          </w:rPr>
          <w:t xml:space="preserve">corrosion-product</w:t>
        </w:r>
      </w:ins>
      <w:r w:rsidRPr="001A2EB4">
        <w:rPr>
          <w:rFonts w:cs="Times New Roman"/>
        </w:rPr>
        <w:t xml:space="preserve"> </w:t>
      </w:r>
      <w:del w:id="9026" w:author="Claude" w:date="2026-10-08T04:28:24Z">
        <w:r>
          <w:rPr>
            <w:rFonts w:cs="Times New Roman"/>
          </w:rPr>
          <w:delText xml:space="preserve">breakdown</w:delText>
        </w:r>
      </w:del>
      <w:ins w:id="9025" w:author="Claude" w:date="2026-10-08T04:28:24Z">
        <w:r w:rsidRPr="001A2EB4">
          <w:rPr>
            <w:rFonts w:cs="Times New Roman"/>
          </w:rPr>
          <w:t xml:space="preserve">dissolution</w:t>
        </w:r>
      </w:ins>
      <w:r w:rsidRPr="001A2EB4">
        <w:rPr>
          <w:rFonts w:cs="Times New Roman"/>
        </w:rPr>
        <w:t xml:space="preserve"> rather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6831A5"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38CB2093"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del w:id="9034" w:author="Claude" w:date="2026-10-08T04:28:24Z">
        <w:r>
          <w:rPr>
            <w:rFonts w:cs="Times New Roman"/>
          </w:rPr>
          <w:delText xml:space="preserve">a </w:delText>
        </w:r>
      </w:del>
      <w:r w:rsidR="007567C8" w:rsidRPr="007567C8">
        <w:rPr>
          <w:rFonts w:cs="Times New Roman"/>
        </w:rPr>
        <w:t xml:space="preserve">ZnO-based corrosion</w:t>
      </w:r>
      <w:del w:id="9033" w:author="Claude" w:date="2026-10-08T04:28:24Z">
        <w:r>
          <w:rPr>
            <w:rFonts w:cs="Times New Roman"/>
          </w:rPr>
          <w:delText xml:space="preserve">-product</w:delText>
        </w:r>
      </w:del>
      <w:r w:rsidR="007567C8" w:rsidRPr="007567C8">
        <w:rPr>
          <w:rFonts w:cs="Times New Roman"/>
        </w:rPr>
        <w:t xml:space="preserve"> </w:t>
      </w:r>
      <w:del w:id="9032" w:author="Claude" w:date="2026-10-08T04:28:24Z">
        <w:r>
          <w:rPr>
            <w:rFonts w:cs="Times New Roman"/>
          </w:rPr>
          <w:delText xml:space="preserve">film</w:delText>
        </w:r>
      </w:del>
      <w:ins w:id="9031" w:author="Claude" w:date="2026-10-08T04:28:24Z">
        <w:r w:rsidR="007567C8" w:rsidRPr="007567C8">
          <w:rPr>
            <w:rFonts w:cs="Times New Roman"/>
          </w:rPr>
          <w:t xml:space="preserve">products</w:t>
        </w:r>
      </w:ins>
      <w:r w:rsidR="007567C8" w:rsidRPr="007567C8">
        <w:rPr>
          <w:rFonts w:cs="Times New Roman"/>
        </w:rPr>
        <w:t xml:space="preserve">.</w:t>
      </w:r>
      <w:proofErr w:type="spellStart"/>
      <w:r w:rsidR="007567C8" w:rsidRPr="007567C8">
        <w:rPr>
          <w:rFonts w:cs="Times New Roman"/>
        </w:rPr>
        <w:t xml:space="preserve"/>
      </w:r>
      <w:proofErr w:type="spellEnd"/>
      <w:r w:rsidR="007567C8" w:rsidRPr="007567C8">
        <w:rPr>
          <w:rFonts w:cs="Times New Roman"/>
        </w:rPr>
        <w:t xml:space="preserve"/>
      </w:r>
      <w:r w:rsidR="009F4B7F" w:rsidRPr="001A2EB4">
        <w:rPr>
          <w:rFonts w:cs="Times New Roman"/>
        </w:rPr>
        <w:t xml:space="preserve"> At the same time, chloride-induced </w:t>
      </w:r>
      <w:del w:id="9030" w:author="Claude" w:date="2026-10-08T04:28:24Z">
        <w:r>
          <w:rPr>
            <w:rFonts w:cs="Times New Roman"/>
          </w:rPr>
          <w:delText xml:space="preserve">film</w:delText>
        </w:r>
      </w:del>
      <w:ins w:id="9029" w:author="Claude" w:date="2026-10-08T04:28:24Z">
        <w:r w:rsidR="009F4B7F" w:rsidRPr="001A2EB4">
          <w:rPr>
            <w:rFonts w:cs="Times New Roman"/>
          </w:rPr>
          <w:t xml:space="preserve">corrosion-product</w:t>
        </w:r>
      </w:ins>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6831A5"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6831A5"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09FE806A" w:rsidR="00097CCF" w:rsidRPr="001A2EB4" w:rsidRDefault="007879E5" w:rsidP="00097CCF">
      <w:pPr>
        <w:pStyle w:val="BodyText"/>
        <w:ind w:firstLine="0"/>
      </w:pPr>
      <w:r w:rsidRPr="001A2EB4">
        <w:t xml:space="preserve">Here, the corrosion-product </w:t>
      </w:r>
      <w:del w:id="9036" w:author="Claude" w:date="2026-10-08T04:28:24Z">
        <w:r>
          <w:delText xml:space="preserve">film</w:delText>
        </w:r>
      </w:del>
      <w:ins w:id="9035" w:author="Claude" w:date="2026-10-08T04:28:24Z">
        <w:r w:rsidRPr="001A2EB4">
          <w:t xml:space="preserve">field</w:t>
        </w:r>
      </w:ins>
      <w:r w:rsidR="00F94D95" w:rsidRPr="001A2EB4">
        <w:t xml:space="preserve"/>
      </w:r>
      <w:r w:rsidRPr="001A2EB4">
        <w:t xml:space="preserve"/>
      </w:r>
      <w:r w:rsidR="00097CCF" w:rsidRPr="001A2EB4">
        <w:t xml:space="preserve"/>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6831A5"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14FD1756" w:rsidR="00097CCF" w:rsidRPr="001A2EB4" w:rsidRDefault="00097CCF" w:rsidP="00097CCF">
      <w:pPr>
        <w:pStyle w:val="BodyText"/>
        <w:ind w:firstLine="0"/>
        <w:rPr>
          <w:rFonts w:cs="Times New Roman"/>
        </w:rPr>
      </w:pPr>
      <w:ins w:id="9049" w:author="Claude" w:date="2026-10-08T04:28:24Z">
        <w:r w:rsidRPr="001A2EB4">
          <w:t xml:space="preserve">The corrosion-product field is a homogenized, volumetric concentration field: it is not confined to the metal surface, and it reduces the local diffusivity as described below. </w:t>
        </w:r>
      </w:ins>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w:t>
      </w:r>
      <w:del w:id="9048" w:author="Claude" w:date="2026-10-08T04:28:24Z">
        <w:r>
          <w:delText xml:space="preserve">film </w:delText>
        </w:r>
      </w:del>
      <w:r w:rsidRPr="001A2EB4">
        <w:t xml:space="preserve">formation and chloride-mediated</w:t>
      </w:r>
      <w:del w:id="9047" w:author="Claude" w:date="2026-10-08T04:28:24Z">
        <w:r>
          <w:delText xml:space="preserve"> film</w:delText>
        </w:r>
      </w:del>
      <w:r w:rsidRPr="001A2EB4">
        <w:t xml:space="preserve">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del w:id="9046" w:author="Claude" w:date="2026-10-08T04:28:24Z">
        <w:r>
          <w:rPr>
            <w:rFonts w:cs="Times New Roman"/>
          </w:rPr>
          <w:delText xml:space="preserve">film</w:delText>
        </w:r>
      </w:del>
      <w:ins w:id="9045" w:author="Claude" w:date="2026-10-08T04:28:24Z">
        <w:r w:rsidRPr="001A2EB4">
          <w:rPr>
            <w:rFonts w:cs="Times New Roman"/>
          </w:rPr>
          <w:t xml:space="preserve">corrosion-product concentration</w:t>
        </w:r>
      </w:ins>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del w:id="9044" w:author="Claude" w:date="2026-10-08T04:28:24Z">
        <w:r>
          <w:delText xml:space="preserve">film</w:delText>
        </w:r>
      </w:del>
      <w:ins w:id="9043" w:author="Claude" w:date="2026-10-08T04:28:24Z">
        <w:r w:rsidRPr="001A2EB4">
          <w:t xml:space="preserve">corrosion</w:t>
        </w:r>
      </w:ins>
      <w:r w:rsidRPr="001A2EB4">
        <w:t xml:space="preserve"> </w:t>
      </w:r>
      <w:del w:id="9042" w:author="Claude" w:date="2026-10-08T04:28:24Z">
        <w:r>
          <w:delText xml:space="preserve">accumulates</w:delText>
        </w:r>
      </w:del>
      <w:ins w:id="9041" w:author="Claude" w:date="2026-10-08T04:28:24Z">
        <w:r w:rsidRPr="001A2EB4">
          <w:t xml:space="preserve">products accumulate</w:t>
        </w:r>
      </w:ins>
      <w:r w:rsidRPr="001A2EB4">
        <w:t xml:space="preserve">, </w:t>
      </w:r>
      <w:del w:id="9040" w:author="Claude" w:date="2026-10-08T04:28:24Z">
        <w:r>
          <w:delText xml:space="preserve">it</w:delText>
        </w:r>
      </w:del>
      <w:ins w:id="9039" w:author="Claude" w:date="2026-10-08T04:28:24Z">
        <w:r w:rsidRPr="001A2EB4">
          <w:t xml:space="preserve">they</w:t>
        </w:r>
      </w:ins>
      <w:r w:rsidRPr="001A2EB4">
        <w:t xml:space="preserve"> </w:t>
      </w:r>
      <w:del w:id="9038" w:author="Claude" w:date="2026-10-08T04:28:24Z">
        <w:r>
          <w:delText xml:space="preserve">impedes</w:delText>
        </w:r>
      </w:del>
      <w:ins w:id="9037" w:author="Claude" w:date="2026-10-08T04:28:24Z">
        <w:r w:rsidRPr="001A2EB4">
          <w:t xml:space="preserve">impede</w:t>
        </w:r>
      </w:ins>
      <w:r w:rsidRPr="001A2EB4">
        <w:t xml:space="preserve"> 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6831A5"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13A6A2CA"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del w:id="9051" w:author="Claude" w:date="2026-10-08T04:28:24Z">
        <w:r>
          <w:delText xml:space="preserve">film</w:delText>
        </w:r>
      </w:del>
      <w:ins w:id="9050" w:author="Claude" w:date="2026-10-08T04:28:24Z">
        <w:r w:rsidRPr="001A2EB4">
          <w:t xml:space="preserve">corrosion-product region</w:t>
        </w:r>
      </w:ins>
      <w:r w:rsidRPr="001A2EB4">
        <w:t xml:space="preserve">'s 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6831A5"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6831A5"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oMath>
      <w:r w:rsidRPr="001A2EB4">
        <w:rPr>
          <w:rFonts w:cs="Times New Roman"/>
        </w:rPr>
        <w:t xml:space="preserve"> is the solid molar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6831A5"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6831A5"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6831A5"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1B8A69D0"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del w:id="9060" w:author="Claude" w:date="2026-10-08T04:28:24Z">
        <w:r>
          <w:delText xml:space="preserve">an</w:delText>
        </w:r>
      </w:del>
      <w:ins w:id="9059" w:author="Claude" w:date="2026-10-08T04:28:24Z">
        <w:r w:rsidR="00024712" w:rsidRPr="001A2EB4">
          <w:t xml:space="preserve">a 30 × 30 × 30 mm</w:t>
        </w:r>
      </w:ins>
      <w:r w:rsidR="00024712" w:rsidRPr="001A2EB4">
        <w:t xml:space="preserve"> electrolyte domain</w:t>
      </w:r>
      <w:ins w:id="9058" w:author="Claude" w:date="2026-10-08T04:28:24Z">
        <w:r w:rsidR="00024712" w:rsidRPr="001A2EB4">
          <w:t xml:space="preserve">,</w:t>
        </w:r>
      </w:ins>
      <w:r w:rsidR="00024712" w:rsidRPr="001A2EB4">
        <w:t xml:space="preserve"> </w:t>
      </w:r>
      <w:del w:id="9057" w:author="Claude" w:date="2026-10-08T04:28:24Z">
        <w:r>
          <w:delText xml:space="preserve">at</w:delText>
        </w:r>
      </w:del>
      <w:ins w:id="9056" w:author="Claude" w:date="2026-10-08T04:28:24Z">
        <w:r w:rsidR="00024712" w:rsidRPr="001A2EB4">
          <w:t xml:space="preserve">identical</w:t>
        </w:r>
      </w:ins>
      <w:r w:rsidR="00024712" w:rsidRPr="001A2EB4">
        <w:t xml:space="preserve"> </w:t>
      </w:r>
      <w:del w:id="9055" w:author="Claude" w:date="2026-10-08T04:28:24Z">
        <w:r>
          <w:delText xml:space="preserve">least</w:delText>
        </w:r>
      </w:del>
      <w:ins w:id="9054" w:author="Claude" w:date="2026-10-08T04:28:24Z">
        <w:r w:rsidR="00024712" w:rsidRPr="001A2EB4">
          <w:t xml:space="preserve">for the disc and the stent and larger than</w:t>
        </w:r>
      </w:ins>
      <w:r w:rsidR="00024712" w:rsidRPr="001A2EB4">
        <w:t xml:space="preserve"> three times</w:t>
      </w:r>
      <w:del w:id="9053" w:author="Claude" w:date="2026-10-08T04:28:24Z">
        <w:r>
          <w:delText xml:space="preserve"> larger than</w:delText>
        </w:r>
      </w:del>
      <w:r w:rsidR="00024712" w:rsidRPr="001A2EB4">
        <w:t xml:space="preserve"> the implant characteristic dimension in each direction</w:t>
      </w:r>
      <w:ins w:id="9052" w:author="Claude" w:date="2026-10-08T04:28:24Z">
        <w:r w:rsidR="00024712" w:rsidRPr="001A2EB4">
          <w:t xml:space="preserve">,</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2218C39E" w:rsidR="00D26518" w:rsidRPr="001A2EB4" w:rsidRDefault="00D26518" w:rsidP="00D26518">
      <w:pPr>
        <w:pStyle w:val="BodyText"/>
      </w:pPr>
      <w:r w:rsidRPr="001A2EB4">
        <w:t xml:space="preserve">Physiological initial and boundary conditions were imposed throughout the electrolyte domain, including continuous oxygen replenishment at the electrolyte-air interface and kinetic flux conditions at the moving metal-electrolyte boundary</w:t>
      </w:r>
      <w:ins w:id="9064" w:author="Claude" w:date="2026-10-08T04:28:24Z">
        <w:r w:rsidRPr="001A2EB4">
          <w:t xml:space="preserve">. The 48 h medium renewal used in the immersion tests was not modeled explicitly; instead, dissolved oxygen was assumed to be continuously replenished at the electrolyte–air interface, no natural convection was considered (static conditions), and Zn²⁺ accumulation was not reset</w:t>
        </w:r>
      </w:ins>
      <w:r w:rsidRPr="001A2EB4">
        <w:t xml:space="preserve">. Simulations were executed in parallel using </w:t>
      </w:r>
      <w:proofErr w:type="spellStart"/>
      <w:r w:rsidRPr="001A2EB4">
        <w:t>FreeFEM</w:t>
      </w:r>
      <w:proofErr w:type="spellEnd"/>
      <w:r w:rsidRPr="001A2EB4">
        <w:t xml:space="preserve">++ MPI on a high-performance computing cluster, and degradation metrics </w:t>
      </w:r>
      <w:r w:rsidRPr="001A2EB4">
        <w:t>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del w:id="9063" w:author="Claude" w:date="2026-10-08T04:28:24Z">
        <w:r>
          <w:delText xml:space="preserve">film</w:delText>
        </w:r>
      </w:del>
      <w:ins w:id="9062" w:author="Claude" w:date="2026-10-08T04:28:24Z">
        <w:r w:rsidR="00C500E2" w:rsidRPr="001A2EB4">
          <w:t xml:space="preserve">corrosion-product</w:t>
        </w:r>
      </w:ins>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xml:space="preserve">), while spatial distributions of oxygen concentration and corrosion-product </w:t>
      </w:r>
      <w:del w:id="9061" w:author="Claude" w:date="2026-10-08T04:28:24Z">
        <w:r>
          <w:delText xml:space="preserve">film </w:delText>
        </w:r>
      </w:del>
      <w:r w:rsidR="00780FF0" w:rsidRPr="001A2EB4">
        <w:t xml:space="preserve">fields</w:t>
      </w:r>
      <w:r w:rsidR="00C500E2" w:rsidRPr="001A2EB4">
        <w:t xml:space="preserve"/>
      </w:r>
      <w:r w:rsidR="00780FF0" w:rsidRPr="001A2EB4">
        <w:t xml:space="preserve">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1"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1"/>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6831A5"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6831A5"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6831A5"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6831A5"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6831A5"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6831A5"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508ACDA5"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across representative values while the remaining parameters were held constant. The resulting changes in mass loss, corrosion-</w:t>
      </w:r>
      <w:del w:id="9070" w:author="Claude" w:date="2026-10-08T04:28:24Z">
        <w:r>
          <w:delText xml:space="preserve">film</w:delText>
        </w:r>
      </w:del>
      <w:ins w:id="9069" w:author="Claude" w:date="2026-10-08T04:28:24Z">
        <w:r w:rsidRPr="001A2EB4">
          <w:t xml:space="preserve">product</w:t>
        </w:r>
      </w:ins>
      <w:r w:rsidRPr="001A2EB4">
        <w:t xml:space="preserve"> </w:t>
      </w:r>
      <w:del w:id="9068" w:author="Claude" w:date="2026-10-08T04:28:24Z">
        <w:r>
          <w:delText xml:space="preserve">coverage</w:delText>
        </w:r>
      </w:del>
      <w:ins w:id="9067" w:author="Claude" w:date="2026-10-08T04:28:24Z">
        <w:r w:rsidRPr="001A2EB4">
          <w:t xml:space="preserve">saturation (F/Fₘₐₓ)</w:t>
        </w:r>
      </w:ins>
      <w:proofErr w:type="spellStart"/>
      <w:r w:rsidRPr="001A2EB4">
        <w:t xml:space="preserve"/>
      </w:r>
      <w:proofErr w:type="spellEnd"/>
      <w:r w:rsidRPr="001A2EB4">
        <w:t xml:space="preserve">, and interfacial oxygen concentration were analyzed to </w:t>
      </w:r>
      <w:r w:rsidR="00952D2B" w:rsidRPr="001A2EB4">
        <w:t>investigate</w:t>
      </w:r>
      <w:r w:rsidRPr="001A2EB4">
        <w:t xml:space="preserve"> the roles of passivation, </w:t>
      </w:r>
      <w:del w:id="9066" w:author="Claude" w:date="2026-10-08T04:28:24Z">
        <w:r>
          <w:delText xml:space="preserve">film</w:delText>
        </w:r>
      </w:del>
      <w:ins w:id="9065" w:author="Claude" w:date="2026-10-08T04:28:24Z">
        <w:r w:rsidRPr="001A2EB4">
          <w:t xml:space="preserve">corrosion-product</w:t>
        </w:r>
      </w:ins>
      <w:r w:rsidRPr="001A2EB4">
        <w:t xml:space="preserve"> 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geometry-dependent degradation, spatial distributions of oxygen concentration, corrosion-</w:t>
      </w:r>
      <w:r w:rsidR="00B2686D" w:rsidRPr="001A2EB4">
        <w:t>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0F047176" w:rsidR="000631D6" w:rsidRPr="001A2EB4" w:rsidRDefault="000631D6" w:rsidP="000631D6">
      <w:pPr>
        <w:pStyle w:val="FirstParagraph"/>
        <w:ind w:firstLine="360"/>
        <w:rPr>
          <w:rFonts w:cs="Times New Roman"/>
        </w:rPr>
      </w:pPr>
      <w:bookmarkStart w:id="12"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del w:id="9076" w:author="Claude" w:date="2026-10-08T04:28:24Z">
        <w:r>
          <w:rPr>
            <w:rFonts w:cs="Times New Roman"/>
          </w:rPr>
          <w:delText xml:space="preserve">film</w:delText>
        </w:r>
      </w:del>
      <w:ins w:id="9075" w:author="Claude" w:date="2026-10-08T04:28:24Z">
        <w:r w:rsidR="00DE298F" w:rsidRPr="001A2EB4">
          <w:rPr>
            <w:rFonts w:cs="Times New Roman"/>
          </w:rPr>
          <w:t xml:space="preserve">corrosion</w:t>
        </w:r>
      </w:ins>
      <w:r w:rsidR="00DE298F" w:rsidRPr="001A2EB4">
        <w:rPr>
          <w:rFonts w:cs="Times New Roman"/>
        </w:rPr>
        <w:t xml:space="preserve">-</w:t>
      </w:r>
      <w:ins w:id="9074" w:author="Claude" w:date="2026-10-08T04:28:24Z">
        <w:r w:rsidR="00DE298F" w:rsidRPr="001A2EB4">
          <w:rPr>
            <w:rFonts w:cs="Times New Roman"/>
          </w:rPr>
          <w:t xml:space="preserve">product </w:t>
        </w:r>
      </w:ins>
      <w:r w:rsidR="00DE298F" w:rsidRPr="001A2EB4">
        <w:rPr>
          <w:rFonts w:cs="Times New Roman"/>
        </w:rPr>
        <w:t xml:space="preserve">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del w:id="9073" w:author="Claude" w:date="2026-10-08T04:28:24Z">
        <w:r>
          <w:rPr>
            <w:rFonts w:cs="Times New Roman"/>
          </w:rPr>
          <w:delText xml:space="preserve">film</w:delText>
        </w:r>
      </w:del>
      <w:ins w:id="9072" w:author="Claude" w:date="2026-10-08T04:28:24Z">
        <w:r w:rsidR="00DE298F" w:rsidRPr="001A2EB4">
          <w:rPr>
            <w:rFonts w:cs="Times New Roman"/>
          </w:rPr>
          <w:t xml:space="preserve">corrosion</w:t>
        </w:r>
      </w:ins>
      <w:r w:rsidR="00DE298F" w:rsidRPr="001A2EB4">
        <w:rPr>
          <w:rFonts w:cs="Times New Roman"/>
        </w:rPr>
        <w:t xml:space="preserve">-</w:t>
      </w:r>
      <w:ins w:id="9071" w:author="Claude" w:date="2026-10-08T04:28:24Z">
        <w:r w:rsidR="00DE298F" w:rsidRPr="001A2EB4">
          <w:rPr>
            <w:rFonts w:cs="Times New Roman"/>
          </w:rPr>
          <w:t xml:space="preserve">product </w:t>
        </w:r>
      </w:ins>
      <w:r w:rsidR="00DE298F" w:rsidRPr="001A2EB4">
        <w:rPr>
          <w:rFonts w:cs="Times New Roman"/>
        </w:rPr>
        <w:t xml:space="preserve">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w:t>
      </w:r>
      <w:proofErr w:type="spellStart"/>
      <w:r w:rsidRPr="001A2EB4">
        <w:rPr>
          <w:rFonts w:cs="Times New Roman"/>
        </w:rPr>
        <w:t>tivity</w:t>
      </w:r>
      <w:proofErr w:type="spellEnd"/>
      <w:r w:rsidRPr="001A2EB4">
        <w:rPr>
          <w:rFonts w:cs="Times New Roman"/>
        </w:rPr>
        <w:t xml:space="preserve">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D037A24"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Following the initial exploration of the admissible parameter space, the optimization rapidly reduced the RMSE from approximately 0.28% to below 0.05% and identified a distinct optimum after 22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 indicating stable convergence rather than continued sensitivity to parameter exploration.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 xml:space="preserve">2% against the calibration dataset. These results show that the proposed three-parameter framework can closely reproduce the calibration measurements. The combination of low calibration error and rapid convergence supports the framework’s potential as a </w:t>
      </w:r>
      <w:del w:id="9078" w:author="Claude" w:date="2026-10-08T04:28:24Z">
        <w:r>
          <w:delText xml:space="preserve">computationally tractable </w:delText>
        </w:r>
      </w:del>
      <w:r w:rsidR="00B31A12" w:rsidRPr="001A2EB4">
        <w:t xml:space="preserve">basis for predictive Zn biodegradation modeling, subject to independent validation.</w:t>
      </w:r>
      <w:ins w:id="9077" w:author="Claude" w:date="2026-10-08T04:28:24Z">
        <w:r w:rsidR="00B31A12" w:rsidRPr="001A2EB4">
          <w:t xml:space="preserve"> Calibration remained computationally tractable because only three parameters were calibrated on a coarse mesh, at about 2 h per 3D simulation (Table S4 in the Supplementary Information).</w:t>
        </w:r>
      </w:ins>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3"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3"/>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4" w:name="_Ref238636197"/>
      <w:bookmarkStart w:id="15"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4"/>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6831A5"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35.91</w:t>
            </w:r>
          </w:p>
        </w:tc>
      </w:tr>
      <w:tr w:rsidR="0090588D" w:rsidRPr="001A2EB4" w14:paraId="1B424640" w14:textId="77777777" w:rsidTr="00E1667A">
        <w:trPr>
          <w:cantSplit/>
        </w:trPr>
        <w:tc>
          <w:tcPr>
            <w:tcW w:w="896" w:type="pct"/>
          </w:tcPr>
          <w:p w14:paraId="2DFA5586" w14:textId="77777777" w:rsidR="0090588D" w:rsidRPr="001A2EB4" w:rsidRDefault="006831A5"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5</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27.17</w:t>
            </w:r>
          </w:p>
        </w:tc>
      </w:tr>
      <w:tr w:rsidR="0090588D" w:rsidRPr="001A2EB4" w14:paraId="275905FD" w14:textId="77777777" w:rsidTr="00E1667A">
        <w:trPr>
          <w:cantSplit/>
        </w:trPr>
        <w:tc>
          <w:tcPr>
            <w:tcW w:w="896" w:type="pct"/>
          </w:tcPr>
          <w:p w14:paraId="588DCF5A" w14:textId="77777777" w:rsidR="0090588D" w:rsidRPr="001A2EB4" w:rsidRDefault="006831A5"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0.51</w:t>
            </w:r>
          </w:p>
        </w:tc>
      </w:tr>
      <w:bookmarkEnd w:id="15"/>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A69AD8" w:rsidR="00F10625" w:rsidRPr="001A2EB4" w:rsidRDefault="0058436A" w:rsidP="00124B18">
      <w:pPr>
        <w:pStyle w:val="BodyText"/>
      </w:pPr>
      <w:r w:rsidRPr="0058436A">
        <w:t xml:space="preserve">The associated </w:t>
      </w:r>
      <w:del w:id="9111" w:author="Claude" w:date="2026-10-08T04:28:24Z">
        <w:r>
          <w:delText xml:space="preserve">film</w:delText>
        </w:r>
      </w:del>
      <w:ins w:id="9110" w:author="Claude" w:date="2026-10-08T04:28:24Z">
        <w:r w:rsidRPr="0058436A">
          <w:t xml:space="preserve">corrosion</w:t>
        </w:r>
      </w:ins>
      <w:r w:rsidRPr="0058436A">
        <w:t xml:space="preserve">-</w:t>
      </w:r>
      <w:del w:id="9109" w:author="Claude" w:date="2026-10-08T04:28:24Z">
        <w:r>
          <w:delText xml:space="preserve">coverage</w:delText>
        </w:r>
      </w:del>
      <w:ins w:id="9108" w:author="Claude" w:date="2026-10-08T04:28:24Z">
        <w:r w:rsidRPr="0058436A">
          <w:t xml:space="preserve">product saturation</w:t>
        </w:r>
      </w:ins>
      <w:r w:rsidRPr="0058436A">
        <w:t xml:space="preserve"> 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del w:id="9107" w:author="Claude" w:date="2026-10-08T04:28:24Z">
        <w:r>
          <w:delText xml:space="preserve">film</w:delText>
        </w:r>
      </w:del>
      <w:ins w:id="9106" w:author="Claude" w:date="2026-10-08T04:28:24Z">
        <w:r w:rsidR="005B7B5E" w:rsidRPr="001A2EB4">
          <w:t xml:space="preserve">corrosion</w:t>
        </w:r>
      </w:ins>
      <w:r w:rsidR="005B7B5E" w:rsidRPr="001A2EB4">
        <w:t xml:space="preserve">-</w:t>
      </w:r>
      <w:ins w:id="9105" w:author="Claude" w:date="2026-10-08T04:28:24Z">
        <w:r w:rsidR="005B7B5E" w:rsidRPr="001A2EB4">
          <w:t xml:space="preserve">product </w:t>
        </w:r>
      </w:ins>
      <w:r w:rsidR="005B7B5E" w:rsidRPr="001A2EB4">
        <w:t xml:space="preserve">growth term, resulting in faster </w:t>
      </w:r>
      <w:del w:id="9104" w:author="Claude" w:date="2026-10-08T04:28:24Z">
        <w:r>
          <w:delText xml:space="preserve">film</w:delText>
        </w:r>
      </w:del>
      <w:ins w:id="9103" w:author="Claude" w:date="2026-10-08T04:28:24Z">
        <w:r w:rsidR="005B7B5E" w:rsidRPr="001A2EB4">
          <w:t xml:space="preserve">corrosion-product</w:t>
        </w:r>
      </w:ins>
      <w:r w:rsidR="005B7B5E" w:rsidRPr="001A2EB4">
        <w:t xml:space="preserve"> accumulation and greater </w:t>
      </w:r>
      <w:del w:id="9102" w:author="Claude" w:date="2026-10-08T04:28:24Z">
        <w:r>
          <w:delText xml:space="preserve">surface</w:delText>
        </w:r>
      </w:del>
      <w:ins w:id="9101" w:author="Claude" w:date="2026-10-08T04:28:24Z">
        <w:r w:rsidR="005B7B5E" w:rsidRPr="001A2EB4">
          <w:t xml:space="preserve">corrosion-product</w:t>
        </w:r>
      </w:ins>
      <w:r w:rsidR="005B7B5E" w:rsidRPr="001A2EB4">
        <w:t xml:space="preserve"> </w:t>
      </w:r>
      <w:del w:id="9100" w:author="Claude" w:date="2026-10-08T04:28:24Z">
        <w:r>
          <w:delText xml:space="preserve">coverage</w:delText>
        </w:r>
      </w:del>
      <w:ins w:id="9099" w:author="Claude" w:date="2026-10-08T04:28:24Z">
        <w:r w:rsidR="005B7B5E" w:rsidRPr="001A2EB4">
          <w:t xml:space="preserve">saturation</w:t>
        </w:r>
      </w:ins>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del w:id="9098" w:author="Claude" w:date="2026-10-08T04:28:24Z">
        <w:r>
          <w:delText xml:space="preserve">film</w:delText>
        </w:r>
      </w:del>
      <w:ins w:id="9097" w:author="Claude" w:date="2026-10-08T04:28:24Z">
        <w:r w:rsidR="005B7B5E" w:rsidRPr="001A2EB4">
          <w:t xml:space="preserve">corrosion-product</w:t>
        </w:r>
      </w:ins>
      <w:r w:rsidR="005B7B5E" w:rsidRPr="001A2EB4">
        <w:t xml:space="preserve"> dissolution term, reducing </w:t>
      </w:r>
      <w:del w:id="9096" w:author="Claude" w:date="2026-10-08T04:28:24Z">
        <w:r>
          <w:delText xml:space="preserve">film</w:delText>
        </w:r>
      </w:del>
      <w:ins w:id="9095" w:author="Claude" w:date="2026-10-08T04:28:24Z">
        <w:r w:rsidR="005B7B5E" w:rsidRPr="001A2EB4">
          <w:t xml:space="preserve">corrosion-product</w:t>
        </w:r>
      </w:ins>
      <w:r w:rsidR="005B7B5E" w:rsidRPr="001A2EB4">
        <w:t xml:space="preserve"> retention and leading to lower </w:t>
      </w:r>
      <w:del w:id="9094" w:author="Claude" w:date="2026-10-08T04:28:24Z">
        <w:r>
          <w:delText xml:space="preserve">surface</w:delText>
        </w:r>
      </w:del>
      <w:ins w:id="9093" w:author="Claude" w:date="2026-10-08T04:28:24Z">
        <w:r w:rsidR="005B7B5E" w:rsidRPr="001A2EB4">
          <w:t xml:space="preserve">corrosion-product</w:t>
        </w:r>
      </w:ins>
      <w:r w:rsidR="005B7B5E" w:rsidRPr="001A2EB4">
        <w:t xml:space="preserve"> </w:t>
      </w:r>
      <w:del w:id="9092" w:author="Claude" w:date="2026-10-08T04:28:24Z">
        <w:r>
          <w:delText xml:space="preserve">coverage</w:delText>
        </w:r>
      </w:del>
      <w:ins w:id="9091" w:author="Claude" w:date="2026-10-08T04:28:24Z">
        <w:r w:rsidR="005B7B5E" w:rsidRPr="001A2EB4">
          <w:t xml:space="preserve">saturation</w:t>
        </w:r>
      </w:ins>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del w:id="9090" w:author="Claude" w:date="2026-10-08T04:28:24Z">
        <w:r>
          <w:delText xml:space="preserve">film</w:delText>
        </w:r>
      </w:del>
      <w:ins w:id="9089" w:author="Claude" w:date="2026-10-08T04:28:24Z">
        <w:r w:rsidRPr="001A2EB4">
          <w:t xml:space="preserve">corrosion-product</w:t>
        </w:r>
      </w:ins>
      <w:r w:rsidRPr="001A2EB4">
        <w:t xml:space="preserve"> </w:t>
      </w:r>
      <w:del w:id="9088" w:author="Claude" w:date="2026-10-08T04:28:24Z">
        <w:r>
          <w:delText xml:space="preserve">coverage</w:delText>
        </w:r>
      </w:del>
      <w:ins w:id="9087" w:author="Claude" w:date="2026-10-08T04:28:24Z">
        <w:r w:rsidRPr="001A2EB4">
          <w:t xml:space="preserve">saturation</w:t>
        </w:r>
      </w:ins>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del w:id="9086" w:author="Claude" w:date="2026-10-08T04:28:24Z">
        <w:r>
          <w:delText xml:space="preserve">film</w:delText>
        </w:r>
      </w:del>
      <w:ins w:id="9085" w:author="Claude" w:date="2026-10-08T04:28:24Z">
        <w:r w:rsidR="005B7B5E" w:rsidRPr="001A2EB4">
          <w:t xml:space="preserve">corrosion-product</w:t>
        </w:r>
      </w:ins>
      <w:r w:rsidR="005B7B5E" w:rsidRPr="001A2EB4">
        <w:t xml:space="preserve"> 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del w:id="9084" w:author="Claude" w:date="2026-10-08T04:28:24Z">
        <w:r>
          <w:delText xml:space="preserve">film</w:delText>
        </w:r>
      </w:del>
      <w:ins w:id="9083" w:author="Claude" w:date="2026-10-08T04:28:24Z">
        <w:r w:rsidR="005B7B5E" w:rsidRPr="001A2EB4">
          <w:t xml:space="preserve">corrosion-product</w:t>
        </w:r>
      </w:ins>
      <w:r w:rsidR="005B7B5E" w:rsidRPr="001A2EB4">
        <w:t xml:space="preserve"> formation and dissolution, making </w:t>
      </w:r>
      <w:del w:id="9082" w:author="Claude" w:date="2026-10-08T04:28:24Z">
        <w:r>
          <w:delText xml:space="preserve">film</w:delText>
        </w:r>
      </w:del>
      <w:ins w:id="9081" w:author="Claude" w:date="2026-10-08T04:28:24Z">
        <w:r w:rsidR="005B7B5E" w:rsidRPr="001A2EB4">
          <w:t xml:space="preserve">corrosion-product</w:t>
        </w:r>
      </w:ins>
      <w:r w:rsidR="005B7B5E" w:rsidRPr="001A2EB4">
        <w:t xml:space="preserve"> </w:t>
      </w:r>
      <w:del w:id="9080" w:author="Claude" w:date="2026-10-08T04:28:24Z">
        <w:r>
          <w:delText xml:space="preserve">coverage</w:delText>
        </w:r>
      </w:del>
      <w:ins w:id="9079" w:author="Claude" w:date="2026-10-08T04:28:24Z">
        <w:r w:rsidR="005B7B5E" w:rsidRPr="001A2EB4">
          <w:t xml:space="preserve">saturation</w:t>
        </w:r>
      </w:ins>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4F36E169"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del w:id="9124" w:author="Claude" w:date="2026-10-08T04:28:24Z">
        <w:r>
          <w:rPr>
            <w:b/>
            <w:bCs/>
          </w:rPr>
          <w:delText xml:space="preserve">(</w:delText>
        </w:r>
      </w:del>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del w:id="9123" w:author="Claude" w:date="2026-10-08T04:28:24Z">
        <w:r>
          <w:rPr>
            <w:rFonts w:cs="Times New Roman"/>
          </w:rPr>
          <w:delText xml:space="preserve">)</w:delText>
        </w:r>
      </w:del>
      <w:r w:rsidR="000631D6" w:rsidRPr="001A2EB4">
        <w:rPr>
          <w:rFonts w:cs="Times New Roman"/>
        </w:rPr>
        <w:t xml:space="preserve">. </w:t>
      </w:r>
      <w:r w:rsidRPr="001A2EB4">
        <w:rPr>
          <w:rFonts w:cs="Times New Roman"/>
        </w:rPr>
        <w:t xml:space="preserve">Conditions that promoted greater </w:t>
      </w:r>
      <w:del w:id="9122" w:author="Claude" w:date="2026-10-08T04:28:24Z">
        <w:r>
          <w:rPr>
            <w:rFonts w:cs="Times New Roman"/>
          </w:rPr>
          <w:delText xml:space="preserve">film</w:delText>
        </w:r>
      </w:del>
      <w:ins w:id="9121" w:author="Claude" w:date="2026-10-08T04:28:24Z">
        <w:r w:rsidRPr="001A2EB4">
          <w:rPr>
            <w:rFonts w:cs="Times New Roman"/>
          </w:rPr>
          <w:t xml:space="preserve">corrosion-product</w:t>
        </w:r>
      </w:ins>
      <w:r w:rsidRPr="001A2EB4">
        <w:rPr>
          <w:rFonts w:cs="Times New Roman"/>
        </w:rPr>
        <w:t xml:space="preserve"> </w:t>
      </w:r>
      <w:del w:id="9120" w:author="Claude" w:date="2026-10-08T04:28:24Z">
        <w:r>
          <w:rPr>
            <w:rFonts w:cs="Times New Roman"/>
          </w:rPr>
          <w:delText xml:space="preserve">coverage</w:delText>
        </w:r>
      </w:del>
      <w:ins w:id="9119" w:author="Claude" w:date="2026-10-08T04:28:24Z">
        <w:r w:rsidRPr="001A2EB4">
          <w:rPr>
            <w:rFonts w:cs="Times New Roman"/>
          </w:rPr>
          <w:t xml:space="preserve">saturation</w:t>
        </w:r>
      </w:ins>
      <w:r w:rsidRPr="001A2EB4">
        <w:rPr>
          <w:rFonts w:cs="Times New Roman"/>
        </w:rPr>
        <w:t xml:space="preserve">,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 xml:space="preserve">produced lower interfacial oxygen concentrations because the accumulated corrosion</w:t>
      </w:r>
      <w:del w:id="9118" w:author="Claude" w:date="2026-10-08T04:28:24Z">
        <w:r>
          <w:rPr>
            <w:rFonts w:cs="Times New Roman"/>
          </w:rPr>
          <w:delText xml:space="preserve">-product</w:delText>
        </w:r>
      </w:del>
      <w:r w:rsidR="007600C0" w:rsidRPr="001A2EB4">
        <w:rPr>
          <w:rFonts w:cs="Times New Roman"/>
        </w:rPr>
        <w:t xml:space="preserve"> </w:t>
      </w:r>
      <w:del w:id="9117" w:author="Claude" w:date="2026-10-08T04:28:24Z">
        <w:r>
          <w:rPr>
            <w:rFonts w:cs="Times New Roman"/>
          </w:rPr>
          <w:delText xml:space="preserve">layer</w:delText>
        </w:r>
      </w:del>
      <w:ins w:id="9116" w:author="Claude" w:date="2026-10-08T04:28:24Z">
        <w:r w:rsidR="007600C0" w:rsidRPr="001A2EB4">
          <w:rPr>
            <w:rFonts w:cs="Times New Roman"/>
          </w:rPr>
          <w:t xml:space="preserve">products</w:t>
        </w:r>
      </w:ins>
      <w:r w:rsidR="007600C0" w:rsidRPr="001A2EB4">
        <w:rPr>
          <w:rFonts w:cs="Times New Roman"/>
        </w:rPr>
        <w:t xml:space="preserve"> 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del w:id="9115" w:author="Claude" w:date="2026-10-08T04:28:24Z">
        <w:r>
          <w:rPr>
            <w:rFonts w:cs="Times New Roman"/>
          </w:rPr>
          <w:delText xml:space="preserve">film</w:delText>
        </w:r>
      </w:del>
      <w:ins w:id="9114" w:author="Claude" w:date="2026-10-08T04:28:24Z">
        <w:r w:rsidR="007600C0" w:rsidRPr="001A2EB4">
          <w:rPr>
            <w:rFonts w:cs="Times New Roman"/>
          </w:rPr>
          <w:t xml:space="preserve">corrosion-product</w:t>
        </w:r>
      </w:ins>
      <w:r w:rsidR="007600C0" w:rsidRPr="001A2EB4">
        <w:rPr>
          <w:rFonts w:cs="Times New Roman"/>
        </w:rPr>
        <w:t xml:space="preserve"> </w:t>
      </w:r>
      <w:del w:id="9113" w:author="Claude" w:date="2026-10-08T04:28:24Z">
        <w:r>
          <w:rPr>
            <w:rFonts w:cs="Times New Roman"/>
          </w:rPr>
          <w:delText xml:space="preserve">coverage</w:delText>
        </w:r>
      </w:del>
      <w:ins w:id="9112" w:author="Claude" w:date="2026-10-08T04:28:24Z">
        <w:r w:rsidR="007600C0" w:rsidRPr="001A2EB4">
          <w:rPr>
            <w:rFonts w:cs="Times New Roman"/>
          </w:rPr>
          <w:t xml:space="preserve">saturation</w:t>
        </w:r>
      </w:ins>
      <w:r w:rsidR="007600C0" w:rsidRPr="001A2EB4">
        <w:rPr>
          <w:rFonts w:cs="Times New Roman"/>
        </w:rPr>
        <w:t xml:space="preserve">.</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34B046F8" w:rsidR="000631D6" w:rsidRPr="001A2EB4" w:rsidRDefault="00FE3D90" w:rsidP="000631D6">
      <w:pPr>
        <w:keepNext/>
        <w:jc w:val="center"/>
      </w:pPr>
      <w:r w:rsidRPr="001A2EB4">
        <w:rPr>
          <w:noProof/>
        </w:rPr>
        <w:drawing>
          <wp:inline distT="0" distB="0" distL="0" distR="0" wp14:anchorId="699F662B" wp14:editId="0F1366E4">
            <wp:extent cx="5760720" cy="4561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7D08170E" w:rsidR="000631D6" w:rsidRPr="001A2EB4" w:rsidRDefault="000631D6" w:rsidP="000631D6">
      <w:pPr>
        <w:pStyle w:val="Captions"/>
        <w:rPr>
          <w:rFonts w:cs="Times New Roman"/>
        </w:rPr>
      </w:pPr>
      <w:bookmarkStart w:id="16"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6"/>
      <w:r w:rsidRPr="001A2EB4">
        <w:rPr>
          <w:b/>
          <w:bCs/>
        </w:rPr>
        <w:t>.</w:t>
      </w:r>
      <w:r w:rsidRPr="001A2EB4">
        <w:t xml:space="preserve"> Local parameter sweeps of kinetic parameters. Panels (a–c) show cumulative mass loss (%), panels (d–f) show </w:t>
      </w:r>
      <w:del w:id="9130" w:author="Claude" w:date="2026-10-08T04:28:24Z">
        <w:r>
          <w:delText xml:space="preserve">film</w:delText>
        </w:r>
      </w:del>
      <w:ins w:id="9129" w:author="Claude" w:date="2026-10-08T04:28:24Z">
        <w:r w:rsidRPr="001A2EB4">
          <w:t xml:space="preserve">the</w:t>
        </w:r>
      </w:ins>
      <w:r w:rsidRPr="001A2EB4">
        <w:t xml:space="preserve"> </w:t>
      </w:r>
      <w:del w:id="9128" w:author="Claude" w:date="2026-10-08T04:28:24Z">
        <w:r>
          <w:delText xml:space="preserve">coverage</w:delText>
        </w:r>
      </w:del>
      <w:ins w:id="9127" w:author="Claude" w:date="2026-10-08T04:28:24Z">
        <w:r w:rsidRPr="001A2EB4">
          <w:t xml:space="preserve">normalized corrosion-product saturation, F/Fₘₐₓ</w:t>
        </w:r>
      </w:ins>
      <w:r w:rsidRPr="001A2EB4">
        <w:t xml:space="preserve"> (%), and panels (g</w:t>
      </w:r>
      <w:del w:id="9126" w:author="Claude" w:date="2026-10-08T04:28:24Z">
        <w:r>
          <w:delText xml:space="preserve">-</w:delText>
        </w:r>
      </w:del>
      <w:ins w:id="9125" w:author="Claude" w:date="2026-10-08T04:28:24Z">
        <w:r w:rsidRPr="001A2EB4">
          <w:t xml:space="preserve">–</w:t>
        </w:r>
      </w:ins>
      <w:r w:rsidRPr="001A2EB4">
        <w:t xml:space="preserve">i)</w:t>
      </w:r>
      <w:proofErr w:type="spellStart"/>
      <w:r w:rsidRPr="001A2EB4">
        <w:t xml:space="preserve"/>
      </w:r>
      <w:proofErr w:type="spellEnd"/>
      <w:r w:rsidRPr="001A2EB4">
        <w:t xml:space="preserve">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2"/>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17" w:name="_Ref238632622"/>
      <w:bookmarkStart w:id="18"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17"/>
      <w:bookmarkEnd w:id="18"/>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4AEEF4DC"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del w:id="9132" w:author="Claude" w:date="2026-10-08T04:28:24Z">
        <w:r>
          <w:rPr>
            <w:rFonts w:cs="Times New Roman"/>
          </w:rPr>
          <w:delText xml:space="preserve">a</w:delText>
        </w:r>
      </w:del>
      <w:ins w:id="9131" w:author="Claude" w:date="2026-10-08T04:28:24Z">
        <w:r w:rsidR="000631D6" w:rsidRPr="001A2EB4">
          <w:rPr>
            <w:rFonts w:cs="Times New Roman"/>
          </w:rPr>
          <w:t xml:space="preserve">an</w:t>
        </w:r>
      </w:ins>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4ED37C02"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del w:id="9150" w:author="Claude" w:date="2026-10-08T04:28:24Z">
        <w:r>
          <w:rPr>
            <w:rFonts w:cs="Times New Roman"/>
          </w:rPr>
          <w:delText xml:space="preserve">distinct</w:delText>
        </w:r>
      </w:del>
      <w:ins w:id="9149" w:author="Claude" w:date="2026-10-08T04:28:24Z">
        <w:r w:rsidRPr="001A2EB4">
          <w:rPr>
            <w:rFonts w:cs="Times New Roman"/>
          </w:rPr>
          <w:t xml:space="preserve">diffuse</w:t>
        </w:r>
      </w:ins>
      <w:r w:rsidRPr="001A2EB4">
        <w:rPr>
          <w:rFonts w:cs="Times New Roman"/>
        </w:rPr>
        <w:t xml:space="preserve"> </w:t>
      </w:r>
      <w:del w:id="9148" w:author="Claude" w:date="2026-10-08T04:28:24Z">
        <w:r>
          <w:rPr>
            <w:rFonts w:cs="Times New Roman"/>
          </w:rPr>
          <w:delText xml:space="preserve">film</w:delText>
        </w:r>
      </w:del>
      <w:ins w:id="9147" w:author="Claude" w:date="2026-10-08T04:28:24Z">
        <w:r w:rsidRPr="001A2EB4">
          <w:rPr>
            <w:rFonts w:cs="Times New Roman"/>
          </w:rPr>
          <w:t xml:space="preserve">corrosion-product</w:t>
        </w:r>
      </w:ins>
      <w:r w:rsidRPr="001A2EB4">
        <w:rPr>
          <w:rFonts w:cs="Times New Roman"/>
        </w:rPr>
        <w:t xml:space="preserve"> </w:t>
      </w:r>
      <w:del w:id="9146" w:author="Claude" w:date="2026-10-08T04:28:24Z">
        <w:r>
          <w:rPr>
            <w:rFonts w:cs="Times New Roman"/>
          </w:rPr>
          <w:delText xml:space="preserve">layer</w:delText>
        </w:r>
      </w:del>
      <w:ins w:id="9145" w:author="Claude" w:date="2026-10-08T04:28:24Z">
        <w:r w:rsidRPr="001A2EB4">
          <w:rPr>
            <w:rFonts w:cs="Times New Roman"/>
          </w:rPr>
          <w:t xml:space="preserve">accumulation</w:t>
        </w:r>
      </w:ins>
      <w:r w:rsidRPr="001A2EB4">
        <w:rPr>
          <w:rFonts w:cs="Times New Roman"/>
        </w:rPr>
        <w:t xml:space="preserve"> by 168 h and developing into a </w:t>
      </w:r>
      <w:del w:id="9144" w:author="Claude" w:date="2026-10-08T04:28:24Z">
        <w:r>
          <w:rPr>
            <w:rFonts w:cs="Times New Roman"/>
          </w:rPr>
          <w:delText xml:space="preserve">dense</w:delText>
        </w:r>
      </w:del>
      <w:ins w:id="9143" w:author="Claude" w:date="2026-10-08T04:28:24Z">
        <w:r w:rsidRPr="001A2EB4">
          <w:rPr>
            <w:rFonts w:cs="Times New Roman"/>
          </w:rPr>
          <w:t xml:space="preserve">homogenized</w:t>
        </w:r>
      </w:ins>
      <w:r w:rsidRPr="001A2EB4">
        <w:rPr>
          <w:rFonts w:cs="Times New Roman"/>
        </w:rPr>
        <w:t xml:space="preserve"> </w:t>
      </w:r>
      <w:del w:id="9142" w:author="Claude" w:date="2026-10-08T04:28:24Z">
        <w:r>
          <w:rPr>
            <w:rFonts w:cs="Times New Roman"/>
          </w:rPr>
          <w:delText xml:space="preserve">near</w:delText>
        </w:r>
      </w:del>
      <w:ins w:id="9141" w:author="Claude" w:date="2026-10-08T04:28:24Z">
        <w:r w:rsidRPr="001A2EB4">
          <w:rPr>
            <w:rFonts w:cs="Times New Roman"/>
          </w:rPr>
          <w:t xml:space="preserve">corrosion</w:t>
        </w:r>
      </w:ins>
      <w:r w:rsidRPr="001A2EB4">
        <w:rPr>
          <w:rFonts w:cs="Times New Roman"/>
        </w:rPr>
        <w:t xml:space="preserve">-</w:t>
      </w:r>
      <w:del w:id="9140" w:author="Claude" w:date="2026-10-08T04:28:24Z">
        <w:r>
          <w:rPr>
            <w:rFonts w:cs="Times New Roman"/>
          </w:rPr>
          <w:delText xml:space="preserve">surface</w:delText>
        </w:r>
      </w:del>
      <w:ins w:id="9139" w:author="Claude" w:date="2026-10-08T04:28:24Z">
        <w:r w:rsidRPr="001A2EB4">
          <w:rPr>
            <w:rFonts w:cs="Times New Roman"/>
          </w:rPr>
          <w:t xml:space="preserve">product</w:t>
        </w:r>
      </w:ins>
      <w:r w:rsidRPr="001A2EB4">
        <w:rPr>
          <w:rFonts w:cs="Times New Roman"/>
        </w:rPr>
        <w:t xml:space="preserve"> 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del w:id="9138" w:author="Claude" w:date="2026-10-08T04:28:24Z">
        <w:r>
          <w:rPr>
            <w:rFonts w:cs="Times New Roman"/>
          </w:rPr>
          <w:delText xml:space="preserve">film</w:delText>
        </w:r>
      </w:del>
      <w:ins w:id="9137" w:author="Claude" w:date="2026-10-08T04:28:24Z">
        <w:r w:rsidRPr="001A2EB4">
          <w:rPr>
            <w:rFonts w:cs="Times New Roman"/>
          </w:rPr>
          <w:t xml:space="preserve">near-surface</w:t>
        </w:r>
      </w:ins>
      <w:r w:rsidRPr="001A2EB4">
        <w:rPr>
          <w:rFonts w:cs="Times New Roman"/>
        </w:rPr>
        <w:t xml:space="preserve"> </w:t>
      </w:r>
      <w:del w:id="9136" w:author="Claude" w:date="2026-10-08T04:28:24Z">
        <w:r>
          <w:rPr>
            <w:rFonts w:cs="Times New Roman"/>
          </w:rPr>
          <w:delText xml:space="preserve">thickened</w:delText>
        </w:r>
      </w:del>
      <w:ins w:id="9135" w:author="Claude" w:date="2026-10-08T04:28:24Z">
        <w:r w:rsidRPr="001A2EB4">
          <w:rPr>
            <w:rFonts w:cs="Times New Roman"/>
          </w:rPr>
          <w:t xml:space="preserve">corrosion-product field developed</w:t>
        </w:r>
      </w:ins>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del w:id="9134" w:author="Claude" w:date="2026-10-08T04:28:24Z">
        <w:r>
          <w:rPr>
            <w:rFonts w:cs="Times New Roman"/>
          </w:rPr>
          <w:delText xml:space="preserve">film</w:delText>
        </w:r>
      </w:del>
      <w:ins w:id="9133" w:author="Claude" w:date="2026-10-08T04:28:24Z">
        <w:r w:rsidRPr="001A2EB4">
          <w:rPr>
            <w:rFonts w:cs="Times New Roman"/>
          </w:rPr>
          <w:t xml:space="preserve">corrosion-product</w:t>
        </w:r>
      </w:ins>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19"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19"/>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1112F087"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del w:id="9166" w:author="Claude" w:date="2026-10-08T04:28:24Z">
        <w:r>
          <w:rPr>
            <w:rFonts w:cs="Times New Roman"/>
          </w:rPr>
          <w:delText xml:space="preserve">Literature</w:delText>
        </w:r>
      </w:del>
      <w:ins w:id="9165" w:author="Claude" w:date="2026-10-08T04:28:24Z">
        <w:r w:rsidRPr="001A2EB4">
          <w:rPr>
            <w:rFonts w:cs="Times New Roman"/>
          </w:rPr>
          <w:t xml:space="preserve">literature</w:t>
        </w:r>
      </w:ins>
      <w:r w:rsidRPr="001A2EB4">
        <w:rPr>
          <w:rFonts w:cs="Times New Roman"/>
        </w:rPr>
        <w:t xml:space="preserve"> measurements</w:t>
      </w:r>
      <w:r w:rsidR="00CF36DC" w:rsidRPr="001A2EB4">
        <w:rPr>
          <w:rFonts w:cs="Times New Roman"/>
        </w:rPr>
        <w:t xml:space="preserve"/>
      </w:r>
      <w:r w:rsidRPr="001A2EB4">
        <w:rPr>
          <w:rFonts w:cs="Times New Roman"/>
        </w:rPr>
        <w:t xml:space="preserve">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w:t>
      </w:r>
      <w:proofErr w:type="spellStart"/>
      <w:r w:rsidRPr="001A2EB4">
        <w:rPr>
          <w:rFonts w:cs="Times New Roman"/>
        </w:rPr>
        <w:t>lution</w:t>
      </w:r>
      <w:proofErr w:type="spellEnd"/>
      <w:r w:rsidRPr="001A2EB4">
        <w:rPr>
          <w:rFonts w:cs="Times New Roman"/>
        </w:rPr>
        <w:t xml:space="preserve">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xml:space="preserve">, the model reproduced the overall evolution of both quantities, capturing the rapid initial increase followed by a gradual plateau</w:t>
      </w:r>
      <w:ins w:id="9164" w:author="Claude" w:date="2026-10-08T04:28:24Z">
        <w:r w:rsidRPr="001A2EB4">
          <w:rPr>
            <w:rFonts w:cs="Times New Roman"/>
          </w:rPr>
          <w:t xml:space="preserve">,</w:t>
        </w:r>
      </w:ins>
      <w:r w:rsidRPr="001A2EB4">
        <w:rPr>
          <w:rFonts w:cs="Times New Roman"/>
        </w:rPr>
        <w:t xml:space="preserve"> </w:t>
      </w:r>
      <w:del w:id="9163" w:author="Claude" w:date="2026-10-08T04:28:24Z">
        <w:r>
          <w:rPr>
            <w:rFonts w:cs="Times New Roman"/>
          </w:rPr>
          <w:delText xml:space="preserve">(Pearson</w:delText>
        </w:r>
      </w:del>
      <w:ins w:id="9162" w:author="Claude" w:date="2026-10-08T04:28:24Z">
        <w:r w:rsidRPr="001A2EB4">
          <w:rPr>
            <w:rFonts w:cs="Times New Roman"/>
          </w:rPr>
          <w:t xml:space="preserve">with</w:t>
        </w:r>
      </w:ins>
      <w:r w:rsidRPr="001A2EB4">
        <w:rPr>
          <w:rFonts w:cs="Times New Roman"/>
        </w:rPr>
        <w:t xml:space="preserve"> </w:t>
      </w:r>
      <w:del w:id="9161" w:author="Claude" w:date="2026-10-08T04:28:24Z">
        <w:r>
          <w:rPr>
            <w:rFonts w:cs="Times New Roman"/>
          </w:rPr>
          <w:delText xml:space="preserve">r</w:delText>
        </w:r>
      </w:del>
      <w:ins w:id="9160" w:author="Claude" w:date="2026-10-08T04:28:24Z">
        <w:r w:rsidRPr="001A2EB4">
          <w:rPr>
            <w:rFonts w:cs="Times New Roman"/>
          </w:rPr>
          <w:t xml:space="preserve">errors</w:t>
        </w:r>
      </w:ins>
      <w:r w:rsidRPr="001A2EB4">
        <w:rPr>
          <w:rFonts w:cs="Times New Roman"/>
        </w:rPr>
        <w:t xml:space="preserve"> </w:t>
      </w:r>
      <w:del w:id="9159" w:author="Claude" w:date="2026-10-08T04:28:24Z">
        <w:r>
          <w:rPr>
            <w:rFonts w:cs="Times New Roman"/>
          </w:rPr>
          <w:delText xml:space="preserve">=</w:delText>
        </w:r>
      </w:del>
      <w:ins w:id="9158" w:author="Claude" w:date="2026-10-08T04:28:24Z">
        <w:r w:rsidRPr="001A2EB4">
          <w:rPr>
            <w:rFonts w:cs="Times New Roman"/>
          </w:rPr>
          <w:t xml:space="preserve">at</w:t>
        </w:r>
      </w:ins>
      <w:r w:rsidRPr="001A2EB4">
        <w:rPr>
          <w:rFonts w:cs="Times New Roman"/>
        </w:rPr>
        <w:t xml:space="preserve"> </w:t>
      </w:r>
      <w:del w:id="9157" w:author="Claude" w:date="2026-10-08T04:28:24Z">
        <w:r>
          <w:rPr>
            <w:rFonts w:cs="Times New Roman"/>
          </w:rPr>
          <w:delText xml:space="preserve">0.96</w:delText>
        </w:r>
      </w:del>
      <w:ins w:id="9156" w:author="Claude" w:date="2026-10-08T04:28:24Z">
        <w:r w:rsidRPr="001A2EB4">
          <w:rPr>
            <w:rFonts w:cs="Times New Roman"/>
          </w:rPr>
          <w:t xml:space="preserve">336 h of 44%</w:t>
        </w:r>
      </w:ins>
      <w:r w:rsidRPr="001A2EB4">
        <w:rPr>
          <w:rFonts w:cs="Times New Roman"/>
        </w:rPr>
        <w:t xml:space="preserve"> for Zn²⁺ and </w:t>
      </w:r>
      <w:del w:id="9155" w:author="Claude" w:date="2026-10-08T04:28:24Z">
        <w:r>
          <w:rPr>
            <w:rFonts w:cs="Times New Roman"/>
          </w:rPr>
          <w:delText xml:space="preserve">0</w:delText>
        </w:r>
      </w:del>
      <w:ins w:id="9154" w:author="Claude" w:date="2026-10-08T04:28:24Z">
        <w:r w:rsidRPr="001A2EB4">
          <w:rPr>
            <w:rFonts w:cs="Times New Roman"/>
          </w:rPr>
          <w:t xml:space="preserve">2</w:t>
        </w:r>
      </w:ins>
      <w:r w:rsidRPr="001A2EB4">
        <w:rPr>
          <w:rFonts w:cs="Times New Roman"/>
        </w:rPr>
        <w:t xml:space="preserve">.</w:t>
      </w:r>
      <w:del w:id="9153" w:author="Claude" w:date="2026-10-08T04:28:24Z">
        <w:r>
          <w:rPr>
            <w:rFonts w:cs="Times New Roman"/>
          </w:rPr>
          <w:delText xml:space="preserve">95</w:delText>
        </w:r>
      </w:del>
      <w:ins w:id="9152" w:author="Claude" w:date="2026-10-08T04:28:24Z">
        <w:r w:rsidRPr="001A2EB4">
          <w:rPr>
            <w:rFonts w:cs="Times New Roman"/>
          </w:rPr>
          <w:t xml:space="preserve">8%</w:t>
        </w:r>
      </w:ins>
      <w:r w:rsidRPr="001A2EB4">
        <w:rPr>
          <w:rFonts w:cs="Times New Roman"/>
        </w:rPr>
        <w:t xml:space="preserve"> for pH</w:t>
      </w:r>
      <w:r w:rsidR="009F6828">
        <w:rPr>
          <w:rFonts w:cs="Times New Roman"/>
        </w:rPr>
        <w:t xml:space="preserve"/>
      </w:r>
      <w:r w:rsidR="009F6828" w:rsidRPr="009F6828">
        <w:rPr>
          <w:rFonts w:cs="Times New Roman"/>
        </w:rPr>
        <w:t xml:space="preserve"/>
      </w:r>
      <w:del w:id="9151" w:author="Claude" w:date="2026-10-08T04:28:24Z">
        <w:r>
          <w:rPr>
            <w:rFonts w:cs="Times New Roman"/>
          </w:rPr>
          <w:delText xml:space="preserve">)</w:delText>
        </w:r>
      </w:del>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reaction terms. </w:t>
      </w:r>
      <w:r w:rsidRPr="001A2EB4">
        <w:rPr>
          <w:rFonts w:cs="Times New Roman"/>
        </w:rPr>
        <w:t xml:space="preserve">The </w:t>
      </w:r>
      <w:r w:rsidRPr="001A2EB4">
        <w:rPr>
          <w:rFonts w:cs="Times New Roman"/>
        </w:rPr>
        <w:t>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0"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0"/>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1"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2"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2"/>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140A1C99"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 xml:space="preserve">penetration depths varied only slightly, ranging from approximately 2.</w:t>
      </w:r>
      <w:del w:id="9170" w:author="Claude" w:date="2026-10-08T04:28:24Z">
        <w:r>
          <w:delText xml:space="preserve">1</w:delText>
        </w:r>
      </w:del>
      <w:ins w:id="9169" w:author="Claude" w:date="2026-10-08T04:28:24Z">
        <w:r w:rsidR="004E4735" w:rsidRPr="004E4735">
          <w:t xml:space="preserve">4</w:t>
        </w:r>
      </w:ins>
      <w:r w:rsidR="004E4735" w:rsidRPr="004E4735">
        <w:t xml:space="preserve"> to 2.7 µm across the curved-wire configurations (30°, 90°, and 150° arcs) and from 2.1 to 2.</w:t>
      </w:r>
      <w:del w:id="9168" w:author="Claude" w:date="2026-10-08T04:28:24Z">
        <w:r>
          <w:delText xml:space="preserve">7</w:delText>
        </w:r>
      </w:del>
      <w:ins w:id="9167" w:author="Claude" w:date="2026-10-08T04:28:24Z">
        <w:r w:rsidR="004E4735" w:rsidRPr="004E4735">
          <w:t xml:space="preserve">4</w:t>
        </w:r>
      </w:ins>
      <w:r w:rsidR="004E4735" w:rsidRPr="004E4735">
        <w:t xml:space="preserve"> 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3"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3"/>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 xml:space="preserve">mean local penetration depth for the corresponding curvature and spacing configurations</w:t>
      </w:r>
      <w:ins w:id="9171" w:author="Claude" w:date="2026-10-08T04:28:24Z">
        <w:r w:rsidR="001D5CB5" w:rsidRPr="001A2EB4">
          <w:t xml:space="preserve"> (error bars: ±1 SD around the cross-section perimeter)</w:t>
        </w:r>
      </w:ins>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5F66D5CB" w:rsidR="005757F6" w:rsidRDefault="00711ECD" w:rsidP="005757F6">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 xml:space="preserve">The corrosion</w:t>
      </w:r>
      <w:del w:id="9180" w:author="Claude" w:date="2026-10-08T04:28:24Z">
        <w:r>
          <w:delText xml:space="preserve">-product</w:delText>
        </w:r>
      </w:del>
      <w:r w:rsidR="005757F6">
        <w:t xml:space="preserve"> </w:t>
      </w:r>
      <w:del w:id="9179" w:author="Claude" w:date="2026-10-08T04:28:24Z">
        <w:r>
          <w:delText xml:space="preserve">layer</w:delText>
        </w:r>
      </w:del>
      <w:ins w:id="9178" w:author="Claude" w:date="2026-10-08T04:28:24Z">
        <w:r w:rsidR="005757F6">
          <w:t xml:space="preserve">products</w:t>
        </w:r>
      </w:ins>
      <w:r w:rsidR="005757F6">
        <w:t xml:space="preserve"> </w:t>
      </w:r>
      <w:del w:id="9177" w:author="Claude" w:date="2026-10-08T04:28:24Z">
        <w:r>
          <w:delText xml:space="preserve">is</w:delText>
        </w:r>
      </w:del>
      <w:ins w:id="9176" w:author="Claude" w:date="2026-10-08T04:28:24Z">
        <w:r w:rsidR="005757F6">
          <w:t xml:space="preserve">are</w:t>
        </w:r>
      </w:ins>
      <w:r w:rsidR="005757F6">
        <w:t xml:space="preserve"> treated as a homogenized ZnO-based </w:t>
      </w:r>
      <w:del w:id="9175" w:author="Claude" w:date="2026-10-08T04:28:24Z">
        <w:r>
          <w:delText xml:space="preserve">film</w:delText>
        </w:r>
      </w:del>
      <w:ins w:id="9174" w:author="Claude" w:date="2026-10-08T04:28:24Z">
        <w:r w:rsidR="005757F6">
          <w:t xml:space="preserve">field</w:t>
        </w:r>
      </w:ins>
      <w:r w:rsidR="005757F6">
        <w:t xml:space="preserve"> rather than</w:t>
      </w:r>
      <w:ins w:id="9173" w:author="Claude" w:date="2026-10-08T04:28:24Z">
        <w:r w:rsidR="005757F6">
          <w:t xml:space="preserve"> a discrete surface film or</w:t>
        </w:r>
      </w:ins>
      <w:r w:rsidR="005757F6">
        <w:t xml:space="preserve"> a heterogeneous, composition-dependent structure</w:t>
      </w:r>
      <w:ins w:id="9172" w:author="Claude" w:date="2026-10-08T04:28:24Z">
        <w:r w:rsidR="005757F6">
          <w:t xml:space="preserve">. The dissolved oxygen concentration (3.5 mg L⁻¹) was taken from literature values for body fluids and was not measured in the immersion experiments; because it is strongly coupled to the ORR rate coefficient, the calibrated k_ORR should be regarded as an effective parameter that may also absorb uncertainty in the oxygen supply</w:t>
        </w:r>
      </w:ins>
      <w:r w:rsidR="005757F6">
        <w:t xml:space="preserve">.</w:t>
      </w:r>
      <w:r w:rsidR="005757F6" w:rsidRPr="005757F6">
        <w:t xml:space="preserve"/>
      </w:r>
      <w:proofErr w:type="spellStart"/>
      <w:r w:rsidR="005757F6" w:rsidRPr="005757F6">
        <w:t xml:space="preserve"/>
      </w:r>
      <w:proofErr w:type="spellEnd"/>
      <w:r w:rsidR="005757F6" w:rsidRPr="005757F6">
        <w:t xml:space="preserve"/>
      </w:r>
      <w:r w:rsidR="005757F6">
        <w:t xml:space="preserve"> </w:t>
      </w:r>
      <w:r w:rsidR="005757F6" w:rsidRPr="005757F6">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w:t>
      </w:r>
      <w:r w:rsidR="005757F6" w:rsidRPr="005757F6">
        <w:t>product coverage, oxygen availability, and local penetration is therefore required, particularly for complex implant geometries.</w:t>
      </w:r>
    </w:p>
    <w:p w14:paraId="3414BFB8" w14:textId="7C2437F3"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del w:id="9185" w:author="Claude" w:date="2026-10-08T04:28:24Z">
        <w:r>
          <w:delText xml:space="preserve">current physics</w:delText>
        </w:r>
      </w:del>
      <w:ins w:id="9184" w:author="Claude" w:date="2026-10-08T04:28:24Z">
        <w:r w:rsidRPr="005757F6">
          <w:t xml:space="preserve">high</w:t>
        </w:r>
      </w:ins>
      <w:r w:rsidRPr="005757F6">
        <w:t xml:space="preserve">-</w:t>
      </w:r>
      <w:del w:id="9183" w:author="Claude" w:date="2026-10-08T04:28:24Z">
        <w:r>
          <w:delText xml:space="preserve">based</w:delText>
        </w:r>
      </w:del>
      <w:ins w:id="9182" w:author="Claude" w:date="2026-10-08T04:28:24Z">
        <w:r w:rsidRPr="005757F6">
          <w:t xml:space="preserve">fidelity</w:t>
        </w:r>
      </w:ins>
      <w:r w:rsidRPr="005757F6">
        <w:t xml:space="preserve"> simulations remain computationally demanding</w:t>
      </w:r>
      <w:ins w:id="9181" w:author="Claude" w:date="2026-10-08T04:28:24Z">
        <w:r w:rsidRPr="005757F6">
          <w:t xml:space="preserve"> (about 69 h on 50–64 cores for a 672 h simulation on a 19–21 million-element mesh; Table S4)</w:t>
        </w:r>
      </w:ins>
      <w:r w:rsidRPr="005757F6">
        <w:t xml:space="preserve">,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Pr="001A2EB4" w:rsidRDefault="00E26AAF" w:rsidP="00711ECD">
      <w:pPr>
        <w:pStyle w:val="BodyText"/>
        <w:ind w:firstLine="0"/>
      </w:pPr>
    </w:p>
    <w:bookmarkEnd w:id="21"/>
    <w:p w14:paraId="516B3B1A" w14:textId="77777777" w:rsidR="000631D6" w:rsidRPr="001A2EB4" w:rsidRDefault="000631D6" w:rsidP="000631D6">
      <w:pPr>
        <w:pStyle w:val="Heading1"/>
      </w:pPr>
      <w:r w:rsidRPr="001A2EB4">
        <w:t>Conclusions</w:t>
      </w:r>
    </w:p>
    <w:p w14:paraId="0E48EE87" w14:textId="2AC13B6F" w:rsidR="00C5098B" w:rsidRDefault="005B5344" w:rsidP="0063546E">
      <w:pPr>
        <w:pStyle w:val="BodyText"/>
      </w:pPr>
      <w:bookmarkStart w:id="24"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for a six-crown stent, </w:t>
      </w:r>
      <w:del w:id="9189" w:author="Claude" w:date="2026-10-08T04:28:24Z">
        <w:r>
          <w:delText xml:space="preserve">consistent</w:delText>
        </w:r>
      </w:del>
      <w:ins w:id="9188" w:author="Claude" w:date="2026-10-08T04:28:24Z">
        <w:r w:rsidRPr="005B5344">
          <w:t xml:space="preserve">of</w:t>
        </w:r>
      </w:ins>
      <w:r w:rsidRPr="005B5344">
        <w:t xml:space="preserve"> </w:t>
      </w:r>
      <w:del w:id="9187" w:author="Claude" w:date="2026-10-08T04:28:24Z">
        <w:r>
          <w:delText xml:space="preserve">with</w:delText>
        </w:r>
      </w:del>
      <w:ins w:id="9186" w:author="Claude" w:date="2026-10-08T04:28:24Z">
        <w:r w:rsidRPr="005B5344">
          <w:t xml:space="preserve">the same order of magnitude as</w:t>
        </w:r>
      </w:ins>
      <w:r w:rsidRPr="005B5344">
        <w:t xml:space="preserve"> reported </w:t>
      </w:r>
      <w:r w:rsidRPr="00E45D7F">
        <w:rPr>
          <w:i/>
          <w:iCs/>
        </w:rPr>
        <w:t>in vivo</w:t>
      </w:r>
      <w:r w:rsidRPr="005B5344">
        <w:t xml:space="preserve"> observations. Mechanistic and sensitivity analyses identified oxygen availability as the primary driver of degradation, with corrosion-product accumulation progressively restricting transport </w:t>
      </w:r>
      <w:r w:rsidRPr="005B5344">
        <w:t>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4"/>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w:t>
      </w:r>
      <w:proofErr w:type="spellStart"/>
      <w:r w:rsidRPr="00CE255A">
        <w:t>Shearier</w:t>
      </w:r>
      <w:proofErr w:type="spellEnd"/>
      <w:r w:rsidRPr="00CE255A">
        <w:t xml:space="preserve">,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w:t>
      </w:r>
      <w:proofErr w:type="spellStart"/>
      <w:r w:rsidRPr="00CE255A">
        <w:t>Atrens</w:t>
      </w:r>
      <w:proofErr w:type="spellEnd"/>
      <w:r w:rsidRPr="00CE255A">
        <w:t xml:space="preserve">, G. Song, M. Liu, Z. Shi, F. Cao, and M. S. </w:t>
      </w:r>
      <w:proofErr w:type="spellStart"/>
      <w:r w:rsidRPr="00CE255A">
        <w:t>Dargusch</w:t>
      </w:r>
      <w:proofErr w:type="spellEnd"/>
      <w:r w:rsidRPr="00CE255A">
        <w:t xml:space="preserve">,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w:t>
      </w:r>
      <w:proofErr w:type="spellStart"/>
      <w:r w:rsidRPr="00CE255A">
        <w:t>Katarivas</w:t>
      </w:r>
      <w:proofErr w:type="spellEnd"/>
      <w:r w:rsidRPr="00CE255A">
        <w:t xml:space="preserve">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w:t>
      </w:r>
      <w:proofErr w:type="spellStart"/>
      <w:r w:rsidRPr="00CE255A">
        <w:t>Vojtěch</w:t>
      </w:r>
      <w:proofErr w:type="spellEnd"/>
      <w:r w:rsidRPr="00CE255A">
        <w:t xml:space="preserve">, J. </w:t>
      </w:r>
      <w:proofErr w:type="spellStart"/>
      <w:r w:rsidRPr="00CE255A">
        <w:t>Kubásek</w:t>
      </w:r>
      <w:proofErr w:type="spellEnd"/>
      <w:r w:rsidRPr="00CE255A">
        <w:t xml:space="preserve">, J. </w:t>
      </w:r>
      <w:proofErr w:type="spellStart"/>
      <w:r w:rsidRPr="00CE255A">
        <w:t>Šerák</w:t>
      </w:r>
      <w:proofErr w:type="spellEnd"/>
      <w:r w:rsidRPr="00CE255A">
        <w:t xml:space="preserve">, and P. </w:t>
      </w:r>
      <w:proofErr w:type="spellStart"/>
      <w:r w:rsidRPr="00CE255A">
        <w:t>Novák</w:t>
      </w:r>
      <w:proofErr w:type="spellEnd"/>
      <w:r w:rsidRPr="00CE255A">
        <w:t xml:space="preserve">, “Mechanical and Corrosion Properties of Newly Developed Biodegradable Zn-Based Alloys for Bone Fixation,” </w:t>
      </w:r>
      <w:r w:rsidRPr="00CE255A">
        <w:rPr>
          <w:i/>
          <w:iCs/>
        </w:rPr>
        <w:t xml:space="preserve">Acta </w:t>
      </w:r>
      <w:proofErr w:type="spellStart"/>
      <w:r w:rsidRPr="00CE255A">
        <w:rPr>
          <w:i/>
          <w:iCs/>
        </w:rPr>
        <w:t>Biomaterialia</w:t>
      </w:r>
      <w:proofErr w:type="spellEnd"/>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proofErr w:type="spellStart"/>
      <w:r w:rsidRPr="00CE255A">
        <w:rPr>
          <w:i/>
          <w:iCs/>
        </w:rPr>
        <w:t>npj</w:t>
      </w:r>
      <w:proofErr w:type="spellEnd"/>
      <w:r w:rsidRPr="00CE255A">
        <w:rPr>
          <w:i/>
          <w:iCs/>
        </w:rPr>
        <w:t xml:space="preserve">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t>
      </w:r>
      <w:proofErr w:type="spellStart"/>
      <w:r w:rsidRPr="00CE255A">
        <w:t>Willumeit-Römer</w:t>
      </w:r>
      <w:proofErr w:type="spellEnd"/>
      <w:r w:rsidRPr="00CE255A">
        <w:t>, and B. Zeller-</w:t>
      </w:r>
      <w:proofErr w:type="spellStart"/>
      <w:r w:rsidRPr="00CE255A">
        <w:t>Plumhoff</w:t>
      </w:r>
      <w:proofErr w:type="spellEnd"/>
      <w:r w:rsidRPr="00CE255A">
        <w:t xml:space="preserve">,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w:t>
      </w:r>
      <w:proofErr w:type="spellStart"/>
      <w:r w:rsidRPr="00CE255A">
        <w:t>Petrini</w:t>
      </w:r>
      <w:proofErr w:type="spellEnd"/>
      <w:r w:rsidRPr="00CE255A">
        <w:t xml:space="preserve">, M. </w:t>
      </w:r>
      <w:proofErr w:type="spellStart"/>
      <w:r w:rsidRPr="00CE255A">
        <w:t>Vedani</w:t>
      </w:r>
      <w:proofErr w:type="spellEnd"/>
      <w:r w:rsidRPr="00CE255A">
        <w:t xml:space="preserve">, S. </w:t>
      </w:r>
      <w:proofErr w:type="spellStart"/>
      <w:r w:rsidRPr="00CE255A">
        <w:t>Trasatti</w:t>
      </w:r>
      <w:proofErr w:type="spellEnd"/>
      <w:r w:rsidRPr="00CE255A">
        <w:t xml:space="preserve">, and F. </w:t>
      </w:r>
      <w:proofErr w:type="spellStart"/>
      <w:r w:rsidRPr="00CE255A">
        <w:t>Migliavacca</w:t>
      </w:r>
      <w:proofErr w:type="spellEnd"/>
      <w:r w:rsidRPr="00CE255A">
        <w:t xml:space="preserve">,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 xml:space="preserve">Acta </w:t>
      </w:r>
      <w:proofErr w:type="spellStart"/>
      <w:r w:rsidRPr="00CE255A">
        <w:rPr>
          <w:i/>
          <w:iCs/>
        </w:rPr>
        <w:t>Biomaterialia</w:t>
      </w:r>
      <w:proofErr w:type="spellEnd"/>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w:t>
      </w:r>
      <w:proofErr w:type="spellStart"/>
      <w:r w:rsidRPr="00CE255A">
        <w:t>Barzegari</w:t>
      </w:r>
      <w:proofErr w:type="spellEnd"/>
      <w:r w:rsidRPr="00CE255A">
        <w:t xml:space="preserve">, D. Mei, S. V. </w:t>
      </w:r>
      <w:proofErr w:type="spellStart"/>
      <w:r w:rsidRPr="00CE255A">
        <w:t>Lamaka</w:t>
      </w:r>
      <w:proofErr w:type="spellEnd"/>
      <w:r w:rsidRPr="00CE255A">
        <w:t xml:space="preserve">,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w:t>
      </w:r>
      <w:proofErr w:type="spellStart"/>
      <w:r w:rsidRPr="00CE255A">
        <w:t>Bajger</w:t>
      </w:r>
      <w:proofErr w:type="spellEnd"/>
      <w:r w:rsidRPr="00CE255A">
        <w:t xml:space="preserve">, J. M. A. </w:t>
      </w:r>
      <w:proofErr w:type="spellStart"/>
      <w:r w:rsidRPr="00CE255A">
        <w:t>Ashbourn</w:t>
      </w:r>
      <w:proofErr w:type="spellEnd"/>
      <w:r w:rsidRPr="00CE255A">
        <w:t xml:space="preserve">, V. </w:t>
      </w:r>
      <w:proofErr w:type="spellStart"/>
      <w:r w:rsidRPr="00CE255A">
        <w:t>Manhas</w:t>
      </w:r>
      <w:proofErr w:type="spellEnd"/>
      <w:r w:rsidRPr="00CE255A">
        <w:t xml:space="preserve">, Y. Guyot, K. </w:t>
      </w:r>
      <w:proofErr w:type="spellStart"/>
      <w:r w:rsidRPr="00CE255A">
        <w:t>Lietaert</w:t>
      </w:r>
      <w:proofErr w:type="spellEnd"/>
      <w:r w:rsidRPr="00CE255A">
        <w:t xml:space="preserve">, and L. Geris, “Mathematical Modelling of the Degradation </w:t>
      </w:r>
      <w:proofErr w:type="spellStart"/>
      <w:r w:rsidRPr="00CE255A">
        <w:t>Behaviour</w:t>
      </w:r>
      <w:proofErr w:type="spellEnd"/>
      <w:r w:rsidRPr="00CE255A">
        <w:t xml:space="preserve">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w:t>
      </w:r>
      <w:proofErr w:type="spellStart"/>
      <w:r w:rsidRPr="00CE255A">
        <w:t>Medhekar</w:t>
      </w:r>
      <w:proofErr w:type="spellEnd"/>
      <w:r w:rsidRPr="00CE255A">
        <w:t xml:space="preserve">, G. S. Frankel, and N. </w:t>
      </w:r>
      <w:proofErr w:type="spellStart"/>
      <w:r w:rsidRPr="00CE255A">
        <w:t>Birbilis</w:t>
      </w:r>
      <w:proofErr w:type="spellEnd"/>
      <w:r w:rsidRPr="00CE255A">
        <w:t xml:space="preserve">,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w:t>
      </w:r>
      <w:proofErr w:type="spellStart"/>
      <w:r w:rsidRPr="00CE255A">
        <w:t>Nishikata</w:t>
      </w:r>
      <w:proofErr w:type="spellEnd"/>
      <w:r w:rsidRPr="00CE255A">
        <w:t xml:space="preserve">, and T. </w:t>
      </w:r>
      <w:proofErr w:type="spellStart"/>
      <w:r w:rsidRPr="00CE255A">
        <w:t>Tsuru</w:t>
      </w:r>
      <w:proofErr w:type="spellEnd"/>
      <w:r w:rsidRPr="00CE255A">
        <w:t xml:space="preserve">,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t>
      </w:r>
      <w:proofErr w:type="spellStart"/>
      <w:r w:rsidRPr="00CE255A">
        <w:t>Wallmersperger</w:t>
      </w:r>
      <w:proofErr w:type="spellEnd"/>
      <w:r w:rsidRPr="00CE255A">
        <w:t xml:space="preserve">, “Modeling the Uniform Corrosion Behavior of Zinc in Salt Spray Testing,” </w:t>
      </w:r>
      <w:proofErr w:type="spellStart"/>
      <w:r w:rsidRPr="00CE255A">
        <w:rPr>
          <w:i/>
          <w:iCs/>
        </w:rPr>
        <w:t>npj</w:t>
      </w:r>
      <w:proofErr w:type="spellEnd"/>
      <w:r w:rsidRPr="00CE255A">
        <w:rPr>
          <w:i/>
          <w:iCs/>
        </w:rPr>
        <w:t xml:space="preserve">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w:t>
      </w:r>
      <w:proofErr w:type="spellStart"/>
      <w:r w:rsidRPr="00CE255A">
        <w:t>Kistanov</w:t>
      </w:r>
      <w:proofErr w:type="spellEnd"/>
      <w:r w:rsidRPr="00CE255A">
        <w:t xml:space="preserve">, A. A. </w:t>
      </w:r>
      <w:proofErr w:type="spellStart"/>
      <w:r w:rsidRPr="00CE255A">
        <w:t>Izosimov</w:t>
      </w:r>
      <w:proofErr w:type="spellEnd"/>
      <w:r w:rsidRPr="00CE255A">
        <w:t xml:space="preserve">, and E. A. </w:t>
      </w:r>
      <w:proofErr w:type="spellStart"/>
      <w:r w:rsidRPr="00CE255A">
        <w:t>Korznikova</w:t>
      </w:r>
      <w:proofErr w:type="spellEnd"/>
      <w:r w:rsidRPr="00CE255A">
        <w:t xml:space="preserve">,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w:t>
      </w:r>
      <w:proofErr w:type="spellStart"/>
      <w:r w:rsidRPr="00CE255A">
        <w:t>AlBaraghtheh</w:t>
      </w:r>
      <w:proofErr w:type="spellEnd"/>
      <w:r w:rsidRPr="00CE255A">
        <w:t xml:space="preserve">, R. </w:t>
      </w:r>
      <w:proofErr w:type="spellStart"/>
      <w:r w:rsidRPr="00CE255A">
        <w:t>Willumeit‐Römer</w:t>
      </w:r>
      <w:proofErr w:type="spellEnd"/>
      <w:r w:rsidRPr="00CE255A">
        <w:t>, and B. Zeller‐</w:t>
      </w:r>
      <w:proofErr w:type="spellStart"/>
      <w:r w:rsidRPr="00CE255A">
        <w:t>Plumhoff</w:t>
      </w:r>
      <w:proofErr w:type="spellEnd"/>
      <w:r w:rsidRPr="00CE255A">
        <w:t xml:space="preserve">,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w:t>
      </w:r>
      <w:proofErr w:type="spellStart"/>
      <w:r w:rsidRPr="00CE255A">
        <w:t>Su</w:t>
      </w:r>
      <w:proofErr w:type="spellEnd"/>
      <w:r w:rsidRPr="00CE255A">
        <w:t xml:space="preserve">, L. </w:t>
      </w:r>
      <w:proofErr w:type="spellStart"/>
      <w:r w:rsidRPr="00CE255A">
        <w:t>Qiao</w:t>
      </w:r>
      <w:proofErr w:type="spellEnd"/>
      <w:r w:rsidRPr="00CE255A">
        <w:t xml:space="preserve">, and Y. Yan, “Insight into the Corrosion </w:t>
      </w:r>
      <w:proofErr w:type="spellStart"/>
      <w:r w:rsidRPr="00CE255A">
        <w:t>Behaviour</w:t>
      </w:r>
      <w:proofErr w:type="spellEnd"/>
      <w:r w:rsidRPr="00CE255A">
        <w:t xml:space="preserve">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w:t>
      </w:r>
      <w:proofErr w:type="spellStart"/>
      <w:r w:rsidRPr="00CE255A">
        <w:t>Drelich</w:t>
      </w:r>
      <w:proofErr w:type="spellEnd"/>
      <w:r w:rsidRPr="00CE255A">
        <w:t xml:space="preserve">,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w:t>
      </w:r>
      <w:proofErr w:type="spellStart"/>
      <w:r w:rsidRPr="00CE255A">
        <w:t>Golovaty</w:t>
      </w:r>
      <w:proofErr w:type="spellEnd"/>
      <w:r w:rsidRPr="00CE255A">
        <w:t xml:space="preserve">,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 xml:space="preserve">Acta </w:t>
      </w:r>
      <w:proofErr w:type="spellStart"/>
      <w:r w:rsidRPr="00CE255A">
        <w:rPr>
          <w:i/>
          <w:iCs/>
        </w:rPr>
        <w:t>Biomaterialia</w:t>
      </w:r>
      <w:proofErr w:type="spellEnd"/>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w:t>
      </w:r>
      <w:proofErr w:type="spellStart"/>
      <w:r w:rsidRPr="00CE255A">
        <w:t>Marmet</w:t>
      </w:r>
      <w:proofErr w:type="spellEnd"/>
      <w:r w:rsidRPr="00CE255A">
        <w:t xml:space="preserve">, M. </w:t>
      </w:r>
      <w:proofErr w:type="spellStart"/>
      <w:r w:rsidRPr="00CE255A">
        <w:t>Fingerle</w:t>
      </w:r>
      <w:proofErr w:type="spellEnd"/>
      <w:r w:rsidRPr="00CE255A">
        <w:t xml:space="preserve">, A. </w:t>
      </w:r>
      <w:proofErr w:type="spellStart"/>
      <w:r w:rsidRPr="00CE255A">
        <w:t>Wiegmann</w:t>
      </w:r>
      <w:proofErr w:type="spellEnd"/>
      <w:r w:rsidRPr="00CE255A">
        <w:t xml:space="preserve">,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w:t>
      </w:r>
      <w:proofErr w:type="spellStart"/>
      <w:r w:rsidRPr="00CE255A">
        <w:t>Tkacz</w:t>
      </w:r>
      <w:proofErr w:type="spellEnd"/>
      <w:r w:rsidRPr="00CE255A">
        <w:t xml:space="preserve">, K. </w:t>
      </w:r>
      <w:proofErr w:type="spellStart"/>
      <w:r w:rsidRPr="00CE255A">
        <w:t>Slouková</w:t>
      </w:r>
      <w:proofErr w:type="spellEnd"/>
      <w:r w:rsidRPr="00CE255A">
        <w:t xml:space="preserve">, J. </w:t>
      </w:r>
      <w:proofErr w:type="spellStart"/>
      <w:r w:rsidRPr="00CE255A">
        <w:t>Minda</w:t>
      </w:r>
      <w:proofErr w:type="spellEnd"/>
      <w:r w:rsidRPr="00CE255A">
        <w:t xml:space="preserve">,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w:t>
      </w:r>
      <w:proofErr w:type="spellStart"/>
      <w:r w:rsidRPr="00CE255A">
        <w:t>Kokubo</w:t>
      </w:r>
      <w:proofErr w:type="spellEnd"/>
      <w:r w:rsidRPr="00CE255A">
        <w:t xml:space="preserve">, and H. </w:t>
      </w:r>
      <w:proofErr w:type="spellStart"/>
      <w:r w:rsidRPr="00CE255A">
        <w:t>Takadama</w:t>
      </w:r>
      <w:proofErr w:type="spellEnd"/>
      <w:r w:rsidRPr="00CE255A">
        <w:t xml:space="preserve">,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w:t>
      </w:r>
      <w:proofErr w:type="spellStart"/>
      <w:r w:rsidRPr="00CE255A">
        <w:t>Volinsky</w:t>
      </w:r>
      <w:proofErr w:type="spellEnd"/>
      <w:r w:rsidRPr="00CE255A">
        <w:t xml:space="preserve">,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w:t>
      </w:r>
      <w:proofErr w:type="spellStart"/>
      <w:r w:rsidRPr="00CE255A">
        <w:t>Mostaed</w:t>
      </w:r>
      <w:proofErr w:type="spellEnd"/>
      <w:r w:rsidRPr="00CE255A">
        <w:t>, M. Sikora-</w:t>
      </w:r>
      <w:proofErr w:type="spellStart"/>
      <w:r w:rsidRPr="00CE255A">
        <w:t>Jasinska</w:t>
      </w:r>
      <w:proofErr w:type="spellEnd"/>
      <w:r w:rsidRPr="00CE255A">
        <w:t xml:space="preserve">, J. W. </w:t>
      </w:r>
      <w:proofErr w:type="spellStart"/>
      <w:r w:rsidRPr="00CE255A">
        <w:t>Drelich</w:t>
      </w:r>
      <w:proofErr w:type="spellEnd"/>
      <w:r w:rsidRPr="00CE255A">
        <w:t xml:space="preserve">, and M. </w:t>
      </w:r>
      <w:proofErr w:type="spellStart"/>
      <w:r w:rsidRPr="00CE255A">
        <w:t>Vedani</w:t>
      </w:r>
      <w:proofErr w:type="spellEnd"/>
      <w:r w:rsidRPr="00CE255A">
        <w:t xml:space="preserve">, “Zinc-Based Alloys for Degradable Vascular Stent Applications,” </w:t>
      </w:r>
      <w:r w:rsidRPr="00CE255A">
        <w:rPr>
          <w:i/>
          <w:iCs/>
        </w:rPr>
        <w:t xml:space="preserve">Acta </w:t>
      </w:r>
      <w:proofErr w:type="spellStart"/>
      <w:r w:rsidRPr="00CE255A">
        <w:rPr>
          <w:i/>
          <w:iCs/>
        </w:rPr>
        <w:t>Biomaterialia</w:t>
      </w:r>
      <w:proofErr w:type="spellEnd"/>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1EADB" w14:textId="77777777" w:rsidR="006831A5" w:rsidRDefault="006831A5">
      <w:r>
        <w:separator/>
      </w:r>
    </w:p>
  </w:endnote>
  <w:endnote w:type="continuationSeparator" w:id="0">
    <w:p w14:paraId="04CF8BEE" w14:textId="77777777" w:rsidR="006831A5" w:rsidRDefault="00683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FD358" w14:textId="77777777" w:rsidR="006831A5" w:rsidRDefault="006831A5">
      <w:r>
        <w:separator/>
      </w:r>
    </w:p>
  </w:footnote>
  <w:footnote w:type="continuationSeparator" w:id="0">
    <w:p w14:paraId="54C2993C" w14:textId="77777777" w:rsidR="006831A5" w:rsidRDefault="00683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4.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5.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30</Pages>
  <Words>24550</Words>
  <Characters>139937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118</cp:revision>
  <cp:lastPrinted>2026-10-07T06:32:00Z</cp:lastPrinted>
  <dcterms:created xsi:type="dcterms:W3CDTF">2026-10-01T06:12:00Z</dcterms:created>
  <dcterms:modified xsi:type="dcterms:W3CDTF">2026-10-07T07:09:00Z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