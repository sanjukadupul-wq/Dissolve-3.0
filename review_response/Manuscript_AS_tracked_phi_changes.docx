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r w:rsidRPr="001A2EB4">
        <w:rPr>
          <w:rFonts w:cs="Times New Roman"/>
        </w:rPr>
        <w:t>corrosion-product dissolution rathe</w:t>
      </w:r>
      <w:r w:rsidRPr="001A2EB4">
        <w:rPr>
          <w:rFonts w:cs="Times New Roman"/>
        </w:rPr>
        <w:t xml:space="preserv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oMath>
      <w:r w:rsidRPr="001A2EB4">
        <w:rPr>
          <w:rFonts w:cs="Times New Roman"/>
        </w:rPr>
        <w:t xml:space="preserve"> is the solid molar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r>
              <w:rPr>
                <w:ins w:id="9501" w:author="Claude" w:date="2026-10-08T05:41:49Z"/>
                <w:rFonts w:ascii="Cambria Math" w:hAnsi="Cambria Math" w:cs="Times New Roman"/>
              </w:rPr>
              <m:t>φ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r>
              <w:rPr>
                <w:ins w:id="9502" w:author="Claude" w:date="2026-10-08T05:41:49Z"/>
                <w:rFonts w:ascii="Cambria Math" w:hAnsi="Cambria Math" w:cs="Times New Roman"/>
              </w:rPr>
              <m:t>φ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xml:space="preserve">). In </w:t>
      </w:r>
      <w:del w:id="9023" w:author="Claude" w:date="2026-10-08T05:41:49Z">
        <w:r>
          <w:rPr>
            <w:rFonts w:cs="Times New Roman"/>
          </w:rPr>
          <w:delText xml:space="preserve">the</w:delText>
        </w:r>
      </w:del>
      <w:ins w:id="9022" w:author="Claude" w:date="2026-10-08T05:41:49Z">
        <w:r w:rsidR="00E54A50" w:rsidRPr="001A2EB4">
          <w:rPr>
            <w:rFonts w:cs="Times New Roman"/>
          </w:rPr>
          <w:t xml:space="preserve">Eqs.</w:t>
        </w:r>
      </w:ins>
      <w:r w:rsidR="00E54A50" w:rsidRPr="001A2EB4">
        <w:rPr>
          <w:rFonts w:cs="Times New Roman"/>
        </w:rPr>
        <w:t xml:space="preserve"> </w:t>
      </w:r>
      <w:del w:id="9021" w:author="Claude" w:date="2026-10-08T05:41:49Z">
        <w:r>
          <w:rPr>
            <w:rFonts w:cs="Times New Roman"/>
          </w:rPr>
          <w:delText xml:space="preserve">implementation</w:delText>
        </w:r>
      </w:del>
      <w:ins w:id="9020" w:author="Claude" w:date="2026-10-08T05:41:49Z">
        <w:r w:rsidR="00E54A50" w:rsidRPr="001A2EB4">
          <w:rPr>
            <w:rFonts w:cs="Times New Roman"/>
          </w:rPr>
          <w:t xml:space="preserve">15 and 16</w:t>
        </w:r>
      </w:ins>
      <w:r w:rsidR="00E54A50" w:rsidRPr="001A2EB4">
        <w:rPr>
          <w:rFonts w:cs="Times New Roman"/>
        </w:rPr>
        <w:t xml:space="preserve">, C_O₂ is</w:t>
      </w:r>
      <w:ins w:id="9019" w:author="Claude" w:date="2026-10-08T05:41:49Z">
        <w:r w:rsidR="00E54A50" w:rsidRPr="001A2EB4">
          <w:rPr>
            <w:rFonts w:cs="Times New Roman"/>
          </w:rPr>
          <w:t xml:space="preserve"> a molar concentration and φ is a dimensionless empirical factor, φ = 32, that reproduces the solver. The solver evaluates the ORR velocity with O₂</w:t>
        </w:r>
      </w:ins>
      <w:r w:rsidR="00E54A50" w:rsidRPr="001A2EB4">
        <w:rPr>
          <w:rFonts w:cs="Times New Roman"/>
        </w:rPr>
        <w:t xml:space="preserve"> stored as a mass concentration </w:t>
      </w:r>
      <w:del w:id="9018" w:author="Claude" w:date="2026-10-08T05:41:49Z">
        <w:r>
          <w:rPr>
            <w:rFonts w:cs="Times New Roman"/>
          </w:rPr>
          <w:delText xml:space="preserve">(g mm⁻³) while [Zn]sol is molar, </w:delText>
        </w:r>
      </w:del>
      <w:r w:rsidR="00E54A50" w:rsidRPr="001A2EB4">
        <w:rPr>
          <w:rFonts w:cs="Times New Roman"/>
        </w:rPr>
        <w:t xml:space="preserve">and</w:t>
      </w:r>
      <w:del w:id="9017" w:author="Claude" w:date="2026-10-08T05:41:49Z">
        <w:r>
          <w:rPr>
            <w:rFonts w:cs="Times New Roman"/>
          </w:rPr>
          <w:delText xml:space="preserve"> Eqs. 15 and 16 are evaluated</w:delText>
        </w:r>
      </w:del>
      <w:r w:rsidR="00E54A50" w:rsidRPr="001A2EB4">
        <w:rPr>
          <w:rFonts w:cs="Times New Roman"/>
        </w:rPr>
        <w:t xml:space="preserve"> without </w:t>
      </w:r>
      <w:del w:id="9016" w:author="Claude" w:date="2026-10-08T05:41:49Z">
        <w:r>
          <w:rPr>
            <w:rFonts w:cs="Times New Roman"/>
          </w:rPr>
          <w:delText xml:space="preserve">the</w:delText>
        </w:r>
      </w:del>
      <w:ins w:id="9015" w:author="Claude" w:date="2026-10-08T05:41:49Z">
        <w:r w:rsidR="00E54A50" w:rsidRPr="001A2EB4">
          <w:rPr>
            <w:rFonts w:cs="Times New Roman"/>
          </w:rPr>
          <w:t xml:space="preserve">a</w:t>
        </w:r>
      </w:ins>
      <w:r w:rsidR="00E54A50" w:rsidRPr="001A2EB4">
        <w:rPr>
          <w:rFonts w:cs="Times New Roman"/>
        </w:rPr>
        <w:t xml:space="preserve"> </w:t>
      </w:r>
      <w:del w:id="9014" w:author="Claude" w:date="2026-10-08T05:41:49Z">
        <w:r>
          <w:rPr>
            <w:rFonts w:cs="Times New Roman"/>
          </w:rPr>
          <w:delText xml:space="preserve">1/M_O₂</w:delText>
        </w:r>
      </w:del>
      <w:ins w:id="9013" w:author="Claude" w:date="2026-10-08T05:41:49Z">
        <w:r w:rsidR="00E54A50" w:rsidRPr="001A2EB4">
          <w:rPr>
            <w:rFonts w:cs="Times New Roman"/>
          </w:rPr>
          <w:t xml:space="preserve">molar-mass</w:t>
        </w:r>
      </w:ins>
      <w:r w:rsidR="00E54A50" w:rsidRPr="001A2EB4">
        <w:rPr>
          <w:rFonts w:cs="Times New Roman"/>
        </w:rPr>
        <w:t xml:space="preserve"> </w:t>
      </w:r>
      <w:del w:id="9012" w:author="Claude" w:date="2026-10-08T05:41:49Z">
        <w:r>
          <w:rPr>
            <w:rFonts w:cs="Times New Roman"/>
          </w:rPr>
          <w:delText xml:space="preserve">factor</w:delText>
        </w:r>
      </w:del>
      <w:ins w:id="9011" w:author="Claude" w:date="2026-10-08T05:41:49Z">
        <w:r w:rsidR="00E54A50" w:rsidRPr="001A2EB4">
          <w:rPr>
            <w:rFonts w:cs="Times New Roman"/>
          </w:rPr>
          <w:t xml:space="preserve">conversion,</w:t>
        </w:r>
      </w:ins>
      <w:r w:rsidR="00E54A50" w:rsidRPr="001A2EB4">
        <w:rPr>
          <w:rFonts w:cs="Times New Roman"/>
        </w:rPr>
        <w:t xml:space="preserve"> </w:t>
      </w:r>
      <w:del w:id="9010" w:author="Claude" w:date="2026-10-08T05:41:49Z">
        <w:r>
          <w:rPr>
            <w:rFonts w:cs="Times New Roman"/>
          </w:rPr>
          <w:delText xml:space="preserve">(</w:delText>
        </w:r>
      </w:del>
      <w:ins w:id="9009" w:author="Claude" w:date="2026-10-08T05:41:49Z">
        <w:r w:rsidR="00E54A50" w:rsidRPr="001A2EB4">
          <w:rPr>
            <w:rFonts w:cs="Times New Roman"/>
          </w:rPr>
          <w:t xml:space="preserve">so φ equals </w:t>
        </w:r>
      </w:ins>
      <w:r w:rsidR="00E54A50" w:rsidRPr="001A2EB4">
        <w:rPr>
          <w:rFonts w:cs="Times New Roman"/>
        </w:rPr>
        <w:t xml:space="preserve">M_O₂ = 32 g mol⁻¹</w:t>
      </w:r>
      <w:del w:id="9008" w:author="Claude" w:date="2026-10-08T05:41:49Z">
        <w:r>
          <w:rPr>
            <w:rFonts w:cs="Times New Roman"/>
          </w:rPr>
          <w:delText xml:space="preserve">)</w:delText>
        </w:r>
      </w:del>
      <w:ins w:id="9007" w:author="Claude" w:date="2026-10-08T05:41:49Z">
        <w:r w:rsidR="00E54A50" w:rsidRPr="001A2EB4">
          <w:rPr>
            <w:rFonts w:cs="Times New Roman"/>
          </w:rPr>
          <w:t xml:space="preserve"> numerically; a stoichiometrically consistent formulation has φ = 1</w:t>
        </w:r>
      </w:ins>
      <w:r w:rsidR="00E54A50" w:rsidRPr="001A2EB4">
        <w:rPr>
          <w:rFonts w:cs="Times New Roman"/>
        </w:rPr>
        <w:t xml:space="preserve">. The </w:t>
      </w:r>
      <w:del w:id="9006" w:author="Claude" w:date="2026-10-08T05:41:49Z">
        <w:r>
          <w:rPr>
            <w:rFonts w:cs="Times New Roman"/>
          </w:rPr>
          <w:delText xml:space="preserve">calibrated</w:delText>
        </w:r>
      </w:del>
      <w:ins w:id="9005" w:author="Claude" w:date="2026-10-08T05:41:49Z">
        <w:r w:rsidR="00E54A50" w:rsidRPr="001A2EB4">
          <w:rPr>
            <w:rFonts w:cs="Times New Roman"/>
          </w:rPr>
          <w:t xml:space="preserve">O₂ sink in Eq. 7 uses</w:t>
        </w:r>
      </w:ins>
      <w:r w:rsidR="00E54A50" w:rsidRPr="001A2EB4">
        <w:rPr>
          <w:rFonts w:cs="Times New Roman"/>
        </w:rPr>
        <w:t xml:space="preserve"> k_ORR </w:t>
      </w:r>
      <w:del w:id="9004" w:author="Claude" w:date="2026-10-08T05:41:49Z">
        <w:r>
          <w:rPr>
            <w:rFonts w:cs="Times New Roman"/>
          </w:rPr>
          <w:delText xml:space="preserve">is therefore an effective, mass-basis coefficient (0.51 mm h⁻¹ here, equivalent to 16.3 mm h⁻¹ in the mole-consistent form)</w:delText>
        </w:r>
      </w:del>
      <w:ins w:id="9003" w:author="Claude" w:date="2026-10-08T05:41:49Z">
        <w:r w:rsidR="00E54A50" w:rsidRPr="001A2EB4">
          <w:rPr>
            <w:rFonts w:cs="Times New Roman"/>
          </w:rPr>
          <w:t xml:space="preserve">directly</w:t>
        </w:r>
      </w:ins>
      <w:r w:rsidR="00E54A50" w:rsidRPr="001A2EB4">
        <w:rPr>
          <w:rFonts w:cs="Times New Roman"/>
        </w:rPr>
        <w:t xml:space="preserve">. With</w:t>
      </w:r>
      <w:del w:id="9002" w:author="Claude" w:date="2026-10-08T05:41:49Z">
        <w:r>
          <w:rPr>
            <w:rFonts w:cs="Times New Roman"/>
          </w:rPr>
          <w:delText xml:space="preserve"> this form, the reaction-limited ceiling at</w:delText>
        </w:r>
      </w:del>
      <w:r w:rsidR="00E54A50" w:rsidRPr="001A2EB4">
        <w:rPr>
          <w:rFonts w:cs="Times New Roman"/>
        </w:rPr>
        <w:t xml:space="preserve"> k_ORR = 0.51 mm h⁻¹</w:t>
      </w:r>
      <w:ins w:id="9001" w:author="Claude" w:date="2026-10-08T05:41:49Z">
        <w:r w:rsidR="00E54A50" w:rsidRPr="001A2EB4">
          <w:rPr>
            <w:rFonts w:cs="Times New Roman"/>
          </w:rPr>
          <w:t xml:space="preserve">, the reaction-limited ceiling</w:t>
        </w:r>
      </w:ins>
      <w:r w:rsidR="00E54A50" w:rsidRPr="001A2EB4">
        <w:rPr>
          <w:rFonts w:cs="Times New Roman"/>
        </w:rPr>
        <w:t xml:space="preserve"> is 0.29 mm yr⁻¹, above the simulated rates (Section S8).</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2% against the calibration dataset. These results show that the proposed three-parameter framework can closely reproduce the calibration measurements. The combination of low calibration error and rapid convergence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tr w:rsidR="0090588D" w:rsidRPr="001A2EB4" w14:paraId="275905FD" w14:textId="77777777" w:rsidTr="00E1667A">
        <w:trPr>
          <w:cantSplit/>
          <w:ins w:id="9503" w:author="Claude" w:date="2026-10-08T05:41:49Z"/>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ins w:id="9504" w:author="Claude" w:date="2026-10-08T05:41:49Z">
              <w:r>
                <w:t>φ</w:t>
              </w:r>
            </w:ins>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ins w:id="9505" w:author="Claude" w:date="2026-10-08T05:41:49Z">
              <w:r>
                <w:t>–</w:t>
              </w:r>
            </w:ins>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ins w:id="9506" w:author="Claude" w:date="2026-10-08T05:41:49Z">
              <w:r>
                <w:t>fixed</w:t>
              </w:r>
            </w:ins>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ins w:id="9507" w:author="Claude" w:date="2026-10-08T05:41:49Z">
              <w:r>
                <w:t>32</w:t>
              </w:r>
            </w:ins>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