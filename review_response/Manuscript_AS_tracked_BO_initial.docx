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pH 7.4)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The reaction term was applied exclusively at the moving Zn–electrolyte interface, such that oxygen must diffuse to the Zn surface before being consumed. The interface term δ_Γ is a sharp surface integral over the zero level set (FreeFEM int2d with the levelset option), with no smoothing parameter; a smoothed delta function with a width equal to the minimum mesh size is used only in post-processing averages.</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is treated as effectively non-consumed, because it is in large excess (142.3 mmol L⁻¹) and is not appreciably depleted by corrosion-product dissolution </w:t>
      </w:r>
      <w:r w:rsidRPr="001A2EB4">
        <w:rPr>
          <w:rFonts w:cs="Times New Roman"/>
        </w:rPr>
      </w:r>
      <w:r w:rsidRPr="001A2EB4">
        <w:rPr>
          <w:rFonts w:cs="Times New Roman"/>
        </w:rPr>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The chloride exponent in Eq. 11 is an effective reaction order, not the stoichiometric one of Eq. 5.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(in g mm⁻³)</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w:t>
      </w:r>
      <w:del w:id="9016" w:author="Claude" w:date="2026-10-08T20:07:06Z">
        <w:r>
          <w:delText xml:space="preserve">Calibration</w:delText>
        </w:r>
      </w:del>
      <w:ins w:id="9015" w:author="Claude" w:date="2026-10-08T20:07:06Z">
        <w:r w:rsidR="00435C38" w:rsidRPr="001A2EB4">
          <w:t xml:space="preserve">Optimal</w:t>
        </w:r>
      </w:ins>
      <w:r w:rsidR="00435C38" w:rsidRPr="001A2EB4">
        <w:t xml:space="preserve"> </w:t>
      </w:r>
      <w:del w:id="9014" w:author="Claude" w:date="2026-10-08T20:07:06Z">
        <w:r>
          <w:delText xml:space="preserve">used</w:delText>
        </w:r>
      </w:del>
      <w:ins w:id="9013" w:author="Claude" w:date="2026-10-08T20:07:06Z">
        <w:r w:rsidR="00435C38" w:rsidRPr="001A2EB4">
          <w:t xml:space="preserve">parameter</w:t>
        </w:r>
      </w:ins>
      <w:r w:rsidR="00435C38" w:rsidRPr="001A2EB4">
        <w:t xml:space="preserve"> </w:t>
      </w:r>
      <w:del w:id="9012" w:author="Claude" w:date="2026-10-08T20:07:06Z">
        <w:r>
          <w:delText xml:space="preserve">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w:delText>
        </w:r>
      </w:del>
      <w:ins w:id="9011" w:author="Claude" w:date="2026-10-08T20:07:06Z">
        <w:r w:rsidR="00435C38" w:rsidRPr="001A2EB4">
          <w:t xml:space="preserve">combinations</w:t>
        </w:r>
      </w:ins>
      <w:r w:rsidR="00435C38" w:rsidRPr="001A2EB4">
        <w:t xml:space="preserve"> were </w:t>
      </w:r>
      <w:del w:id="9010" w:author="Claude" w:date="2026-10-08T20:07:06Z">
        <w:r>
          <w:delText xml:space="preserve">searched log-uniformly within k_f ∈ [1, 100] h⁻¹, k_d ∈ [1, 100] L² mol⁻² h⁻¹ (down to 0.1 in the local phase) and k_ORR ∈ [0.05, 5] mm h⁻¹. Each repeat used 28 evaluations in three phases: a 12-point Latin hypercube; 8 points chosen</w:delText>
        </w:r>
      </w:del>
      <w:ins w:id="9009" w:author="Claude" w:date="2026-10-08T20:07:06Z">
        <w:r w:rsidR="00435C38" w:rsidRPr="001A2EB4">
          <w:t xml:space="preserve">identified</w:t>
        </w:r>
      </w:ins>
      <w:r w:rsidR="00435C38" w:rsidRPr="001A2EB4">
        <w:t xml:space="preserve"> by </w:t>
      </w:r>
      <w:del w:id="9008" w:author="Claude" w:date="2026-10-08T20:07:06Z">
        <w:r>
          <w:delText xml:space="preserve">expected improvement on a Gaussian-process surrogate (Matérn ν = 2.5); and 8 further local points chosen on the same mass-loss objective. Two independent repeats were run from different initial designs. The objective was</w:delText>
        </w:r>
      </w:del>
      <w:ins w:id="9007" w:author="Claude" w:date="2026-10-08T20:07:06Z">
        <w:r w:rsidR="00435C38" w:rsidRPr="001A2EB4">
          <w:t xml:space="preserve">minimizing</w:t>
        </w:r>
      </w:ins>
      <w:r w:rsidR="00435C38" w:rsidRPr="001A2EB4">
        <w:t xml:space="preserve"> the RMSE between simulated and </w:t>
      </w:r>
      <w:del w:id="9006" w:author="Claude" w:date="2026-10-08T20:07:06Z">
        <w:r>
          <w:delText xml:space="preserve">target</w:delText>
        </w:r>
      </w:del>
      <w:ins w:id="9005" w:author="Claude" w:date="2026-10-08T20:07:06Z">
        <w:r w:rsidR="00435C38" w:rsidRPr="001A2EB4">
          <w:t xml:space="preserve">literature</w:t>
        </w:r>
      </w:ins>
      <w:r w:rsidR="00435C38" w:rsidRPr="001A2EB4">
        <w:t xml:space="preserve"> mass</w:t>
      </w:r>
      <w:del w:id="9004" w:author="Claude" w:date="2026-10-08T20:07:06Z">
        <w:r>
          <w:delText xml:space="preserve"> </w:delText>
        </w:r>
      </w:del>
      <w:ins w:id="9003" w:author="Claude" w:date="2026-10-08T20:07:06Z">
        <w:r w:rsidR="00435C38" w:rsidRPr="001A2EB4">
          <w:t xml:space="preserve">-</w:t>
        </w:r>
      </w:ins>
      <w:r w:rsidR="00435C38" w:rsidRPr="001A2EB4">
        <w:t xml:space="preserve">loss </w:t>
      </w:r>
      <w:del w:id="9002" w:author="Claude" w:date="2026-10-08T20:07:06Z">
        <w:r>
          <w:delText xml:space="preserve">at 24, 48, 120, 168, 240 and 336 h</w:delText>
        </w:r>
      </w:del>
      <w:ins w:id="9001" w:author="Claude" w:date="2026-10-08T20:07:06Z">
        <w:r w:rsidR="00435C38" w:rsidRPr="001A2EB4">
          <w:t xml:space="preserve">data</w:t>
        </w:r>
      </w:ins>
      <w:r w:rsidR="00435C38" w:rsidRPr="001A2EB4">
        <w:t xml:space="preserve">.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above and below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del w:id="9070" w:author="Claude" w:date="2026-10-08T20:07:06Z">
        <w:r>
          <w:delText xml:space="preserve">Two</w:delText>
        </w:r>
      </w:del>
      <w:ins w:id="9069" w:author="Claude" w:date="2026-10-08T20:07:06Z">
        <w:r w:rsidR="00B31A12" w:rsidRPr="001A2EB4">
          <w:t xml:space="preserve">Following</w:t>
        </w:r>
      </w:ins>
      <w:r w:rsidR="00B31A12" w:rsidRPr="001A2EB4">
        <w:t xml:space="preserve"> </w:t>
      </w:r>
      <w:del w:id="9068" w:author="Claude" w:date="2026-10-08T20:07:06Z">
        <w:r>
          <w:delText xml:space="preserve">independent</w:delText>
        </w:r>
      </w:del>
      <w:ins w:id="9067" w:author="Claude" w:date="2026-10-08T20:07:06Z">
        <w:r w:rsidR="00B31A12" w:rsidRPr="001A2EB4">
          <w:t xml:space="preserve">the</w:t>
        </w:r>
      </w:ins>
      <w:r w:rsidR="00B31A12" w:rsidRPr="001A2EB4">
        <w:t xml:space="preserve"> </w:t>
      </w:r>
      <w:del w:id="9066" w:author="Claude" w:date="2026-10-08T20:07:06Z">
        <w:r>
          <w:delText xml:space="preserve">repeats</w:delText>
        </w:r>
      </w:del>
      <w:ins w:id="9065" w:author="Claude" w:date="2026-10-08T20:07:06Z">
        <w:r w:rsidR="00B31A12" w:rsidRPr="001A2EB4">
          <w:t xml:space="preserve">initial exploration</w:t>
        </w:r>
      </w:ins>
      <w:r w:rsidR="00B31A12" w:rsidRPr="001A2EB4">
        <w:t xml:space="preserve"> of the </w:t>
      </w:r>
      <w:ins w:id="9064" w:author="Claude" w:date="2026-10-08T20:07:06Z">
        <w:r w:rsidR="00B31A12" w:rsidRPr="001A2EB4">
          <w:t xml:space="preserve">admissible parameter space, the </w:t>
        </w:r>
      </w:ins>
      <w:r w:rsidR="00B31A12" w:rsidRPr="001A2EB4">
        <w:t xml:space="preserve">optimization </w:t>
      </w:r>
      <w:del w:id="9063" w:author="Claude" w:date="2026-10-08T20:07:06Z">
        <w:r>
          <w:delText xml:space="preserve">reached</w:delText>
        </w:r>
      </w:del>
      <w:ins w:id="9062" w:author="Claude" w:date="2026-10-08T20:07:06Z">
        <w:r w:rsidR="00B31A12" w:rsidRPr="001A2EB4">
          <w:t xml:space="preserve">rapidly</w:t>
        </w:r>
      </w:ins>
      <w:r w:rsidR="00B31A12" w:rsidRPr="001A2EB4">
        <w:t xml:space="preserve"> </w:t>
      </w:r>
      <w:del w:id="9061" w:author="Claude" w:date="2026-10-08T20:07:06Z">
        <w:r>
          <w:delText xml:space="preserve">minimum</w:delText>
        </w:r>
      </w:del>
      <w:ins w:id="9060" w:author="Claude" w:date="2026-10-08T20:07:06Z">
        <w:r w:rsidR="00B31A12" w:rsidRPr="001A2EB4">
          <w:t xml:space="preserve">reduced the</w:t>
        </w:r>
      </w:ins>
      <w:r w:rsidR="00B31A12" w:rsidRPr="001A2EB4">
        <w:t xml:space="preserve"> RMSE </w:t>
      </w:r>
      <w:del w:id="9059" w:author="Claude" w:date="2026-10-08T20:07:06Z">
        <w:r>
          <w:delText xml:space="preserve">values</w:delText>
        </w:r>
      </w:del>
      <w:ins w:id="9058" w:author="Claude" w:date="2026-10-08T20:07:06Z">
        <w:r w:rsidR="00B31A12" w:rsidRPr="001A2EB4">
          <w:t xml:space="preserve">from</w:t>
        </w:r>
      </w:ins>
      <w:r w:rsidR="00B31A12" w:rsidRPr="001A2EB4">
        <w:t xml:space="preserve"> </w:t>
      </w:r>
      <w:del w:id="9057" w:author="Claude" w:date="2026-10-08T20:07:06Z">
        <w:r>
          <w:delText xml:space="preserve">of</w:delText>
        </w:r>
      </w:del>
      <w:ins w:id="9056" w:author="Claude" w:date="2026-10-08T20:07:06Z">
        <w:r w:rsidR="00B31A12" w:rsidRPr="001A2EB4">
          <w:t xml:space="preserve">approximately</w:t>
        </w:r>
      </w:ins>
      <w:r w:rsidR="00B31A12" w:rsidRPr="001A2EB4">
        <w:t xml:space="preserve"> 0.</w:t>
      </w:r>
      <w:del w:id="9055" w:author="Claude" w:date="2026-10-08T20:07:06Z">
        <w:r>
          <w:delText xml:space="preserve">0173</w:delText>
        </w:r>
      </w:del>
      <w:ins w:id="9054" w:author="Claude" w:date="2026-10-08T20:07:06Z">
        <w:r w:rsidR="00B31A12" w:rsidRPr="001A2EB4">
          <w:t xml:space="preserve">28% to below 0.05</w:t>
        </w:r>
      </w:ins>
      <w:r w:rsidR="00B31A12" w:rsidRPr="001A2EB4">
        <w:t xml:space="preserve">% and </w:t>
      </w:r>
      <w:del w:id="9053" w:author="Claude" w:date="2026-10-08T20:07:06Z">
        <w:r>
          <w:delText xml:space="preserve">0.0178%</w:delText>
        </w:r>
      </w:del>
      <w:ins w:id="9052" w:author="Claude" w:date="2026-10-08T20:07:06Z">
        <w:r w:rsidR="00B31A12" w:rsidRPr="001A2EB4">
          <w:t xml:space="preserve">identified a distinct optimum after 22 iterations</w:t>
        </w:r>
      </w:ins>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del w:id="9051" w:author="Claude" w:date="2026-10-08T20:07:06Z">
        <w:r>
          <w:delText xml:space="preserve">The</w:delText>
        </w:r>
      </w:del>
      <w:ins w:id="9050" w:author="Claude" w:date="2026-10-08T20:07:06Z">
        <w:r w:rsidR="00B31A12" w:rsidRPr="001A2EB4">
          <w:t xml:space="preserve">Subsequent</w:t>
        </w:r>
      </w:ins>
      <w:r w:rsidR="00B31A12" w:rsidRPr="001A2EB4">
        <w:t xml:space="preserve"> </w:t>
      </w:r>
      <w:del w:id="9049" w:author="Claude" w:date="2026-10-08T20:07:06Z">
        <w:r>
          <w:delText xml:space="preserve">best points were found at iterations 25</w:delText>
        </w:r>
      </w:del>
      <w:ins w:id="9048" w:author="Claude" w:date="2026-10-08T20:07:06Z">
        <w:r w:rsidR="00B31A12" w:rsidRPr="001A2EB4">
          <w:t xml:space="preserve">evaluations</w:t>
        </w:r>
      </w:ins>
      <w:r w:rsidR="00B31A12" w:rsidRPr="001A2EB4">
        <w:t xml:space="preserve"> and </w:t>
      </w:r>
      <w:del w:id="9047" w:author="Claude" w:date="2026-10-08T20:07:06Z">
        <w:r>
          <w:delText xml:space="preserve">20</w:delText>
        </w:r>
      </w:del>
      <w:ins w:id="9046" w:author="Claude" w:date="2026-10-08T20:07:06Z">
        <w:r w:rsidR="00B31A12" w:rsidRPr="001A2EB4">
          <w:t xml:space="preserve">local refinement produced no further improvement</w:t>
        </w:r>
      </w:ins>
      <w:r w:rsidR="00B31A12" w:rsidRPr="001A2EB4">
        <w:t xml:space="preserve">, </w:t>
      </w:r>
      <w:del w:id="9045" w:author="Claude" w:date="2026-10-08T20:07:06Z">
        <w:r>
          <w:delText xml:space="preserve">in</w:delText>
        </w:r>
      </w:del>
      <w:ins w:id="9044" w:author="Claude" w:date="2026-10-08T20:07:06Z">
        <w:r w:rsidR="00B31A12" w:rsidRPr="001A2EB4">
          <w:t xml:space="preserve">indicating</w:t>
        </w:r>
      </w:ins>
      <w:r w:rsidR="00B31A12" w:rsidRPr="001A2EB4">
        <w:t xml:space="preserve"> </w:t>
      </w:r>
      <w:del w:id="9043" w:author="Claude" w:date="2026-10-08T20:07:06Z">
        <w:r>
          <w:delText xml:space="preserve">the</w:delText>
        </w:r>
      </w:del>
      <w:ins w:id="9042" w:author="Claude" w:date="2026-10-08T20:07:06Z">
        <w:r w:rsidR="00B31A12" w:rsidRPr="001A2EB4">
          <w:t xml:space="preserve">stable</w:t>
        </w:r>
      </w:ins>
      <w:r w:rsidR="00B31A12" w:rsidRPr="001A2EB4">
        <w:t xml:space="preserve"> </w:t>
      </w:r>
      <w:del w:id="9041" w:author="Claude" w:date="2026-10-08T20:07:06Z">
        <w:r>
          <w:delText xml:space="preserve">local</w:delText>
        </w:r>
      </w:del>
      <w:ins w:id="9040" w:author="Claude" w:date="2026-10-08T20:07:06Z">
        <w:r w:rsidR="00B31A12" w:rsidRPr="001A2EB4">
          <w:t xml:space="preserve">convergence</w:t>
        </w:r>
      </w:ins>
      <w:r w:rsidR="00B31A12" w:rsidRPr="001A2EB4">
        <w:t xml:space="preserve"> </w:t>
      </w:r>
      <w:del w:id="9039" w:author="Claude" w:date="2026-10-08T20:07:06Z">
        <w:r>
          <w:delText xml:space="preserve">and</w:delText>
        </w:r>
      </w:del>
      <w:ins w:id="9038" w:author="Claude" w:date="2026-10-08T20:07:06Z">
        <w:r w:rsidR="00B31A12" w:rsidRPr="001A2EB4">
          <w:t xml:space="preserve">rather</w:t>
        </w:r>
      </w:ins>
      <w:r w:rsidR="00B31A12" w:rsidRPr="001A2EB4">
        <w:t xml:space="preserve"> </w:t>
      </w:r>
      <w:del w:id="9037" w:author="Claude" w:date="2026-10-08T20:07:06Z">
        <w:r>
          <w:delText xml:space="preserve">expected-improvement</w:delText>
        </w:r>
      </w:del>
      <w:ins w:id="9036" w:author="Claude" w:date="2026-10-08T20:07:06Z">
        <w:r w:rsidR="00B31A12" w:rsidRPr="001A2EB4">
          <w:t xml:space="preserve">than</w:t>
        </w:r>
      </w:ins>
      <w:r w:rsidR="00B31A12" w:rsidRPr="001A2EB4">
        <w:t xml:space="preserve"> </w:t>
      </w:r>
      <w:del w:id="9035" w:author="Claude" w:date="2026-10-08T20:07:06Z">
        <w:r>
          <w:delText xml:space="preserve">phases,</w:delText>
        </w:r>
      </w:del>
      <w:ins w:id="9034" w:author="Claude" w:date="2026-10-08T20:07:06Z">
        <w:r w:rsidR="00B31A12" w:rsidRPr="001A2EB4">
          <w:t xml:space="preserve">continued</w:t>
        </w:r>
      </w:ins>
      <w:r w:rsidR="00B31A12" w:rsidRPr="001A2EB4">
        <w:t xml:space="preserve"> </w:t>
      </w:r>
      <w:del w:id="9033" w:author="Claude" w:date="2026-10-08T20:07:06Z">
        <w:r>
          <w:delText xml:space="preserve">respectively</w:delText>
        </w:r>
      </w:del>
      <w:ins w:id="9032" w:author="Claude" w:date="2026-10-08T20:07:06Z">
        <w:r w:rsidR="00B31A12" w:rsidRPr="001A2EB4">
          <w:t xml:space="preserve">sensitivity to parameter exploration</w:t>
        </w:r>
      </w:ins>
      <w:r w:rsidR="00B31A12" w:rsidRPr="001A2EB4">
        <w:t xml:space="preserve">. The </w:t>
      </w:r>
      <w:del w:id="9031" w:author="Claude" w:date="2026-10-08T20:07:06Z">
        <w:r>
          <w:delText xml:space="preserve">calibrated</w:delText>
        </w:r>
      </w:del>
      <w:ins w:id="9030" w:author="Claude" w:date="2026-10-08T20:07:06Z">
        <w:r w:rsidR="00B31A12" w:rsidRPr="001A2EB4">
          <w:t xml:space="preserve">optimized</w:t>
        </w:r>
      </w:ins>
      <w:r w:rsidR="00B31A12" w:rsidRPr="001A2EB4">
        <w:t xml:space="preserve"> </w:t>
      </w:r>
      <w:del w:id="9029" w:author="Claude" w:date="2026-10-08T20:07:06Z">
        <w:r>
          <w:delText xml:space="preserve">k_ORR</w:delText>
        </w:r>
      </w:del>
      <w:ins w:id="9028" w:author="Claude" w:date="2026-10-08T20:07:06Z">
        <w:r w:rsidR="00B31A12" w:rsidRPr="001A2EB4">
          <w:t xml:space="preserve">parameter</w:t>
        </w:r>
      </w:ins>
      <w:r w:rsidR="00B31A12" w:rsidRPr="001A2EB4">
        <w:t xml:space="preserve"> </w:t>
      </w:r>
      <w:del w:id="9027" w:author="Claude" w:date="2026-10-08T20:07:06Z">
        <w:r>
          <w:delText xml:space="preserve">was consistent between repeats (0.15–0.19 mm h⁻¹ among all 25 fits with RMSE ≤ 0.025%), whereas k_f and k_d were not individually identifiable: fits of equal quality spanned k_f = 2.2–96 h⁻¹ and k_d = 0.6–93 L² mol⁻² h⁻¹. The adopted values</w:delText>
        </w:r>
      </w:del>
      <w:ins w:id="9026" w:author="Claude" w:date="2026-10-08T20:07:06Z">
        <w:r w:rsidR="00B31A12" w:rsidRPr="001A2EB4">
          <w:t xml:space="preserve">set</w:t>
        </w:r>
      </w:ins>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del w:id="9025" w:author="Claude" w:date="2026-10-08T20:07:06Z">
        <w:r>
          <w:delText xml:space="preserve">was</w:delText>
        </w:r>
      </w:del>
      <w:ins w:id="9024" w:author="Claude" w:date="2026-10-08T20:07:06Z">
        <w:r w:rsidR="00B31A12" w:rsidRPr="001A2EB4">
          <w:t xml:space="preserve">yielded</w:t>
        </w:r>
      </w:ins>
      <w:r w:rsidR="00B31A12" w:rsidRPr="001A2EB4">
        <w:t xml:space="preserve"> </w:t>
      </w:r>
      <w:del w:id="9023" w:author="Claude" w:date="2026-10-08T20:07:06Z">
        <w:r>
          <w:delText xml:space="preserve">adopted</w:delText>
        </w:r>
      </w:del>
      <w:ins w:id="9020" w:author="Claude" w:date="2026-10-08T20:07:06Z">
        <w:r w:rsidR="00B31A12" w:rsidRPr="001A2EB4">
          <w:t xml:space="preserve">a minimum RMSE of 0.0</w:t>
        </w:r>
      </w:ins>
      <w:ins w:id="9021" w:author="Claude" w:date="2026-10-08T20:07:06Z">
        <w:r w:rsidR="00215165" w:rsidRPr="001A2EB4">
          <w:t>4</w:t>
        </w:r>
      </w:ins>
      <w:ins w:id="9022" w:author="Claude" w:date="2026-10-08T20:07:06Z">
        <w:r w:rsidR="00B31A12" w:rsidRPr="001A2EB4">
          <w:t xml:space="preserve">2% against the calibration dataset</w:t>
        </w:r>
      </w:ins>
      <w:r w:rsidR="00B31A12" w:rsidRPr="001A2EB4">
        <w:t xml:space="preserve">. These results show that the proposed</w:t>
      </w:r>
      <w:ins w:id="9019" w:author="Claude" w:date="2026-10-08T20:07:06Z">
        <w:r w:rsidR="00B31A12" w:rsidRPr="001A2EB4">
          <w:t xml:space="preserve"> three-parameter</w:t>
        </w:r>
      </w:ins>
      <w:r w:rsidR="00B31A12" w:rsidRPr="001A2EB4">
        <w:t xml:space="preserve"> framework can closely reproduce the calibration measurements. The </w:t>
      </w:r>
      <w:ins w:id="9018" w:author="Claude" w:date="2026-10-08T20:07:06Z">
        <w:r w:rsidR="00B31A12" w:rsidRPr="001A2EB4">
          <w:t xml:space="preserve">combination of </w:t>
        </w:r>
      </w:ins>
      <w:r w:rsidR="00B31A12" w:rsidRPr="001A2EB4">
        <w:t xml:space="preserve">low calibration error</w:t>
      </w:r>
      <w:ins w:id="9017" w:author="Claude" w:date="2026-10-08T20:07:06Z">
        <w:r w:rsidR="00B31A12" w:rsidRPr="001A2EB4">
          <w:t xml:space="preserve"> and rapid convergence</w:t>
        </w:r>
      </w:ins>
      <w:r w:rsidR="00B31A12" w:rsidRPr="001A2EB4">
        <w:t xml:space="preserve">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543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43694"/>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del w:id="9072" w:author="Claude" w:date="2026-10-08T20:07:06Z">
        <w:r>
          <w:delText xml:space="preserve"> for repeat 1 (28 evaluations; the second repeat is in the SI)</w:delText>
        </w:r>
      </w:del>
      <w:r w:rsidRPr="001A2EB4">
        <w:t xml:space="preserve">.</w:t>
      </w:r>
      <w:del w:id="9071" w:author="Claude" w:date="2026-10-08T20:07:06Z">
        <w:r>
          <w:delText xml:space="preserve"> The shaded region is the initial Latin-hypercube sampling, the line is the best RMSE so far, and the star marks the optimum (iteration 25). RMSE is the mass-loss error of the corrected coarse-mesh simulation against the 0–336 h target.</w:delText>
        </w:r>
      </w:del>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del w:id="9004" w:author="Claude" w:date="2026-10-08T20:07:12Z">
              <w:r>
                <w:rPr>
                  <w:rFonts w:cs="Times New Roman"/>
                  <w:sz w:val="22"/>
                  <w:szCs w:val="22"/>
                </w:rPr>
                <w:delText xml:space="preserve">2</w:delText>
              </w:r>
            </w:del>
            <w:ins w:id="9003" w:author="Claude" w:date="2026-10-08T20:07:12Z">
              <w:r w:rsidRPr="001A2EB4">
                <w:rPr>
                  <w:rFonts w:cs="Times New Roman"/>
                  <w:sz w:val="22"/>
                  <w:szCs w:val="22"/>
                </w:rPr>
                <w:t xml:space="preserve">35</w:t>
              </w:r>
            </w:ins>
            <w:r w:rsidRPr="001A2EB4">
              <w:rPr>
                <w:rFonts w:cs="Times New Roman"/>
                <w:sz w:val="22"/>
                <w:szCs w:val="22"/>
              </w:rPr>
              <w:t xml:space="preserve">.</w:t>
            </w:r>
            <w:del w:id="9002" w:author="Claude" w:date="2026-10-08T20:07:12Z">
              <w:r>
                <w:rPr>
                  <w:rFonts w:cs="Times New Roman"/>
                  <w:sz w:val="22"/>
                  <w:szCs w:val="22"/>
                </w:rPr>
                <w:delText xml:space="preserve">75</w:delText>
              </w:r>
            </w:del>
            <w:ins w:id="9001" w:author="Claude" w:date="2026-10-08T20:07:12Z">
              <w:r w:rsidRPr="001A2EB4">
                <w:rPr>
                  <w:rFonts w:cs="Times New Roman"/>
                  <w:sz w:val="22"/>
                  <w:szCs w:val="22"/>
                </w:rPr>
                <w:t xml:space="preserve">91</w:t>
              </w:r>
            </w:ins>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 xml:space="preserve">[</w:t>
            </w:r>
            <w:del w:id="9006" w:author="Claude" w:date="2026-10-08T20:07:12Z">
              <w:r>
                <w:rPr>
                  <w:rFonts w:cs="Times New Roman"/>
                  <w:sz w:val="22"/>
                  <w:szCs w:val="22"/>
                </w:rPr>
                <w:delText xml:space="preserve">1</w:delText>
              </w:r>
            </w:del>
            <w:ins w:id="9005" w:author="Claude" w:date="2026-10-08T20:07:12Z">
              <w:r w:rsidRPr="001A2EB4">
                <w:rPr>
                  <w:rFonts w:cs="Times New Roman"/>
                  <w:sz w:val="22"/>
                  <w:szCs w:val="22"/>
                </w:rPr>
                <w:t xml:space="preserve">5</w:t>
              </w:r>
            </w:ins>
            <w:r w:rsidRPr="001A2EB4">
              <w:rPr>
                <w:rFonts w:cs="Times New Roman"/>
                <w:sz w:val="22"/>
                <w:szCs w:val="22"/>
              </w:rPr>
              <w:t xml:space="preserve">, 100]</w:t>
            </w:r>
            <w:r w:rsidR="004A6E12" w:rsidRPr="001A2EB4">
              <w:rPr>
                <w:rFonts w:cs="Times New Roman"/>
                <w:sz w:val="22"/>
                <w:szCs w:val="22"/>
              </w:rPr>
            </w:r>
            <w:r w:rsidRPr="001A2EB4">
              <w:rPr>
                <w:rFonts w:cs="Times New Roman"/>
                <w:sz w:val="22"/>
                <w:szCs w:val="22"/>
              </w:rPr>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del w:id="9010" w:author="Claude" w:date="2026-10-08T20:07:12Z">
              <w:r>
                <w:rPr>
                  <w:rFonts w:cs="Times New Roman"/>
                  <w:sz w:val="22"/>
                  <w:szCs w:val="22"/>
                </w:rPr>
                <w:delText xml:space="preserve">5</w:delText>
              </w:r>
            </w:del>
            <w:ins w:id="9009" w:author="Claude" w:date="2026-10-08T20:07:12Z">
              <w:r w:rsidRPr="001A2EB4">
                <w:rPr>
                  <w:rFonts w:cs="Times New Roman"/>
                  <w:sz w:val="22"/>
                  <w:szCs w:val="22"/>
                </w:rPr>
                <w:t xml:space="preserve">27</w:t>
              </w:r>
            </w:ins>
            <w:r w:rsidRPr="001A2EB4">
              <w:rPr>
                <w:rFonts w:cs="Times New Roman"/>
                <w:sz w:val="22"/>
                <w:szCs w:val="22"/>
              </w:rPr>
              <w:t xml:space="preserve">.</w:t>
            </w:r>
            <w:del w:id="9008" w:author="Claude" w:date="2026-10-08T20:07:12Z">
              <w:r>
                <w:rPr>
                  <w:rFonts w:cs="Times New Roman"/>
                  <w:sz w:val="22"/>
                  <w:szCs w:val="22"/>
                </w:rPr>
                <w:delText xml:space="preserve">19</w:delText>
              </w:r>
            </w:del>
            <w:ins w:id="9007" w:author="Claude" w:date="2026-10-08T20:07:12Z">
              <w:r w:rsidRPr="001A2EB4">
                <w:rPr>
                  <w:rFonts w:cs="Times New Roman"/>
                  <w:sz w:val="22"/>
                  <w:szCs w:val="22"/>
                </w:rPr>
                <w:t xml:space="preserve">17</w:t>
              </w:r>
            </w:ins>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 xml:space="preserve">[0.05, 5</w:t>
            </w:r>
            <w:ins w:id="9011" w:author="Claude" w:date="2026-10-08T20:07:12Z">
              <w:r w:rsidRPr="001A2EB4">
                <w:rPr>
                  <w:rFonts w:cs="Times New Roman"/>
                  <w:sz w:val="22"/>
                  <w:szCs w:val="22"/>
                </w:rPr>
                <w:t xml:space="preserve">.0</w:t>
              </w:r>
            </w:ins>
            <w:r w:rsidRPr="001A2EB4">
              <w:rPr>
                <w:rFonts w:cs="Times New Roman"/>
                <w:sz w:val="22"/>
                <w:szCs w:val="22"/>
              </w:rPr>
              <w:t xml:space="preserve">]</w:t>
            </w:r>
            <w:r w:rsidR="004A6E12" w:rsidRPr="001A2EB4">
              <w:rPr>
                <w:rFonts w:cs="Times New Roman"/>
                <w:sz w:val="22"/>
                <w:szCs w:val="22"/>
              </w:rPr>
            </w:r>
            <w:r w:rsidRPr="001A2EB4">
              <w:rPr>
                <w:rFonts w:cs="Times New Roman"/>
                <w:sz w:val="22"/>
                <w:szCs w:val="22"/>
              </w:rPr>
            </w:r>
            <w:r w:rsidR="004A6E12" w:rsidRPr="001A2EB4">
              <w:rPr>
                <w:rFonts w:cs="Times New Roman"/>
                <w:sz w:val="22"/>
                <w:szCs w:val="22"/>
              </w:rPr>
            </w:r>
            <w:r w:rsidRPr="001A2EB4">
              <w:rPr>
                <w:rFonts w:cs="Times New Roman"/>
                <w:sz w:val="22"/>
                <w:szCs w:val="22"/>
              </w:rPr>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 xml:space="preserve">0.</w:t>
            </w:r>
            <w:del w:id="9013" w:author="Claude" w:date="2026-10-08T20:07:12Z">
              <w:r>
                <w:rPr>
                  <w:rFonts w:cs="Times New Roman"/>
                  <w:sz w:val="22"/>
                  <w:szCs w:val="22"/>
                </w:rPr>
                <w:delText xml:space="preserve">161</w:delText>
              </w:r>
            </w:del>
            <w:ins w:id="9012" w:author="Claude" w:date="2026-10-08T20:07:12Z">
              <w:r w:rsidRPr="001A2EB4">
                <w:rPr>
                  <w:rFonts w:cs="Times New Roman"/>
                  <w:sz w:val="22"/>
                  <w:szCs w:val="22"/>
                </w:rPr>
                <w:t xml:space="preserve">51</w:t>
              </w:r>
            </w:ins>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The film field is defined on the fixed mesh on the electrolyte side of the moving interface rather than attached to it, and the ZnO/Zn volume ratio (about 1.6) is not represented.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 Independent measurements of Zn²⁺ release by ICP and direct mechanism tests, such as film thickness from FIB or SEM cross-sections or stirred and different-O₂ experiments, were not performed and are also needed.</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