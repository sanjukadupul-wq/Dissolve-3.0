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oMath>
      <w:r w:rsidRPr="001A2EB4">
        <w:rPr>
          <w:rFonts w:cs="Times New Roman"/>
        </w:rPr>
        <w:t xml:space="preserve"> is the solid molar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ins w:id="9701" w:author="Claude" w:date="2026-10-08T05:46:53Z"/>
                    <w:rFonts w:ascii="Cambria Math" w:hAnsi="Cambria Math" w:cs="Times New Roman"/>
                  </w:rPr>
                  <m:t>M</m:t>
                </m:r>
              </m:e>
              <m:sub>
                <m:sSub>
                  <m:sSubPr>
                    <m:ctrlPr>
                      <w:rPr>
                        <w:rFonts w:ascii="Cambria Math" w:hAnsi="Cambria Math" w:cs="Times New Roman"/>
                      </w:rPr>
                    </m:ctrlPr>
                  </m:sSubPr>
                  <m:e>
                    <m:r>
                      <m:rPr>
                        <m:sty m:val="p"/>
                      </m:rPr>
                      <w:rPr>
                        <w:ins w:id="9702" w:author="Claude" w:date="2026-10-08T05:46:53Z"/>
                        <w:rFonts w:ascii="Cambria Math" w:hAnsi="Cambria Math" w:cs="Times New Roman"/>
                      </w:rPr>
                      <m:t>O</m:t>
                    </m:r>
                  </m:e>
                  <m:sub>
                    <m:r>
                      <m:rPr>
                        <m:sty m:val="p"/>
                      </m:rPr>
                      <w:rPr>
                        <w:ins w:id="9703" w:author="Claude" w:date="2026-10-08T05:46:53Z"/>
                        <w:rFonts w:ascii="Cambria Math" w:hAnsi="Cambria Math" w:cs="Times New Roman"/>
                      </w:rPr>
                      <m:t>2</m:t>
                    </m:r>
                  </m:sub>
                </m:sSub>
              </m:sub>
            </m:sSub>
            <m:r>
              <w:rPr>
                <w:ins w:id="9704" w:author="Claude" w:date="2026-10-08T05:46:53Z"/>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ins w:id="9705" w:author="Claude" w:date="2026-10-08T05:46:53Z"/>
                    <w:rFonts w:ascii="Cambria Math" w:hAnsi="Cambria Math" w:cs="Times New Roman"/>
                  </w:rPr>
                  <m:t>M</m:t>
                </m:r>
              </m:e>
              <m:sub>
                <m:sSub>
                  <m:sSubPr>
                    <m:ctrlPr>
                      <w:rPr>
                        <w:rFonts w:ascii="Cambria Math" w:hAnsi="Cambria Math" w:cs="Times New Roman"/>
                      </w:rPr>
                    </m:ctrlPr>
                  </m:sSubPr>
                  <m:e>
                    <m:r>
                      <m:rPr>
                        <m:sty m:val="p"/>
                      </m:rPr>
                      <w:rPr>
                        <w:ins w:id="9706" w:author="Claude" w:date="2026-10-08T05:46:53Z"/>
                        <w:rFonts w:ascii="Cambria Math" w:hAnsi="Cambria Math" w:cs="Times New Roman"/>
                      </w:rPr>
                      <m:t>O</m:t>
                    </m:r>
                  </m:e>
                  <m:sub>
                    <m:r>
                      <m:rPr>
                        <m:sty m:val="p"/>
                      </m:rPr>
                      <w:rPr>
                        <w:ins w:id="9707" w:author="Claude" w:date="2026-10-08T05:46:53Z"/>
                        <w:rFonts w:ascii="Cambria Math" w:hAnsi="Cambria Math" w:cs="Times New Roman"/>
                      </w:rPr>
                      <m:t>2</m:t>
                    </m:r>
                  </m:sub>
                </m:sSub>
              </m:sub>
            </m:sSub>
            <m:r>
              <w:rPr>
                <w:ins w:id="9708" w:author="Claude" w:date="2026-10-08T05:46:53Z"/>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xml:space="preserve">). In </w:t>
      </w:r>
      <w:del w:id="9014" w:author="Claude" w:date="2026-10-08T05:46:53Z">
        <w:r>
          <w:rPr>
            <w:rFonts w:cs="Times New Roman"/>
          </w:rPr>
          <w:delText xml:space="preserve">the implementation, C_O₂ is stored as a mass concentration (g mm⁻³) while [Zn]sol is molar, and </w:delText>
        </w:r>
      </w:del>
      <w:r w:rsidR="00E54A50" w:rsidRPr="001A2EB4">
        <w:rPr>
          <w:rFonts w:cs="Times New Roman"/>
        </w:rPr>
        <w:t xml:space="preserve">Eqs. 15 and 16</w:t>
      </w:r>
      <w:ins w:id="9013" w:author="Claude" w:date="2026-10-08T05:46:53Z">
        <w:r w:rsidR="00E54A50" w:rsidRPr="001A2EB4">
          <w:rPr>
            <w:rFonts w:cs="Times New Roman"/>
          </w:rPr>
          <w:t xml:space="preserve">,</w:t>
        </w:r>
      </w:ins>
      <w:r w:rsidR="00E54A50" w:rsidRPr="001A2EB4">
        <w:rPr>
          <w:rFonts w:cs="Times New Roman"/>
        </w:rPr>
        <w:t xml:space="preserve"> </w:t>
      </w:r>
      <w:del w:id="9012" w:author="Claude" w:date="2026-10-08T05:46:53Z">
        <w:r>
          <w:rPr>
            <w:rFonts w:cs="Times New Roman"/>
          </w:rPr>
          <w:delText xml:space="preserve">are</w:delText>
        </w:r>
      </w:del>
      <w:ins w:id="9011" w:author="Claude" w:date="2026-10-08T05:46:53Z">
        <w:r w:rsidR="00E54A50" w:rsidRPr="001A2EB4">
          <w:rPr>
            <w:rFonts w:cs="Times New Roman"/>
          </w:rPr>
          <w:t xml:space="preserve">M_O₂</w:t>
        </w:r>
      </w:ins>
      <w:r w:rsidR="00E54A50" w:rsidRPr="001A2EB4">
        <w:rPr>
          <w:rFonts w:cs="Times New Roman"/>
        </w:rPr>
        <w:t xml:space="preserve"> </w:t>
      </w:r>
      <w:del w:id="9010" w:author="Claude" w:date="2026-10-08T05:46:53Z">
        <w:r>
          <w:rPr>
            <w:rFonts w:cs="Times New Roman"/>
          </w:rPr>
          <w:delText xml:space="preserve">evaluated without</w:delText>
        </w:r>
      </w:del>
      <w:ins w:id="9009" w:author="Claude" w:date="2026-10-08T05:46:53Z">
        <w:r w:rsidR="00E54A50" w:rsidRPr="001A2EB4">
          <w:rPr>
            <w:rFonts w:cs="Times New Roman"/>
          </w:rPr>
          <w:t xml:space="preserve">is</w:t>
        </w:r>
      </w:ins>
      <w:r w:rsidR="00E54A50" w:rsidRPr="001A2EB4">
        <w:rPr>
          <w:rFonts w:cs="Times New Roman"/>
        </w:rPr>
        <w:t xml:space="preserve"> the </w:t>
      </w:r>
      <w:del w:id="9008" w:author="Claude" w:date="2026-10-08T05:46:53Z">
        <w:r>
          <w:rPr>
            <w:rFonts w:cs="Times New Roman"/>
          </w:rPr>
          <w:delText xml:space="preserve">1/M_O₂ factor (M_O₂ = 32 g mol⁻¹). The calibrated k_ORR is therefore an effective,</w:delText>
        </w:r>
      </w:del>
      <w:ins w:id="9007" w:author="Claude" w:date="2026-10-08T05:46:53Z">
        <w:r w:rsidR="00E54A50" w:rsidRPr="001A2EB4">
          <w:rPr>
            <w:rFonts w:cs="Times New Roman"/>
          </w:rPr>
          <w:t xml:space="preserve">molar</w:t>
        </w:r>
      </w:ins>
      <w:r w:rsidR="00E54A50" w:rsidRPr="001A2EB4">
        <w:rPr>
          <w:rFonts w:cs="Times New Roman"/>
        </w:rPr>
        <w:t xml:space="preserve"> mass</w:t>
      </w:r>
      <w:del w:id="9006" w:author="Claude" w:date="2026-10-08T05:46:53Z">
        <w:r>
          <w:rPr>
            <w:rFonts w:cs="Times New Roman"/>
          </w:rPr>
          <w:delText xml:space="preserve">-basis</w:delText>
        </w:r>
      </w:del>
      <w:r w:rsidR="00E54A50" w:rsidRPr="001A2EB4">
        <w:rPr>
          <w:rFonts w:cs="Times New Roman"/>
        </w:rPr>
        <w:t xml:space="preserve"> </w:t>
      </w:r>
      <w:del w:id="9005" w:author="Claude" w:date="2026-10-08T05:46:53Z">
        <w:r>
          <w:rPr>
            <w:rFonts w:cs="Times New Roman"/>
          </w:rPr>
          <w:delText xml:space="preserve">coefficient</w:delText>
        </w:r>
      </w:del>
      <w:ins w:id="9004" w:author="Claude" w:date="2026-10-08T05:46:53Z">
        <w:r w:rsidR="00E54A50" w:rsidRPr="001A2EB4">
          <w:rPr>
            <w:rFonts w:cs="Times New Roman"/>
          </w:rPr>
          <w:t xml:space="preserve">of</w:t>
        </w:r>
      </w:ins>
      <w:r w:rsidR="00E54A50" w:rsidRPr="001A2EB4">
        <w:rPr>
          <w:rFonts w:cs="Times New Roman"/>
        </w:rPr>
        <w:t xml:space="preserve"> </w:t>
      </w:r>
      <w:del w:id="9003" w:author="Claude" w:date="2026-10-08T05:46:53Z">
        <w:r>
          <w:rPr>
            <w:rFonts w:cs="Times New Roman"/>
          </w:rPr>
          <w:delText xml:space="preserve">(0</w:delText>
        </w:r>
      </w:del>
      <w:ins w:id="9002" w:author="Claude" w:date="2026-10-08T05:46:53Z">
        <w:r w:rsidR="00E54A50" w:rsidRPr="001A2EB4">
          <w:rPr>
            <w:rFonts w:cs="Times New Roman"/>
          </w:rPr>
          <w:t xml:space="preserve">O₂</w:t>
        </w:r>
      </w:ins>
      <w:r w:rsidR="00E54A50" w:rsidRPr="001A2EB4">
        <w:rPr>
          <w:rFonts w:cs="Times New Roman"/>
        </w:rPr>
        <w:t xml:space="preserve">.</w:t>
      </w:r>
      <w:del w:id="9001" w:author="Claude" w:date="2026-10-08T05:46:53Z">
        <w:r>
          <w:rPr>
            <w:rFonts w:cs="Times New Roman"/>
          </w:rPr>
          <w:delText xml:space="preserve">51 mm h⁻¹ here, equivalent to 16.3 mm h⁻¹ in the mole-consistent form). With this form, the reaction-limited ceiling at k_ORR = 0.51 mm h⁻¹ is 0.29 mm yr⁻¹, above the simulated rates (Section S8).</w:delText>
        </w:r>
      </w:del>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tr w:rsidR="0090588D" w:rsidRPr="001A2EB4" w14:paraId="275905FD" w14:textId="77777777" w:rsidTr="00E1667A">
        <w:trPr>
          <w:cantSplit/>
          <w:ins w:id="9709" w:author="Claude" w:date="2026-10-08T05:46:53Z"/>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ins w:id="9710" w:author="Claude" w:date="2026-10-08T05:46:53Z">
              <w:r>
                <w:t>M(O₂)</w:t>
              </w:r>
            </w:ins>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ins w:id="9711" w:author="Claude" w:date="2026-10-08T05:46:53Z">
              <w:r>
                <w:t>g mol⁻¹</w:t>
              </w:r>
            </w:ins>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ins w:id="9712" w:author="Claude" w:date="2026-10-08T05:46:53Z">
              <w:r>
                <w:t>fixed</w:t>
              </w:r>
            </w:ins>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ins w:id="9713" w:author="Claude" w:date="2026-10-08T05:46:53Z">
              <w:r>
                <w:t>32</w:t>
              </w:r>
            </w:ins>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