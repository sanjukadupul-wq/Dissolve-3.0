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056FE79F" w:rsidR="00CA454E" w:rsidRPr="001A2EB4" w:rsidRDefault="00CA454E" w:rsidP="00CA454E">
      <w:pPr>
        <w:pStyle w:val="Addresses"/>
        <w:spacing w:line="360" w:lineRule="auto"/>
      </w:pPr>
      <w:r w:rsidRPr="001A2EB4">
        <w:t xml:space="preserve">Monash </w:t>
      </w:r>
      <w:r w:rsidR="00906C6C">
        <w:t>Cent</w:t>
      </w:r>
      <w:r w:rsidR="0018721C">
        <w:t>re</w:t>
      </w:r>
      <w:r w:rsidRPr="001A2EB4">
        <w:t xml:space="preserve"> for Additive Manufacturing, Monash University, Wellington Rd, Clayton, VIC </w:t>
      </w:r>
      <w:r w:rsidR="00094322" w:rsidRPr="00094322">
        <w:t>3</w:t>
      </w:r>
      <w:r w:rsidR="003B4C4D">
        <w:t>800</w:t>
      </w:r>
      <w:r w:rsidRPr="001A2EB4">
        <w:t>,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pPr>
    </w:p>
    <w:p w14:paraId="0923689F" w14:textId="5561A089" w:rsidR="00004A23" w:rsidRPr="001A2EB4" w:rsidRDefault="00F67C19" w:rsidP="008C6D5F">
      <w:pPr>
        <w:spacing w:line="360" w:lineRule="auto"/>
      </w:pPr>
      <w:r w:rsidRPr="001A2EB4">
        <w:t xml:space="preserve">Funding: </w:t>
      </w:r>
      <w:r w:rsidR="00AF7064" w:rsidRPr="001A2EB4">
        <w:t>Future Fellow project (FT230100180) of the Australian Research Council, Monash Graduate Scholarship (MGS)</w:t>
      </w:r>
      <w:r w:rsidRPr="001A2EB4">
        <w:br/>
      </w:r>
    </w:p>
    <w:p w14:paraId="0DC6DD23" w14:textId="75C9B297" w:rsidR="00E735DC" w:rsidRPr="001A2EB4" w:rsidRDefault="00E735DC" w:rsidP="00E735DC">
      <w:pPr>
        <w:spacing w:line="360" w:lineRule="auto"/>
        <w:rPr>
          <w:rFonts w:eastAsia="MS Gothic"/>
        </w:rPr>
      </w:pPr>
      <w:r w:rsidRPr="001A2EB4">
        <w:rPr>
          <w:bCs/>
        </w:rPr>
        <w:t xml:space="preserve">Keywords: </w:t>
      </w:r>
      <w:r w:rsidR="00AF7064" w:rsidRPr="001A2EB4">
        <w:rPr>
          <w:rFonts w:eastAsia="MS Gothic"/>
        </w:rPr>
        <w:t>biodegradable implants, zinc, corrosion modeling, oxygen reduction kinetics, mass transport</w:t>
      </w:r>
    </w:p>
    <w:p w14:paraId="55D53BB2" w14:textId="66752C37" w:rsidR="00227DCD" w:rsidRPr="001A2EB4" w:rsidRDefault="00227DCD">
      <w:pPr>
        <w:rPr>
          <w:rFonts w:eastAsia="MS Gothic"/>
        </w:rPr>
      </w:pPr>
      <w:r w:rsidRPr="001A2EB4">
        <w:rPr>
          <w:rFonts w:eastAsia="MS Gothic"/>
        </w:rPr>
        <w:br w:type="page"/>
      </w:r>
    </w:p>
    <w:p w14:paraId="6FA5D6C1" w14:textId="482C95A3" w:rsidR="00EF23A5" w:rsidRPr="001A2EB4" w:rsidRDefault="00EF23A5" w:rsidP="00227DCD">
      <w:pPr>
        <w:keepNext/>
        <w:spacing w:before="240" w:after="240"/>
        <w:rPr>
          <w:rFonts w:eastAsia="MS Gothic"/>
        </w:rPr>
      </w:pPr>
      <w:r w:rsidRPr="001A2EB4">
        <w:rPr>
          <w:b/>
          <w:bCs/>
        </w:rPr>
        <w:lastRenderedPageBreak/>
        <w:t>Abstract</w:t>
      </w:r>
    </w:p>
    <w:p w14:paraId="427F30E6" w14:textId="1180EB2E" w:rsidR="0097789C" w:rsidRDefault="00A60AFE" w:rsidP="0097789C">
      <w:pPr>
        <w:spacing w:line="360" w:lineRule="auto"/>
        <w:jc w:val="both"/>
      </w:pPr>
      <w:r w:rsidRPr="00A60AFE">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 against literature immersion mass-loss data over 14 days, the model predicts the 28-day mass-loss evolution measured in this study,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t>
      </w:r>
      <w:r w:rsidR="00B4341C">
        <w:t>to a six-crown Zn stent without geometry-specific recalibration, the model predicts approximately 6% mass loss after one month, on</w:t>
      </w:r>
      <w:r w:rsidRPr="00A60AFE">
        <w:t xml:space="preserve"> the same order of magnitude as reported </w:t>
      </w:r>
      <w:r w:rsidRPr="00A60AFE">
        <w:rPr>
          <w:i/>
        </w:rPr>
        <w:t>in vivo</w:t>
      </w:r>
      <w:r w:rsidRPr="00A60AFE">
        <w:t xml:space="preserve"> observations, and captures crown-localized degradation driven by geometry-dependent oxygen transport. By linking implant geometry to degradation rate and spatial morphology, the framework provides a mechanistic basis for predicting Zn implant degradation and supports degradation-informed implant design.</w:t>
      </w:r>
    </w:p>
    <w:p w14:paraId="66A5DFDB" w14:textId="2F79AEA2" w:rsidR="00E735DC" w:rsidRPr="001A2EB4" w:rsidRDefault="00E735DC" w:rsidP="008C6D5F">
      <w:pPr>
        <w:spacing w:line="360" w:lineRule="auto"/>
      </w:pPr>
    </w:p>
    <w:p w14:paraId="6A2D49CD" w14:textId="5D67522E" w:rsidR="00227DCD" w:rsidRPr="001A2EB4" w:rsidRDefault="00227DCD">
      <w:r w:rsidRPr="001A2EB4">
        <w:br w:type="page"/>
      </w:r>
    </w:p>
    <w:p w14:paraId="002B78A2" w14:textId="2D983EF6" w:rsidR="00227DCD" w:rsidRPr="001A2EB4" w:rsidRDefault="00227DCD" w:rsidP="00227DCD">
      <w:pPr>
        <w:keepNext/>
        <w:spacing w:before="240" w:after="240"/>
        <w:rPr>
          <w:b/>
          <w:bCs/>
        </w:rPr>
      </w:pPr>
      <w:r w:rsidRPr="001A2EB4">
        <w:rPr>
          <w:b/>
          <w:bCs/>
        </w:rPr>
        <w:lastRenderedPageBreak/>
        <w:t>Table of Contents</w:t>
      </w:r>
    </w:p>
    <w:p w14:paraId="44B434F7" w14:textId="77777777" w:rsidR="00227DCD" w:rsidRPr="001A2EB4" w:rsidRDefault="00227DCD" w:rsidP="00227DCD">
      <w:pPr>
        <w:spacing w:line="360" w:lineRule="auto"/>
      </w:pPr>
    </w:p>
    <w:p w14:paraId="0963CC83" w14:textId="7374C168" w:rsidR="002C3D02" w:rsidRPr="002C3D02" w:rsidRDefault="002C3D02" w:rsidP="002C3D02">
      <w:pPr>
        <w:pStyle w:val="BodyText"/>
        <w:ind w:firstLine="0"/>
      </w:pPr>
      <w:r w:rsidRPr="002C3D02">
        <w:t xml:space="preserve">Driven by the need for safer temporary implants, this study develops a </w:t>
      </w:r>
      <w:r>
        <w:t>3D</w:t>
      </w:r>
      <w:r w:rsidRPr="002C3D02">
        <w:t xml:space="preserve"> computational model to predict </w:t>
      </w:r>
      <w:r>
        <w:t>Zn</w:t>
      </w:r>
      <w:r w:rsidRPr="002C3D02">
        <w:t xml:space="preserve"> </w:t>
      </w:r>
      <w:r>
        <w:t>bio</w:t>
      </w:r>
      <w:r w:rsidRPr="002C3D02">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pPr>
    </w:p>
    <w:p w14:paraId="34C08CF8" w14:textId="6EDB9131" w:rsidR="00AB71D9" w:rsidRPr="001A2EB4" w:rsidRDefault="009E7616" w:rsidP="00227DCD">
      <w:pPr>
        <w:pStyle w:val="BodyText"/>
        <w:keepNext/>
        <w:ind w:firstLine="0"/>
        <w:jc w:val="center"/>
      </w:pPr>
      <w:r>
        <w:rPr>
          <w:noProof/>
        </w:rPr>
        <w:drawing>
          <wp:inline distT="0" distB="0" distL="0" distR="0" wp14:anchorId="785DEC33" wp14:editId="59F509C3">
            <wp:extent cx="5739062" cy="521553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t="721" r="1125"/>
                    <a:stretch/>
                  </pic:blipFill>
                  <pic:spPr bwMode="auto">
                    <a:xfrm>
                      <a:off x="0" y="0"/>
                      <a:ext cx="5744543" cy="5220515"/>
                    </a:xfrm>
                    <a:prstGeom prst="rect">
                      <a:avLst/>
                    </a:prstGeom>
                    <a:ln>
                      <a:noFill/>
                    </a:ln>
                    <a:extLst>
                      <a:ext uri="{53640926-AAD7-44D8-BBD7-CCE9431645EC}">
                        <a14:shadowObscured xmlns:a14="http://schemas.microsoft.com/office/drawing/2010/main"/>
                      </a:ext>
                    </a:extLst>
                  </pic:spPr>
                </pic:pic>
              </a:graphicData>
            </a:graphic>
          </wp:inline>
        </w:drawing>
      </w:r>
    </w:p>
    <w:p w14:paraId="7F3657AB" w14:textId="77777777" w:rsidR="007937D6" w:rsidRPr="001A2EB4" w:rsidRDefault="007937D6" w:rsidP="00227DCD">
      <w:pPr>
        <w:pStyle w:val="BodyText"/>
        <w:ind w:firstLine="0"/>
      </w:pPr>
    </w:p>
    <w:p w14:paraId="0E651F3B" w14:textId="72509474" w:rsidR="00F67C19" w:rsidRPr="001A2EB4" w:rsidRDefault="00F67C19">
      <w:pPr>
        <w:rPr>
          <w:b/>
        </w:rPr>
      </w:pPr>
      <w:r w:rsidRPr="001A2EB4">
        <w:br w:type="page"/>
      </w:r>
    </w:p>
    <w:p w14:paraId="59370DE6" w14:textId="75EBEB0B" w:rsidR="002D16A0" w:rsidRPr="001A2EB4" w:rsidRDefault="002D16A0" w:rsidP="000631D6">
      <w:pPr>
        <w:pStyle w:val="Heading1"/>
      </w:pPr>
      <w:r w:rsidRPr="001A2EB4">
        <w:lastRenderedPageBreak/>
        <w:t>Introduction</w:t>
      </w:r>
    </w:p>
    <w:p w14:paraId="311F3C9A" w14:textId="2E15C662" w:rsidR="001D75BA" w:rsidRPr="001A2EB4" w:rsidRDefault="00630E7F" w:rsidP="008D54CA">
      <w:pPr>
        <w:pStyle w:val="BodyText"/>
      </w:pPr>
      <w:r w:rsidRPr="00630E7F">
        <w:t>Biodegradable metallic implants are increasingly being explored for clinical applications that require temporary mechanical support followed by gradual resorption after tissue healing, thereby avoiding the long-term complications and secondary surgeries associated with permanent devices</w:t>
      </w:r>
      <w:r w:rsidR="008D54CA" w:rsidRPr="001A2EB4">
        <w:t xml:space="preserve"> </w:t>
      </w:r>
      <w:r w:rsidR="008D54CA" w:rsidRPr="001A2EB4">
        <w:fldChar w:fldCharType="begin"/>
      </w:r>
      <w:r w:rsidR="00CE255A">
        <w:instrText xml:space="preserve"> ADDIN ZOTERO_ITEM CSL_CITATION {"citationID":"gcwrXJv5","properties":{"unsorted":false,"formattedCitation":"\\super [1\\uc0\\u8211{}3]\\nosupersub{}","plainCitation":"[1–3]","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4051,"uris":["http://zotero.org/users/16939557/items/NLMFFJG3"],"itemData":{"id":4051,"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4052,"uris":["http://zotero.org/users/16939557/items/9885FN5J"],"itemData":{"id":4052,"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schema":"https://github.com/citation-style-language/schema/raw/master/csl-citation.json"} </w:instrText>
      </w:r>
      <w:r w:rsidR="008D54CA" w:rsidRPr="001A2EB4">
        <w:fldChar w:fldCharType="separate"/>
      </w:r>
      <w:r w:rsidR="00F60B2A" w:rsidRPr="00F60B2A">
        <w:rPr>
          <w:rFonts w:cs="Times New Roman"/>
          <w:vertAlign w:val="superscript"/>
        </w:rPr>
        <w:t>[1–3]</w:t>
      </w:r>
      <w:r w:rsidR="008D54CA" w:rsidRPr="001A2EB4">
        <w:fldChar w:fldCharType="end"/>
      </w:r>
      <w:r w:rsidR="008D54CA" w:rsidRPr="001A2EB4">
        <w:t xml:space="preserve">. </w:t>
      </w:r>
      <w:r w:rsidRPr="00630E7F">
        <w:t>Among biodegradable metals, Zn has attracted considerable interest because its corrosion behavior lies between that of magnesium (Mg) and iron (Fe)</w:t>
      </w:r>
      <w:r w:rsidR="008D54CA" w:rsidRPr="001A2EB4">
        <w:t> </w:t>
      </w:r>
      <w:r w:rsidR="008D54CA" w:rsidRPr="001A2EB4">
        <w:fldChar w:fldCharType="begin"/>
      </w:r>
      <w:r w:rsidR="00CE255A">
        <w:instrText xml:space="preserve"> ADDIN ZOTERO_ITEM CSL_CITATION {"citationID":"r6Z1sbhS","properties":{"unsorted":false,"formattedCitation":"\\super [4,5]\\nosupersub{}","plainCitation":"[4,5]","noteIndex":0},"citationItems":[{"id":4019,"uris":["http://zotero.org/users/16939557/items/JAHQ7T4K"],"itemData":{"id":4019,"type":"article-journal","abstract":"Metallic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W."}],"issued":{"date-parts":[["2016",5]]}}},{"id":4059,"uris":["http://zotero.org/users/16939557/items/6K3Z95R9"],"itemData":{"id":4059,"type":"article-journal","abstract":"This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008D54CA" w:rsidRPr="001A2EB4">
        <w:fldChar w:fldCharType="separate"/>
      </w:r>
      <w:r w:rsidR="00160A10" w:rsidRPr="00160A10">
        <w:rPr>
          <w:rFonts w:cs="Times New Roman"/>
          <w:vertAlign w:val="superscript"/>
        </w:rPr>
        <w:t>[4,5]</w:t>
      </w:r>
      <w:r w:rsidR="008D54CA" w:rsidRPr="001A2EB4">
        <w:fldChar w:fldCharType="end"/>
      </w:r>
      <w:r w:rsidR="008D54CA" w:rsidRPr="001A2EB4">
        <w:t xml:space="preserve">. </w:t>
      </w:r>
      <w:r w:rsidRPr="00630E7F">
        <w:t>This intermediate degradation profile provides a rate that is better aligned with tissue-healing timescales while producing negligible hydrogen evolution, making Zn particularly suitable for transient implant applications</w:t>
      </w:r>
      <w:r w:rsidR="008D54CA" w:rsidRPr="001A2EB4">
        <w:t> </w:t>
      </w:r>
      <w:r w:rsidR="008D54CA" w:rsidRPr="001A2EB4">
        <w:fldChar w:fldCharType="begin"/>
      </w:r>
      <w:r w:rsidR="00CE255A">
        <w:instrText xml:space="preserve"> ADDIN ZOTERO_ITEM CSL_CITATION {"citationID":"VbCtkV7L","properties":{"unsorted":false,"formattedCitation":"\\super [6\\uc0\\u8211{}9]\\nosupersub{}","plainCitation":"[6–9]","noteIndex":0},"citationItems":[{"id":2383,"uris":["http://zotero.org/users/16939557/items/VPZV3JTU"],"itemData":{"id":2383,"type":"article-journal","abstract":"In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3667,"uris":["http://zotero.org/users/16939557/items/I4ED2BJH"],"itemData":{"id":3667,"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4410,"uris":["http://zotero.org/users/16939557/items/9S3RFSL4"],"itemData":{"id":4410,"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008D54CA" w:rsidRPr="001A2EB4">
        <w:fldChar w:fldCharType="separate"/>
      </w:r>
      <w:r w:rsidR="00F60B2A" w:rsidRPr="00F60B2A">
        <w:rPr>
          <w:rFonts w:cs="Times New Roman"/>
          <w:vertAlign w:val="superscript"/>
        </w:rPr>
        <w:t>[6–9]</w:t>
      </w:r>
      <w:r w:rsidR="008D54CA" w:rsidRPr="001A2EB4">
        <w:fldChar w:fldCharType="end"/>
      </w:r>
      <w:r w:rsidR="008D54CA" w:rsidRPr="001A2EB4">
        <w:t>.</w:t>
      </w:r>
      <w:r w:rsidR="001D75BA" w:rsidRPr="001A2EB4">
        <w:t xml:space="preserve"> </w:t>
      </w:r>
      <w:r w:rsidR="00F5293B" w:rsidRPr="001A2EB4">
        <w:t xml:space="preserve">Despite these advantages, </w:t>
      </w:r>
      <w:r w:rsidRPr="00630E7F">
        <w:t>the clinical translation of Zn-based implants remains challenging because biodegradation continuously changes implant morphology and structural integrity. As material is progressively removed, local stress distributions, load-bearing capacity, and overall mechanical performance evolve throughout the implant's service life, complicating the prediction of long-term functionality</w:t>
      </w:r>
      <w:r w:rsidR="008D54CA" w:rsidRPr="001A2EB4">
        <w:t> </w:t>
      </w:r>
      <w:r w:rsidR="008D54CA" w:rsidRPr="001A2EB4">
        <w:rPr>
          <w:color w:val="FF0000"/>
        </w:rPr>
        <w:fldChar w:fldCharType="begin"/>
      </w:r>
      <w:r w:rsidR="00CE255A">
        <w:rPr>
          <w:color w:val="FF0000"/>
        </w:rPr>
        <w:instrText xml:space="preserve"> ADDIN ZOTERO_ITEM CSL_CITATION {"citationID":"LkkxaMJH","properties":{"unsorted":false,"formattedCitation":"\\super [10,11]\\nosupersub{}","plainCitation":"[10,11]","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1682,"uris":["http://zotero.org/users/16939557/items/QND25UKM"],"itemData":{"id":1682,"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008D54CA" w:rsidRPr="001A2EB4">
        <w:rPr>
          <w:color w:val="FF0000"/>
        </w:rPr>
        <w:fldChar w:fldCharType="separate"/>
      </w:r>
      <w:r w:rsidR="00F60B2A" w:rsidRPr="00F60B2A">
        <w:rPr>
          <w:rFonts w:cs="Times New Roman"/>
          <w:vertAlign w:val="superscript"/>
        </w:rPr>
        <w:t>[10,11]</w:t>
      </w:r>
      <w:r w:rsidR="008D54CA" w:rsidRPr="001A2EB4">
        <w:rPr>
          <w:color w:val="FF0000"/>
        </w:rPr>
        <w:fldChar w:fldCharType="end"/>
      </w:r>
      <w:r w:rsidR="008D54CA" w:rsidRPr="001A2EB4">
        <w:t xml:space="preserve">. </w:t>
      </w:r>
    </w:p>
    <w:p w14:paraId="6A7B5D16" w14:textId="48844FC3" w:rsidR="00B67222" w:rsidRPr="001A2EB4" w:rsidRDefault="00B67222" w:rsidP="00B67222">
      <w:pPr>
        <w:pStyle w:val="BodyText"/>
      </w:pPr>
      <w:r w:rsidRPr="00B67222">
        <w:t>These effects are particularly important for architected biodegradable devices, including vascular stents, porous scaffolds, lattices, and fixation systems, which contain thin struts, crowns, pores, gaps, and junctions.</w:t>
      </w:r>
      <w:r w:rsidR="007746E0" w:rsidRPr="001A2EB4">
        <w:t xml:space="preserve"> </w:t>
      </w:r>
      <w:r w:rsidR="00421ED2" w:rsidRPr="00421ED2">
        <w:t>Studies of porous Zn scaffolds have demonstrated that topology and permeability can strongly influence mass transport, corrosion-product accumulation, degradation kinetics, and localization, highlighting the governing role of geometry in corrosion progression</w:t>
      </w:r>
      <w:r w:rsidRPr="001A2EB4">
        <w:t xml:space="preserve"> </w:t>
      </w:r>
      <w:r w:rsidRPr="001A2EB4">
        <w:fldChar w:fldCharType="begin"/>
      </w:r>
      <w:r w:rsidR="00CE255A">
        <w:instrText xml:space="preserve"> ADDIN ZOTERO_ITEM CSL_CITATION {"citationID":"fs656Jwf","properties":{"unsorted":false,"formattedCitation":"\\super [12,13]\\nosupersub{}","plainCitation":"[12,13]","noteIndex":0},"citationItems":[{"id":3530,"uris":["http://zotero.org/users/16939557/items/M9SKJLJE"],"itemData":{"id":3530,"type":"article-journal","abstract":"Abstract\n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fldChar w:fldCharType="separate"/>
      </w:r>
      <w:r w:rsidR="00F60B2A" w:rsidRPr="00F60B2A">
        <w:rPr>
          <w:rFonts w:cs="Times New Roman"/>
          <w:vertAlign w:val="superscript"/>
        </w:rPr>
        <w:t>[12,13]</w:t>
      </w:r>
      <w:r w:rsidRPr="001A2EB4">
        <w:fldChar w:fldCharType="end"/>
      </w:r>
      <w:r w:rsidRPr="001A2EB4">
        <w:t xml:space="preserve">. These geometric effects can </w:t>
      </w:r>
      <w:r w:rsidR="002D0C88">
        <w:t>evolve further during corrosion, as accumulated degradation products modify</w:t>
      </w:r>
      <w:r w:rsidRPr="001A2EB4">
        <w:t xml:space="preserve"> local transport pathways and surface reaction rates. Although </w:t>
      </w:r>
      <w:r w:rsidRPr="001A2EB4">
        <w:rPr>
          <w:i/>
        </w:rPr>
        <w:t>in vitro</w:t>
      </w:r>
      <w:r w:rsidRPr="001A2EB4">
        <w:t xml:space="preserve"> and </w:t>
      </w:r>
      <w:r w:rsidRPr="001A2EB4">
        <w:rPr>
          <w:i/>
        </w:rPr>
        <w:t>in vivo</w:t>
      </w:r>
      <w:r w:rsidRPr="001A2EB4">
        <w:t xml:space="preserve"> experiments provide essential insight into these processes, they remain costly, time-consuming, and difficult to generalize across the vast design space of implant architectures, material compositions, and physiological environments </w:t>
      </w:r>
      <w:r w:rsidRPr="001A2EB4">
        <w:fldChar w:fldCharType="begin"/>
      </w:r>
      <w:r w:rsidR="00CE255A">
        <w:instrText xml:space="preserve"> ADDIN ZOTERO_ITEM CSL_CITATION {"citationID":"iN8kgDlX","properties":{"unsorted":false,"formattedCitation":"\\super [14,15]\\nosupersub{}","plainCitation":"[14,15]","noteIndex":0},"citationItems":[{"id":1967,"uris":["http://zotero.org/users/16939557/items/AW4T6BVH"],"itemData":{"id":1967,"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306,"uris":["http://zotero.org/users/16939557/items/Q7DJVU79"],"itemData":{"id":306,"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fldChar w:fldCharType="separate"/>
      </w:r>
      <w:r w:rsidR="00F60B2A" w:rsidRPr="00F60B2A">
        <w:rPr>
          <w:rFonts w:cs="Times New Roman"/>
          <w:vertAlign w:val="superscript"/>
        </w:rPr>
        <w:t>[14,15]</w:t>
      </w:r>
      <w:r w:rsidRPr="001A2EB4">
        <w:fldChar w:fldCharType="end"/>
      </w:r>
      <w:r w:rsidRPr="001A2EB4">
        <w:t xml:space="preserve">. </w:t>
      </w:r>
      <w:r w:rsidR="007D6A56" w:rsidRPr="007D6A56">
        <w:t>Predictive computational models are therefore required to quantitatively link implant architecture to degradation evolution and the resulting structural performance of biodegradable implants.</w:t>
      </w:r>
    </w:p>
    <w:p w14:paraId="52526C51" w14:textId="4660E542" w:rsidR="00AC4BCC" w:rsidRPr="001A2EB4" w:rsidRDefault="00AC4BCC" w:rsidP="00AC4BCC">
      <w:pPr>
        <w:pStyle w:val="BodyText"/>
      </w:pPr>
      <w:r w:rsidRPr="001A2EB4">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t xml:space="preserve"> </w:t>
      </w:r>
      <w:r w:rsidR="000213E5" w:rsidRPr="001A2EB4">
        <w:fldChar w:fldCharType="begin"/>
      </w:r>
      <w:r w:rsidR="00CE255A">
        <w:instrText xml:space="preserve"> ADDIN ZOTERO_ITEM CSL_CITATION {"citationID":"R0P5Wfv8","properties":{"unsorted":false,"formattedCitation":"\\super [16,17]\\nosupersub{}","plainCitation":"[16,17]","noteIndex":0},"citationItems":[{"id":1695,"uris":["http://zotero.org/users/16939557/items/LR7GE9JU"],"itemData":{"id":1695,"type":"article-journal","citation-key":"gastaldiContinuumDamageModel2011","container-title":"Journal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schema":"https://github.com/citation-style-language/schema/raw/master/csl-citation.json"} </w:instrText>
      </w:r>
      <w:r w:rsidR="000213E5" w:rsidRPr="001A2EB4">
        <w:fldChar w:fldCharType="separate"/>
      </w:r>
      <w:r w:rsidR="00F60B2A" w:rsidRPr="00F60B2A">
        <w:rPr>
          <w:rFonts w:cs="Times New Roman"/>
          <w:vertAlign w:val="superscript"/>
        </w:rPr>
        <w:t>[16,17]</w:t>
      </w:r>
      <w:r w:rsidR="000213E5" w:rsidRPr="001A2EB4">
        <w:fldChar w:fldCharType="end"/>
      </w:r>
      <w:r w:rsidR="000213E5" w:rsidRPr="000213E5">
        <w:t>.</w:t>
      </w:r>
      <w:r w:rsidR="000213E5" w:rsidRPr="001A2EB4">
        <w:t xml:space="preserve"> </w:t>
      </w:r>
      <w:r w:rsidRPr="001A2EB4">
        <w:t xml:space="preserve">However, because the local electrochemical environment is not explicitly resolved, </w:t>
      </w:r>
      <w:r w:rsidR="009647A3" w:rsidRPr="009647A3">
        <w:t xml:space="preserve">mechanistic descriptions of the processes </w:t>
      </w:r>
      <w:r w:rsidR="009647A3">
        <w:t>governing material loss are embedded in</w:t>
      </w:r>
      <w:r w:rsidRPr="001A2EB4">
        <w:t xml:space="preserve"> calibrated parameters. Their predictive </w:t>
      </w:r>
      <w:r w:rsidRPr="001A2EB4">
        <w:lastRenderedPageBreak/>
        <w:t>capability may therefore be limited outside the geometries and environmental conditions used for calibration</w:t>
      </w:r>
      <w:r w:rsidR="000213E5" w:rsidRPr="001A2EB4">
        <w:t xml:space="preserve"> </w:t>
      </w:r>
      <w:r w:rsidR="000213E5" w:rsidRPr="001A2EB4">
        <w:fldChar w:fldCharType="begin"/>
      </w:r>
      <w:r w:rsidR="00CE255A">
        <w:instrText xml:space="preserve"> ADDIN ZOTERO_ITEM CSL_CITATION {"citationID":"K9WZRStW","properties":{"unsorted":false,"formattedCitation":"\\super [18]\\nosupersub{}","plainCitation":"[18]","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fldChar w:fldCharType="separate"/>
      </w:r>
      <w:r w:rsidR="00F60B2A" w:rsidRPr="00F60B2A">
        <w:rPr>
          <w:rFonts w:cs="Times New Roman"/>
          <w:vertAlign w:val="superscript"/>
        </w:rPr>
        <w:t>[18]</w:t>
      </w:r>
      <w:r w:rsidR="000213E5" w:rsidRPr="001A2EB4">
        <w:fldChar w:fldCharType="end"/>
      </w:r>
      <w:r w:rsidR="000213E5" w:rsidRPr="001A2EB4">
        <w:t xml:space="preserve">. By comparison, </w:t>
      </w:r>
      <w:r w:rsidRPr="001A2EB4">
        <w:t>models developed for biodegradable Mg demonstrate that electrochemical reactions, species transport, corrosion-product evolution, interface motion, and corrosion-induced fracture can be coupled within a unified computational framework</w:t>
      </w:r>
      <w:r w:rsidR="004E0AF2" w:rsidRPr="001A2EB4">
        <w:t xml:space="preserve"> </w:t>
      </w:r>
      <w:r w:rsidR="004E0AF2" w:rsidRPr="001A2EB4">
        <w:fldChar w:fldCharType="begin"/>
      </w:r>
      <w:r w:rsidR="00CE255A">
        <w:instrText xml:space="preserve"> ADDIN ZOTERO_ITEM CSL_CITATION {"citationID":"zCUdaA0U","properties":{"unsorted":false,"formattedCitation":"\\super [18,19]\\nosupersub{}","plainCitation":"[18,19]","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E0AF2" w:rsidRPr="001A2EB4">
        <w:fldChar w:fldCharType="separate"/>
      </w:r>
      <w:r w:rsidR="00F60B2A" w:rsidRPr="00F60B2A">
        <w:rPr>
          <w:rFonts w:cs="Times New Roman"/>
          <w:vertAlign w:val="superscript"/>
        </w:rPr>
        <w:t>[18,19]</w:t>
      </w:r>
      <w:r w:rsidR="004E0AF2" w:rsidRPr="001A2EB4">
        <w:fldChar w:fldCharType="end"/>
      </w:r>
      <w:r w:rsidR="000213E5" w:rsidRPr="001A2EB4">
        <w:t>.</w:t>
      </w:r>
      <w:r w:rsidR="004E0AF2" w:rsidRPr="001A2EB4">
        <w:t xml:space="preserve"> However, these </w:t>
      </w:r>
      <w:r w:rsidRPr="001A2EB4">
        <w:t xml:space="preserve">formulations cannot be transferred directly to Zn because Mg corrosion is typically governed by anodic dissolution and hydrogen evolution </w:t>
      </w:r>
      <w:r w:rsidRPr="001A2EB4">
        <w:fldChar w:fldCharType="begin"/>
      </w:r>
      <w:r w:rsidR="00CE255A">
        <w:instrText xml:space="preserve"> ADDIN ZOTERO_ITEM CSL_CITATION {"citationID":"JjiwEIC1","properties":{"unsorted":false,"formattedCitation":"\\super [20]\\nosupersub{}","plainCitation":"[20]","noteIndex":0},"citationItems":[{"id":4066,"uris":["http://zotero.org/users/16939557/items/SZINESN2"],"itemData":{"id":4066,"type":"article-journal","citation-key":"thomasCorrosionMechanismHydrogen2015","container-title":"Current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fldChar w:fldCharType="separate"/>
      </w:r>
      <w:r w:rsidR="00F60B2A" w:rsidRPr="00F60B2A">
        <w:rPr>
          <w:rFonts w:cs="Times New Roman"/>
          <w:vertAlign w:val="superscript"/>
        </w:rPr>
        <w:t>[20]</w:t>
      </w:r>
      <w:r w:rsidRPr="001A2EB4">
        <w:fldChar w:fldCharType="end"/>
      </w:r>
      <w:r w:rsidRPr="001A2EB4">
        <w:t xml:space="preserve">, whereas Zn degradation under aerated, near-neutral physiological conditions is strongly regulated by cathodic oxygen reduction </w:t>
      </w:r>
      <w:r w:rsidRPr="001A2EB4">
        <w:fldChar w:fldCharType="begin"/>
      </w:r>
      <w:r w:rsidR="00CE255A">
        <w:instrText xml:space="preserve"> ADDIN ZOTERO_ITEM CSL_CITATION {"citationID":"hWHE5P8j","properties":{"unsorted":false,"formattedCitation":"\\super [21,22]\\nosupersub{}","plainCitation":"[21,22]","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fldChar w:fldCharType="separate"/>
      </w:r>
      <w:r w:rsidR="00F60B2A" w:rsidRPr="00F60B2A">
        <w:rPr>
          <w:rFonts w:cs="Times New Roman"/>
          <w:vertAlign w:val="superscript"/>
        </w:rPr>
        <w:t>[21,22]</w:t>
      </w:r>
      <w:r w:rsidRPr="001A2EB4">
        <w:fldChar w:fldCharType="end"/>
      </w:r>
      <w:r w:rsidRPr="001A2EB4">
        <w:t xml:space="preserve">. </w:t>
      </w:r>
    </w:p>
    <w:p w14:paraId="4D4899CE" w14:textId="61F9F971" w:rsidR="002C58D0" w:rsidRPr="001A2EB4" w:rsidRDefault="004441FA" w:rsidP="003A38B6">
      <w:pPr>
        <w:pStyle w:val="BodyText"/>
      </w:pPr>
      <w:r w:rsidRPr="001A2EB4">
        <w:t>More recently, mechanistic descriptions of Zn biodegradation have started to emerge.</w:t>
      </w:r>
      <w:r w:rsidR="004A533C" w:rsidRPr="001A2EB4">
        <w:t xml:space="preserve"> </w:t>
      </w:r>
      <w:r w:rsidRPr="001A2EB4">
        <w:t xml:space="preserve">For example, </w:t>
      </w:r>
      <w:r w:rsidR="001F0294" w:rsidRPr="001A2EB4">
        <w:t xml:space="preserve">Chen et al. coupled electrochemical kinetics, mass transport, and corrosion-product formation under salt-spray conditions, </w:t>
      </w:r>
      <w:r w:rsidR="00486146" w:rsidRPr="00486146">
        <w:t>demonstrating the feasibility of physics-based modeling approaches for Zn corrosion</w:t>
      </w:r>
      <w:r w:rsidR="004E0AF2" w:rsidRPr="001A2EB4">
        <w:t xml:space="preserve"> </w:t>
      </w:r>
      <w:r w:rsidR="004E0AF2" w:rsidRPr="001A2EB4">
        <w:fldChar w:fldCharType="begin"/>
      </w:r>
      <w:r w:rsidR="00CE255A">
        <w:instrText xml:space="preserve"> ADDIN ZOTERO_ITEM CSL_CITATION {"citationID":"ZPFqAJFj","properties":{"unsorted":false,"formattedCitation":"\\super [23]\\nosupersub{}","plainCitation":"[23]","noteIndex":0},"citationItems":[{"id":4071,"uris":["http://zotero.org/users/16939557/items/4JIRLVIZ"],"itemData":{"id":4071,"type":"article-journal","abstract":"Abstract\n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fldChar w:fldCharType="separate"/>
      </w:r>
      <w:r w:rsidR="00F60B2A" w:rsidRPr="00F60B2A">
        <w:rPr>
          <w:rFonts w:cs="Times New Roman"/>
          <w:vertAlign w:val="superscript"/>
        </w:rPr>
        <w:t>[23]</w:t>
      </w:r>
      <w:r w:rsidR="004E0AF2" w:rsidRPr="001A2EB4">
        <w:fldChar w:fldCharType="end"/>
      </w:r>
      <w:r w:rsidR="004E0AF2" w:rsidRPr="001A2EB4">
        <w:t xml:space="preserve">. </w:t>
      </w:r>
      <w:r w:rsidR="001F0294" w:rsidRPr="001A2EB4">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t xml:space="preserve"> </w:t>
      </w:r>
      <w:r w:rsidR="004E0AF2" w:rsidRPr="001A2EB4">
        <w:fldChar w:fldCharType="begin"/>
      </w:r>
      <w:r w:rsidR="00CE255A">
        <w:instrText xml:space="preserve"> ADDIN ZOTERO_ITEM CSL_CITATION {"citationID":"mn3ATXEF","properties":{"unsorted":false,"formattedCitation":"\\super [24]\\nosupersub{}","plainCitation":"[24]","noteIndex":0},"citationItems":[{"id":1811,"uris":["http://zotero.org/users/16939557/items/3M3XWPLB"],"itemData":{"id":1811,"type":"article-journal","citation-key":"bryzgalovAtomicscaleStudyLattice2025","container-title":"Computational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A."}],"issued":{"date-parts":[["2025",4]]}}}],"schema":"https://github.com/citation-style-language/schema/raw/master/csl-citation.json"} </w:instrText>
      </w:r>
      <w:r w:rsidR="004E0AF2" w:rsidRPr="001A2EB4">
        <w:fldChar w:fldCharType="separate"/>
      </w:r>
      <w:r w:rsidR="00F60B2A" w:rsidRPr="00F60B2A">
        <w:rPr>
          <w:rFonts w:cs="Times New Roman"/>
          <w:vertAlign w:val="superscript"/>
        </w:rPr>
        <w:t>[24]</w:t>
      </w:r>
      <w:r w:rsidR="004E0AF2" w:rsidRPr="001A2EB4">
        <w:fldChar w:fldCharType="end"/>
      </w:r>
      <w:r w:rsidR="004E0AF2" w:rsidRPr="001A2EB4">
        <w:t xml:space="preserve">, </w:t>
      </w:r>
      <w:r w:rsidR="001F0294" w:rsidRPr="001A2EB4">
        <w:t>but these mechanisms have not yet been translated into implant-scale predictions of evolving degradation morphology.</w:t>
      </w:r>
      <w:r w:rsidR="003A38B6" w:rsidRPr="001A2EB4">
        <w:t xml:space="preserve"> </w:t>
      </w:r>
      <w:r w:rsidR="001F0294" w:rsidRPr="001A2EB4">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t xml:space="preserve"> </w:t>
      </w:r>
      <w:r w:rsidR="002C58D0" w:rsidRPr="001A2EB4">
        <w:fldChar w:fldCharType="begin"/>
      </w:r>
      <w:r w:rsidR="00CE255A">
        <w:instrText xml:space="preserve"> ADDIN ZOTERO_ITEM CSL_CITATION {"citationID":"WeUkrl2l","properties":{"unsorted":false,"formattedCitation":"\\super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B82888" w:rsidRPr="00B82888">
        <w:rPr>
          <w:rFonts w:cs="Times New Roman"/>
          <w:vertAlign w:val="superscript"/>
        </w:rPr>
        <w:t>[25]</w:t>
      </w:r>
      <w:r w:rsidR="002C58D0" w:rsidRPr="001A2EB4">
        <w:fldChar w:fldCharType="end"/>
      </w:r>
      <w:r w:rsidR="002C58D0" w:rsidRPr="001A2EB4">
        <w:t>.</w:t>
      </w:r>
    </w:p>
    <w:p w14:paraId="3052DCC3" w14:textId="2AB41E66" w:rsidR="008D54CA" w:rsidRPr="001A2EB4" w:rsidRDefault="008D54CA" w:rsidP="008D54CA">
      <w:pPr>
        <w:pStyle w:val="BodyText"/>
      </w:pPr>
      <w:r w:rsidRPr="001A2EB4">
        <w:t>To address th</w:t>
      </w:r>
      <w:r w:rsidR="008E5EAC" w:rsidRPr="001A2EB4">
        <w:t>ese</w:t>
      </w:r>
      <w:r w:rsidRPr="001A2EB4">
        <w:t xml:space="preserve"> gap</w:t>
      </w:r>
      <w:r w:rsidR="008E5EAC" w:rsidRPr="001A2EB4">
        <w:t>s</w:t>
      </w:r>
      <w:r w:rsidRPr="001A2EB4">
        <w:t xml:space="preserve">, a </w:t>
      </w:r>
      <w:r w:rsidR="008E5EAC" w:rsidRPr="001A2EB4">
        <w:t>3D</w:t>
      </w:r>
      <w:r w:rsidRPr="001A2EB4">
        <w:t xml:space="preserve"> mechanistic reaction-diffusion model was developed to predict Zn biodegradation under physiological conditions. The </w:t>
      </w:r>
      <w:r w:rsidR="003A7250" w:rsidRPr="001A2EB4">
        <w:t>model</w:t>
      </w:r>
      <w:r w:rsidRPr="001A2EB4">
        <w:t xml:space="preserve"> couples ORR kinetics, multi-species transport, corrosion-product evolution, and level-set-method</w:t>
      </w:r>
      <w:r w:rsidR="002C58D0" w:rsidRPr="001A2EB4">
        <w:t xml:space="preserve"> </w:t>
      </w:r>
      <w:r w:rsidRPr="001A2EB4">
        <w:t>based interface tracking</w:t>
      </w:r>
      <w:r w:rsidR="00D54E6B" w:rsidRPr="001A2EB4">
        <w:t xml:space="preserve"> within evolving geometries.</w:t>
      </w:r>
      <w:r w:rsidRPr="001A2EB4">
        <w:t xml:space="preserve"> </w:t>
      </w:r>
      <w:r w:rsidR="00C064EC" w:rsidRPr="001A2EB4">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t>corrosion-product</w:t>
      </w:r>
      <w:r w:rsidR="00C064EC" w:rsidRPr="001A2EB4">
        <w:t xml:space="preserve"> dissolution</w:t>
      </w:r>
      <w:r w:rsidR="00846817" w:rsidRPr="001A2EB4">
        <w:t>.</w:t>
      </w:r>
      <w:r w:rsidR="00033967" w:rsidRPr="001A2EB4">
        <w:t xml:space="preserve"> </w:t>
      </w:r>
      <w:r w:rsidR="004E7C4A" w:rsidRPr="001A2EB4">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t xml:space="preserve"> </w:t>
      </w:r>
      <w:r w:rsidR="002E381D" w:rsidRPr="001A2EB4">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t xml:space="preserve"> The study therefore advances Zn biodegradation modeling from calibrated material-loss descriptions toward transferable, geometry-resolved prediction of evolving implant morphology.</w:t>
      </w:r>
    </w:p>
    <w:p w14:paraId="4FC3096F" w14:textId="6FC56E3C" w:rsidR="00E54A50" w:rsidRPr="001A2EB4" w:rsidRDefault="00E54A50" w:rsidP="000631D6">
      <w:pPr>
        <w:pStyle w:val="Heading1"/>
      </w:pPr>
      <w:r w:rsidRPr="001A2EB4">
        <w:lastRenderedPageBreak/>
        <w:t>Method</w:t>
      </w:r>
      <w:r w:rsidR="0085317F" w:rsidRPr="001A2EB4">
        <w:t>s</w:t>
      </w:r>
    </w:p>
    <w:p w14:paraId="1FA90C1C" w14:textId="788FD9B7" w:rsidR="00D42607" w:rsidRPr="001A2EB4" w:rsidRDefault="00D42607" w:rsidP="00D42607">
      <w:pPr>
        <w:pStyle w:val="BodyText"/>
      </w:pPr>
      <w:r w:rsidRPr="001A2EB4">
        <w:t>A three-stage computational–experimental workflow was established to develop and evaluate the proposed Zn biodegradation framework (</w:t>
      </w:r>
      <w:r w:rsidRPr="001A2EB4">
        <w:rPr>
          <w:b/>
          <w:bCs/>
        </w:rPr>
        <w:fldChar w:fldCharType="begin"/>
      </w:r>
      <w:r w:rsidRPr="001A2EB4">
        <w:rPr>
          <w:b/>
          <w:bCs/>
        </w:rPr>
        <w:instrText xml:space="preserve"> REF _Ref238649965 \h  \* MERGEFORMAT </w:instrText>
      </w:r>
      <w:r w:rsidRPr="001A2EB4">
        <w:rPr>
          <w:b/>
          <w:bCs/>
        </w:rPr>
      </w:r>
      <w:r w:rsidRPr="001A2EB4">
        <w:rPr>
          <w:b/>
          <w:bCs/>
        </w:rPr>
        <w:fldChar w:fldCharType="separate"/>
      </w:r>
      <w:r w:rsidR="001C3008" w:rsidRPr="001A2EB4">
        <w:rPr>
          <w:b/>
          <w:bCs/>
        </w:rPr>
        <w:t xml:space="preserve">Figure </w:t>
      </w:r>
      <w:r w:rsidR="001C3008">
        <w:rPr>
          <w:b/>
          <w:bCs/>
        </w:rPr>
        <w:t>1</w:t>
      </w:r>
      <w:r w:rsidRPr="001A2EB4">
        <w:rPr>
          <w:b/>
          <w:bCs/>
        </w:rPr>
        <w:fldChar w:fldCharType="end"/>
      </w:r>
      <w:r w:rsidRPr="001A2EB4">
        <w:t xml:space="preserve">). First, a mechanistic reaction–diffusion model was </w:t>
      </w:r>
      <w:r w:rsidR="00190107" w:rsidRPr="001A2EB4">
        <w:t>develop</w:t>
      </w:r>
      <w:r w:rsidRPr="001A2EB4">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pPr>
    </w:p>
    <w:p w14:paraId="2937A299" w14:textId="448FE1DE" w:rsidR="00E54A50" w:rsidRPr="001A2EB4" w:rsidRDefault="006F2397" w:rsidP="00E54A50">
      <w:pPr>
        <w:pStyle w:val="BodyText"/>
        <w:keepNext/>
        <w:ind w:firstLine="0"/>
        <w:jc w:val="center"/>
      </w:pPr>
      <w:r w:rsidRPr="001A2EB4">
        <w:rPr>
          <w:noProof/>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179758D1" w:rsidR="00E54A50" w:rsidRPr="001A2EB4" w:rsidRDefault="00E54A50" w:rsidP="00E54A50">
      <w:pPr>
        <w:pStyle w:val="Captions"/>
      </w:pPr>
      <w:bookmarkStart w:id="0" w:name="_Ref238649965"/>
      <w:r w:rsidRPr="001A2EB4">
        <w:rPr>
          <w:b/>
          <w:bCs/>
        </w:rPr>
        <w:t>Fig</w:t>
      </w:r>
      <w:r w:rsidR="001C37CE"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1</w:t>
      </w:r>
      <w:r w:rsidRPr="001A2EB4">
        <w:rPr>
          <w:b/>
          <w:bCs/>
        </w:rPr>
        <w:fldChar w:fldCharType="end"/>
      </w:r>
      <w:bookmarkEnd w:id="0"/>
      <w:r w:rsidRPr="001A2EB4">
        <w:rPr>
          <w:b/>
          <w:bCs/>
        </w:rPr>
        <w:t>.</w:t>
      </w:r>
      <w:r w:rsidRPr="001A2EB4">
        <w:t xml:space="preserve"> </w:t>
      </w:r>
      <w:r w:rsidR="00AF3C32" w:rsidRPr="001A2EB4">
        <w:t>Computational–experimental workflow for developing, calibrating, validating, and applying the mechanistic Zn biodegradation model</w:t>
      </w:r>
      <w:r w:rsidRPr="001A2EB4">
        <w:t>. (a) Reaction–diffusion model coupling species transport and corrosion-</w:t>
      </w:r>
      <w:r w:rsidRPr="001A2EB4">
        <w:t>product</w:t>
      </w:r>
      <w:r w:rsidRPr="001A2EB4">
        <w:t xml:space="preserve"> evolution with moving-interface tracking; (b) calibration of the three effective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w:t>
      </w:r>
      <w:proofErr w:type="spellStart"/>
      <w:r w:rsidRPr="001A2EB4">
        <w:t>k</w:t>
      </w:r>
      <w:r w:rsidRPr="001A2EB4">
        <w:rPr>
          <w:vertAlign w:val="subscript"/>
        </w:rPr>
        <w:t>ORR</w:t>
      </w:r>
      <w:proofErr w:type="spellEnd"/>
      <w:r w:rsidRPr="001A2EB4">
        <w:t>)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pPr>
    </w:p>
    <w:p w14:paraId="1A357393" w14:textId="77777777" w:rsidR="001E10A1" w:rsidRPr="001A2EB4" w:rsidRDefault="001E10A1" w:rsidP="001E10A1">
      <w:pPr>
        <w:pStyle w:val="Heading2"/>
      </w:pPr>
      <w:bookmarkStart w:id="1" w:name="sec:methods:materials"/>
      <w:r w:rsidRPr="001A2EB4">
        <w:t>Experimental Procedure</w:t>
      </w:r>
    </w:p>
    <w:p w14:paraId="0F9F943D" w14:textId="77777777" w:rsidR="001E10A1" w:rsidRPr="001A2EB4" w:rsidRDefault="001E10A1" w:rsidP="001E10A1">
      <w:pPr>
        <w:pStyle w:val="FirstParagraph"/>
        <w:ind w:firstLine="360"/>
        <w:rPr>
          <w:rFonts w:cs="Times New Roman"/>
        </w:rPr>
      </w:pPr>
      <w:r w:rsidRPr="001A2EB4">
        <w:rPr>
          <w:rFonts w:cs="Times New Roman"/>
        </w:rPr>
        <w:t xml:space="preserve">Commercially pure Zn (99.99 </w:t>
      </w:r>
      <w:proofErr w:type="spellStart"/>
      <w:r w:rsidRPr="001A2EB4">
        <w:rPr>
          <w:rFonts w:cs="Times New Roman"/>
        </w:rPr>
        <w:t>wt</w:t>
      </w:r>
      <w:proofErr w:type="spellEnd"/>
      <w:r w:rsidRPr="001A2EB4">
        <w:rPr>
          <w:rFonts w:cs="Times New Roman"/>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rPr>
          <m:t>1 μm</m:t>
        </m:r>
      </m:oMath>
      <w:r w:rsidRPr="001A2EB4">
        <w:rPr>
          <w:rFonts w:cs="Times New Roman"/>
        </w:rPr>
        <w:t xml:space="preserve"> diamond suspension to produce a reproducible and well-defined surface condition. The polished specimens were </w:t>
      </w:r>
      <w:r w:rsidRPr="001A2EB4">
        <w:rPr>
          <w:rFonts w:cs="Times New Roman"/>
        </w:rPr>
        <w:lastRenderedPageBreak/>
        <w:t>ultrasonically cleaned in Milli-Q water, acetone, and ethanol to remove residual surface contaminants, then dried and stored under vacuum until use. Hanks’ Balanced Salt Solution (HBSS; Gibco, calcium- and magnesium-free; pH 7.4) was selected as the immersion medium.</w:t>
      </w:r>
    </w:p>
    <w:p w14:paraId="7806A6B9" w14:textId="17F12E01" w:rsidR="001E10A1" w:rsidRPr="001A2EB4" w:rsidRDefault="001E10A1" w:rsidP="001E10A1">
      <w:pPr>
        <w:pStyle w:val="BodyText"/>
        <w:rPr>
          <w:rFonts w:cs="Times New Roman"/>
        </w:rPr>
      </w:pPr>
      <w:r w:rsidRPr="001A2EB4">
        <w:rPr>
          <w:rFonts w:cs="Times New Roman"/>
        </w:rPr>
        <w:t xml:space="preserve">Static immersion tests were conducted at 37 °C for 1, 3, 7, 14, and 28 days to characterize the </w:t>
      </w:r>
      <w:r w:rsidRPr="001A2EB4">
        <w:rPr>
          <w:rFonts w:cs="Times New Roman"/>
          <w:i/>
        </w:rPr>
        <w:t>in vitro</w:t>
      </w:r>
      <w:r w:rsidRPr="001A2EB4">
        <w:rPr>
          <w:rFonts w:cs="Times New Roman"/>
        </w:rPr>
        <w:t xml:space="preserve"> degradation behavior of pure Zn and provide an independent dataset for model validation. The HBSS volume was maintained at 20 mL cm</w:t>
      </w:r>
      <w:r w:rsidRPr="001A2EB4">
        <w:rPr>
          <w:rFonts w:cs="Times New Roman"/>
          <w:vertAlign w:val="superscript"/>
        </w:rPr>
        <w:t xml:space="preserve">−2 </w:t>
      </w:r>
      <w:r w:rsidRPr="001A2EB4">
        <w:rPr>
          <w:rFonts w:cs="Times New Roman"/>
        </w:rPr>
        <w:t xml:space="preserve">of exposed surface area and refreshed every 48 h to maintain physiologically relevant ion concentrations and prevent accumulation of dissolved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w:t>
      </w:r>
      <w:r w:rsidRPr="001A2EB4">
        <w:rPr>
          <w:rFonts w:cs="Times New Roman"/>
        </w:rPr>
        <w:fldChar w:fldCharType="begin"/>
      </w:r>
      <w:r w:rsidR="00CE255A">
        <w:rPr>
          <w:rFonts w:cs="Times New Roman"/>
        </w:rPr>
        <w:instrText xml:space="preserve"> ADDIN ZOTERO_ITEM CSL_CITATION {"citationID":"rLlZ5nbt","properties":{"unsorted":false,"formattedCitation":"\\super [26]\\nosupersub{}","plainCitation":"[26]","noteIndex":0},"citationItems":[{"id":4073,"uris":["http://zotero.org/users/16939557/items/WQTZABRY"],"itemData":{"id":4073,"type":"article-journal","citation-key":"huangInsightCorrosionBehaviour2021","container-title":"Corrosion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rPr>
        <w:fldChar w:fldCharType="separate"/>
      </w:r>
      <w:r w:rsidR="00F60B2A" w:rsidRPr="00F60B2A">
        <w:rPr>
          <w:rFonts w:cs="Times New Roman"/>
          <w:vertAlign w:val="superscript"/>
        </w:rPr>
        <w:t>[26]</w:t>
      </w:r>
      <w:r w:rsidRPr="001A2EB4">
        <w:rPr>
          <w:rFonts w:cs="Times New Roman"/>
        </w:rPr>
        <w:fldChar w:fldCharType="end"/>
      </w:r>
      <w:r w:rsidRPr="001A2EB4">
        <w:rPr>
          <w:rFonts w:cs="Times New Roman"/>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rPr>
        <w:t xml:space="preserve">−1 </w:t>
      </w:r>
      <w:r w:rsidRPr="001A2EB4">
        <w:rPr>
          <w:rFonts w:cs="Times New Roman"/>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pPr>
      <w:r w:rsidRPr="001A2EB4">
        <w:t>Mechanistic Modeling Framework</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38724B20" w:rsidR="00E54A50" w:rsidRPr="001A2EB4" w:rsidRDefault="00E54A50" w:rsidP="00E54A50">
      <w:pPr>
        <w:pStyle w:val="FirstParagraph"/>
        <w:ind w:firstLine="357"/>
        <w:rPr>
          <w:rFonts w:cs="Times New Roman"/>
        </w:rPr>
      </w:pPr>
      <w:r w:rsidRPr="001A2EB4">
        <w:rPr>
          <w:rFonts w:cs="Times New Roman"/>
        </w:rPr>
        <w:t>Zn biodegradation in aerated physiological environments is governed by coupled anodic dissolution, oxygen reduction, and corrosion-product formation </w:t>
      </w:r>
      <w:r w:rsidRPr="001A2EB4">
        <w:rPr>
          <w:rFonts w:cs="Times New Roman"/>
        </w:rPr>
        <w:fldChar w:fldCharType="begin"/>
      </w:r>
      <w:r w:rsidR="00CE255A">
        <w:rPr>
          <w:rFonts w:cs="Times New Roman"/>
        </w:rPr>
        <w:instrText xml:space="preserve"> ADDIN ZOTERO_ITEM CSL_CITATION {"citationID":"AvP6pqck","properties":{"unsorted":false,"formattedCitation":"\\super [1]\\nosupersub{}","plainCitation":"[1]","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Pr="001A2EB4">
        <w:rPr>
          <w:rFonts w:cs="Times New Roman"/>
        </w:rPr>
        <w:fldChar w:fldCharType="separate"/>
      </w:r>
      <w:r w:rsidR="00F60B2A" w:rsidRPr="00F60B2A">
        <w:rPr>
          <w:rFonts w:cs="Times New Roman"/>
          <w:vertAlign w:val="superscript"/>
        </w:rPr>
        <w:t>[1]</w:t>
      </w:r>
      <w:r w:rsidRPr="001A2EB4">
        <w:rPr>
          <w:rFonts w:cs="Times New Roman"/>
        </w:rPr>
        <w:fldChar w:fldCharType="end"/>
      </w:r>
      <w:r w:rsidRPr="001A2EB4">
        <w:rPr>
          <w:rFonts w:cs="Times New Roman"/>
        </w:rPr>
        <w:t xml:space="preserve">, as shown in </w:t>
      </w:r>
      <w:r w:rsidRPr="001A2EB4">
        <w:rPr>
          <w:rFonts w:cs="Times New Roman"/>
          <w:b/>
          <w:bCs/>
        </w:rPr>
        <w:fldChar w:fldCharType="begin"/>
      </w:r>
      <w:r w:rsidRPr="001A2EB4">
        <w:rPr>
          <w:rFonts w:cs="Times New Roman"/>
          <w:b/>
          <w:bCs/>
        </w:rPr>
        <w:instrText xml:space="preserve"> REF _Ref238652979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2</w:t>
      </w:r>
      <w:r w:rsidRPr="001A2EB4">
        <w:rPr>
          <w:rFonts w:cs="Times New Roman"/>
          <w:b/>
          <w:bCs/>
        </w:rPr>
        <w:fldChar w:fldCharType="end"/>
      </w:r>
      <w:r w:rsidR="00207745" w:rsidRPr="001A2EB4">
        <w:rPr>
          <w:rFonts w:cs="Times New Roman"/>
          <w:b/>
          <w:bCs/>
        </w:rPr>
        <w:t>a</w:t>
      </w:r>
      <w:r w:rsidRPr="001A2EB4">
        <w:rPr>
          <w:rFonts w:cs="Times New Roman"/>
        </w:rPr>
        <w:t>. The formed Zn(OH)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1A2EB4">
        <w:rPr>
          <w:rFonts w:cs="Times New Roman"/>
        </w:rPr>
        <w:t xml:space="preserve"> layer subsequently dehydrates into more stable ZnO under physiological conditions </w:t>
      </w:r>
      <w:r w:rsidRPr="001A2EB4">
        <w:rPr>
          <w:rFonts w:cs="Times New Roman"/>
        </w:rPr>
        <w:fldChar w:fldCharType="begin"/>
      </w:r>
      <w:r w:rsidR="00CE255A">
        <w:rPr>
          <w:rFonts w:cs="Times New Roman"/>
        </w:rPr>
        <w:instrText xml:space="preserve"> ADDIN ZOTERO_ITEM CSL_CITATION {"citationID":"kZxopyxL","properties":{"unsorted":false,"formattedCitation":"\\super [26,27]\\nosupersub{}","plainCitation":"[26,27]","noteIndex":0},"citationItems":[{"id":4073,"uris":["http://zotero.org/users/16939557/items/WQTZABRY"],"itemData":{"id":4073,"type":"article-journal","citation-key":"huangInsightCorrosionBehaviour2021","container-title":"Corrosion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[26,27]</w:t>
      </w:r>
      <w:r w:rsidRPr="001A2EB4">
        <w:rPr>
          <w:rFonts w:cs="Times New Roman"/>
        </w:rPr>
        <w:fldChar w:fldCharType="end"/>
      </w:r>
      <w:r w:rsidRPr="001A2EB4">
        <w:rPr>
          <w:rFonts w:cs="Times New Roman"/>
        </w:rPr>
        <w:t xml:space="preserve">. This corrosion layer limits oxygen </w:t>
      </w:r>
      <w:r w:rsidR="00D12A93" w:rsidRPr="001A2EB4">
        <w:rPr>
          <w:rFonts w:cs="Times New Roman"/>
        </w:rPr>
        <w:t xml:space="preserve">access to the Zn surface, </w:t>
      </w:r>
      <w:r w:rsidR="00AC233E" w:rsidRPr="001A2EB4">
        <w:rPr>
          <w:rFonts w:cs="Times New Roman"/>
        </w:rPr>
        <w:t xml:space="preserve">shifting degradation </w:t>
      </w:r>
      <w:r w:rsidR="00D12A93" w:rsidRPr="001A2EB4">
        <w:rPr>
          <w:rFonts w:cs="Times New Roman"/>
        </w:rPr>
        <w:t>from an initially reaction-controlled process to a transport-limited process</w:t>
      </w:r>
      <w:r w:rsidRPr="001A2EB4">
        <w:rPr>
          <w:rFonts w:cs="Times New Roman"/>
        </w:rPr>
        <w:t> </w:t>
      </w:r>
      <w:r w:rsidRPr="001A2EB4">
        <w:rPr>
          <w:rFonts w:cs="Times New Roman"/>
        </w:rPr>
        <w:fldChar w:fldCharType="begin"/>
      </w:r>
      <w:r w:rsidR="00CE255A">
        <w:rPr>
          <w:rFonts w:cs="Times New Roman"/>
        </w:rPr>
        <w:instrText xml:space="preserve"> ADDIN ZOTERO_ITEM CSL_CITATION {"citationID":"LtlwN6AI","properties":{"unsorted":false,"formattedCitation":"\\super [22,26,27]\\nosupersub{}","plainCitation":"[22,26,27]","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[22,26,27]</w:t>
      </w:r>
      <w:r w:rsidRPr="001A2EB4">
        <w:rPr>
          <w:rFonts w:cs="Times New Roman"/>
        </w:rPr>
        <w:fldChar w:fldCharType="end"/>
      </w:r>
      <w:r w:rsidRPr="001A2EB4">
        <w:rPr>
          <w:rFonts w:cs="Times New Roman"/>
        </w:rPr>
        <w:t>.</w:t>
      </w:r>
    </w:p>
    <w:p w14:paraId="0A8E1256" w14:textId="77777777" w:rsidR="00E54A50" w:rsidRPr="001A2EB4" w:rsidRDefault="00E54A50" w:rsidP="00E54A50">
      <w:pPr>
        <w:pStyle w:val="BodyText"/>
        <w:tabs>
          <w:tab w:val="right" w:pos="9360"/>
        </w:tabs>
        <w:spacing w:before="240" w:after="240"/>
        <w:ind w:firstLine="0"/>
        <w:rPr>
          <w:rFonts w:cs="Times New Roman"/>
        </w:rPr>
      </w:pPr>
      <m:oMath>
        <m:r>
          <m:rPr>
            <m:sty m:val="p"/>
          </m:rPr>
          <w:rPr>
            <w:rFonts w:ascii="Cambria Math" w:hAnsi="Cambria Math" w:cs="Times New Roman"/>
          </w:rPr>
          <m:t>Z</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(s)</m:t>
            </m:r>
          </m:sub>
        </m:sSub>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oMath>
      <w:r w:rsidRPr="001A2EB4">
        <w:rPr>
          <w:rFonts w:cs="Times New Roman"/>
        </w:rPr>
        <w:tab/>
        <w:t>(1)</w:t>
      </w:r>
    </w:p>
    <w:p w14:paraId="076217A8" w14:textId="5D9304AB"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2 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2(g)</m:t>
            </m:r>
          </m:sub>
        </m:sSub>
        <m:r>
          <m:rPr>
            <m:sty m:val="p"/>
          </m:rPr>
          <w:rPr>
            <w:rFonts w:ascii="Cambria Math" w:hAnsi="Cambria Math" w:cs="Times New Roman"/>
          </w:rPr>
          <m:t>+4 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r>
          <m:rPr>
            <m:sty m:val="p"/>
          </m:rPr>
          <w:rPr>
            <w:rFonts w:ascii="Cambria Math" w:hAnsi="Cambria Math" w:cs="Times New Roman"/>
          </w:rPr>
          <m:t>→4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oMath>
      <w:r w:rsidR="00E54A50" w:rsidRPr="001A2EB4">
        <w:rPr>
          <w:rFonts w:cs="Times New Roman"/>
        </w:rPr>
        <w:tab/>
        <w:t>(2)</w:t>
      </w:r>
    </w:p>
    <w:p w14:paraId="5932342A" w14:textId="713CDE27"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m:t>
        </m:r>
      </m:oMath>
      <w:r w:rsidR="00E54A50" w:rsidRPr="001A2EB4">
        <w:rPr>
          <w:rFonts w:cs="Times New Roman"/>
        </w:rPr>
        <w:tab/>
        <w:t>(3)</w:t>
      </w:r>
    </w:p>
    <w:p w14:paraId="76080892" w14:textId="0AEF92DA"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oMath>
      <w:r w:rsidR="00E54A50" w:rsidRPr="001A2EB4">
        <w:rPr>
          <w:rFonts w:cs="Times New Roman"/>
        </w:rPr>
        <w:tab/>
        <w:t>(4)</w:t>
      </w:r>
    </w:p>
    <w:p w14:paraId="2D3DB6A9" w14:textId="2DB6E1E0" w:rsidR="00E54A50" w:rsidRPr="001A2EB4" w:rsidRDefault="00E54A50" w:rsidP="00E54A50">
      <w:pPr>
        <w:pStyle w:val="BodyText"/>
        <w:rPr>
          <w:rFonts w:cs="Times New Roman"/>
        </w:rPr>
      </w:pPr>
      <w:r w:rsidRPr="001A2EB4">
        <w:rPr>
          <w:rFonts w:cs="Times New Roman"/>
        </w:rPr>
        <w:t xml:space="preserve">However, physiological electrolytes contain </w:t>
      </w:r>
      <m:oMath>
        <m:r>
          <m:rPr>
            <m:sty m:val="p"/>
          </m:rP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l</m:t>
            </m:r>
          </m:e>
          <m:sup>
            <m:r>
              <m:rPr>
                <m:sty m:val="p"/>
              </m:rPr>
              <w:rPr>
                <w:rFonts w:ascii="Cambria Math" w:hAnsi="Cambria Math" w:cs="Times New Roman"/>
              </w:rPr>
              <m:t>-</m:t>
            </m:r>
          </m:sup>
        </m:sSup>
      </m:oMath>
      <w:r w:rsidRPr="001A2EB4">
        <w:rPr>
          <w:rFonts w:cs="Times New Roman"/>
        </w:rPr>
        <w:t xml:space="preserve"> at concentrations sufficient to chemically destabilize the ZnO film through formation of soluble zinc-chloride complexes </w:t>
      </w:r>
      <w:r w:rsidRPr="001A2EB4">
        <w:rPr>
          <w:rFonts w:cs="Times New Roman"/>
        </w:rPr>
        <w:fldChar w:fldCharType="begin"/>
      </w:r>
      <w:r w:rsidR="00CE255A">
        <w:rPr>
          <w:rFonts w:cs="Times New Roman"/>
        </w:rPr>
        <w:instrText xml:space="preserve"> ADDIN ZOTERO_ITEM CSL_CITATION {"citationID":"0bd0E917","properties":{"unsorted":false,"formattedCitation":"\\super [28]\\nosupersub{}","plainCitation":"[28]","noteIndex":0},"citationItems":[{"id":4561,"uris":["http://zotero.org/users/16939557/items/G4GYW7JX"],"itemData":{"id":4561,"type":"article-journal","abstract":"Zinc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rPr>
        <w:fldChar w:fldCharType="separate"/>
      </w:r>
      <w:r w:rsidR="00F60B2A" w:rsidRPr="00F60B2A">
        <w:rPr>
          <w:rFonts w:cs="Times New Roman"/>
          <w:vertAlign w:val="superscript"/>
        </w:rPr>
        <w:t>[28]</w:t>
      </w:r>
      <w:r w:rsidRPr="001A2EB4">
        <w:rPr>
          <w:rFonts w:cs="Times New Roman"/>
        </w:rPr>
        <w:fldChar w:fldCharType="end"/>
      </w:r>
      <w:r w:rsidRPr="001A2EB4">
        <w:rPr>
          <w:rFonts w:cs="Times New Roman"/>
        </w:rPr>
        <w:t>:</w:t>
      </w:r>
    </w:p>
    <w:p w14:paraId="33954158" w14:textId="33B6884F" w:rsidR="00E54A50" w:rsidRPr="001A2EB4" w:rsidRDefault="006358D3" w:rsidP="00E54A50">
      <w:pPr>
        <w:pStyle w:val="BodyText"/>
        <w:tabs>
          <w:tab w:val="right" w:pos="9360"/>
        </w:tabs>
        <w:spacing w:before="240" w:after="240"/>
        <w:ind w:firstLine="0"/>
        <w:rPr>
          <w:rFonts w:cs="Times New Roman"/>
        </w:rPr>
      </w:pP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+4 C</m:t>
        </m:r>
        <m:sSubSup>
          <m:sSubSupPr>
            <m:ctrlPr>
              <w:rPr>
                <w:rFonts w:ascii="Cambria Math" w:hAnsi="Cambria Math" w:cs="Times New Roman"/>
              </w:rPr>
            </m:ctrlPr>
          </m:sSubSupPr>
          <m:e>
            <m:r>
              <m:rPr>
                <m:sty m:val="p"/>
              </m:rPr>
              <w:rPr>
                <w:rFonts w:ascii="Cambria Math" w:hAnsi="Cambria Math" w:cs="Times New Roman"/>
              </w:rPr>
              <m:t>l</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Cl</m:t>
                        </m:r>
                      </m:e>
                      <m:sub>
                        <m:r>
                          <m:rPr>
                            <m:sty m:val="p"/>
                          </m:rPr>
                          <w:rPr>
                            <w:rFonts w:ascii="Cambria Math" w:hAnsi="Cambria Math" w:cs="Times New Roman"/>
                          </w:rPr>
                          <m:t>4</m:t>
                        </m:r>
                      </m:sub>
                    </m:sSub>
                  </m:e>
                </m:d>
              </m:e>
              <m:sup>
                <m:r>
                  <m:rPr>
                    <m:sty m:val="p"/>
                  </m:rPr>
                  <w:rPr>
                    <w:rFonts w:ascii="Cambria Math" w:hAnsi="Cambria Math" w:cs="Times New Roman"/>
                  </w:rPr>
                  <m:t>2-</m:t>
                </m:r>
              </m:sup>
            </m:sSup>
          </m:e>
          <m:sub>
            <m:r>
              <m:rPr>
                <m:sty m:val="p"/>
              </m:rPr>
              <w:rPr>
                <w:rFonts w:ascii="Cambria Math" w:hAnsi="Cambria Math" w:cs="Times New Roman"/>
              </w:rPr>
              <m:t>(aq)</m:t>
            </m:r>
          </m:sub>
        </m:sSub>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w:rPr>
            <w:rFonts w:ascii="Cambria Math" w:hAnsi="Cambria Math" w:cs="Times New Roman"/>
          </w:rPr>
          <m:t xml:space="preserve"> </m:t>
        </m:r>
      </m:oMath>
      <w:r w:rsidR="00E54A50" w:rsidRPr="001A2EB4">
        <w:rPr>
          <w:rFonts w:cs="Times New Roman"/>
        </w:rPr>
        <w:tab/>
        <w:t>(5)</w:t>
      </w:r>
    </w:p>
    <w:p w14:paraId="7FF89F89" w14:textId="22E7417B" w:rsidR="00E54A50" w:rsidRPr="001A2EB4" w:rsidRDefault="00E55EDE" w:rsidP="00E54A50">
      <w:pPr>
        <w:pStyle w:val="BodyText"/>
        <w:ind w:firstLine="0"/>
        <w:rPr>
          <w:rFonts w:cs="Times New Roman"/>
        </w:rPr>
      </w:pPr>
      <w:r w:rsidRPr="001A2EB4">
        <w:rPr>
          <w:rFonts w:cs="Times New Roman"/>
        </w:rPr>
        <w:lastRenderedPageBreak/>
        <w:t xml:space="preserve">Overall degradation </w:t>
      </w:r>
      <w:r w:rsidR="00E54A50" w:rsidRPr="001A2EB4">
        <w:rPr>
          <w:rFonts w:cs="Times New Roman"/>
        </w:rPr>
        <w:t xml:space="preserve">therefore results from a dynamic balance between ORR-driven passivation and chloride-mediated corrosion-product dissolution. </w:t>
      </w:r>
      <w:r w:rsidR="00BC506D" w:rsidRPr="001A2EB4">
        <w:rPr>
          <w:rFonts w:cs="Times New Roman"/>
        </w:rPr>
        <w:t xml:space="preserve">Although phosphate and carbonate species may contribute to the formation of secondary corrosion products such as </w:t>
      </w:r>
      <w:proofErr w:type="spellStart"/>
      <w:r w:rsidR="00BC506D" w:rsidRPr="001A2EB4">
        <w:rPr>
          <w:rFonts w:cs="Times New Roman"/>
        </w:rPr>
        <w:t>hopeite</w:t>
      </w:r>
      <w:proofErr w:type="spellEnd"/>
      <w:r w:rsidR="00BC506D" w:rsidRPr="001A2EB4">
        <w:rPr>
          <w:rFonts w:cs="Times New Roman"/>
        </w:rPr>
        <w:t xml:space="preserve">, smithsonite, and </w:t>
      </w:r>
      <w:proofErr w:type="spellStart"/>
      <w:r w:rsidR="00BC506D" w:rsidRPr="001A2EB4">
        <w:rPr>
          <w:rFonts w:cs="Times New Roman"/>
        </w:rPr>
        <w:t>simonkolleite</w:t>
      </w:r>
      <w:proofErr w:type="spellEnd"/>
      <w:r w:rsidR="00BC506D" w:rsidRPr="001A2EB4">
        <w:rPr>
          <w:rFonts w:cs="Times New Roman"/>
        </w:rPr>
        <w:t xml:space="preserve"> at longer timescales </w:t>
      </w:r>
      <w:r w:rsidR="00BC506D" w:rsidRPr="001A2EB4">
        <w:rPr>
          <w:rFonts w:cs="Times New Roman"/>
        </w:rPr>
        <w:fldChar w:fldCharType="begin"/>
      </w:r>
      <w:r w:rsidR="00CE255A">
        <w:rPr>
          <w:rFonts w:cs="Times New Roman"/>
        </w:rPr>
        <w:instrText xml:space="preserve"> ADDIN ZOTERO_ITEM CSL_CITATION {"citationID":"r0ugdedM","properties":{"unsorted":false,"formattedCitation":"\\super [27]\\nosupersub{}","plainCitation":"[27]","noteIndex":0},"citationItems":[{"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00BC506D" w:rsidRPr="001A2EB4">
        <w:rPr>
          <w:rFonts w:cs="Times New Roman"/>
        </w:rPr>
        <w:fldChar w:fldCharType="separate"/>
      </w:r>
      <w:r w:rsidR="00F60B2A" w:rsidRPr="00F60B2A">
        <w:rPr>
          <w:rFonts w:cs="Times New Roman"/>
          <w:vertAlign w:val="superscript"/>
        </w:rPr>
        <w:t>[27]</w:t>
      </w:r>
      <w:r w:rsidR="00BC506D" w:rsidRPr="001A2EB4">
        <w:rPr>
          <w:rFonts w:cs="Times New Roman"/>
        </w:rPr>
        <w:fldChar w:fldCharType="end"/>
      </w:r>
      <w:r w:rsidR="0068228C">
        <w:rPr>
          <w:rFonts w:cs="Times New Roman"/>
        </w:rPr>
        <w:t>,</w:t>
      </w:r>
      <w:r w:rsidR="002876FD">
        <w:rPr>
          <w:rFonts w:cs="Times New Roman"/>
        </w:rPr>
        <w:t xml:space="preserve"> </w:t>
      </w:r>
      <w:r w:rsidR="00BC506D" w:rsidRPr="001A2EB4">
        <w:rPr>
          <w:rFonts w:cs="Times New Roman"/>
        </w:rPr>
        <w:t xml:space="preserve">the corrosion products are modeled as a single </w:t>
      </w:r>
      <w:proofErr w:type="spellStart"/>
      <w:r w:rsidR="00BC506D" w:rsidRPr="001A2EB4">
        <w:rPr>
          <w:rFonts w:cs="Times New Roman"/>
        </w:rPr>
        <w:t>ZnO</w:t>
      </w:r>
      <w:proofErr w:type="spellEnd"/>
      <w:r w:rsidR="00BC506D" w:rsidRPr="001A2EB4">
        <w:rPr>
          <w:rFonts w:cs="Times New Roman"/>
        </w:rPr>
        <w:t xml:space="preserve"> phase.</w:t>
      </w:r>
    </w:p>
    <w:p w14:paraId="6923D586" w14:textId="77777777" w:rsidR="0008134C" w:rsidRPr="001A2EB4" w:rsidRDefault="0008134C" w:rsidP="00E54A50">
      <w:pPr>
        <w:pStyle w:val="BodyText"/>
        <w:ind w:firstLine="0"/>
        <w:rPr>
          <w:rFonts w:cs="Times New Roman"/>
        </w:rPr>
      </w:pPr>
    </w:p>
    <w:p w14:paraId="000D516B" w14:textId="49701038" w:rsidR="00E54A50" w:rsidRPr="001A2EB4" w:rsidRDefault="00D8369E" w:rsidP="00E54A50">
      <w:pPr>
        <w:pStyle w:val="CaptionedFigure"/>
        <w:ind w:firstLine="0"/>
        <w:jc w:val="center"/>
      </w:pPr>
      <w:bookmarkStart w:id="4" w:name="fig:chemistry"/>
      <w:bookmarkEnd w:id="3"/>
      <w:r w:rsidRPr="001A2EB4">
        <w:rPr>
          <w:noProof/>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0D0A8D35" w:rsidR="00E54A50" w:rsidRPr="001A2EB4" w:rsidRDefault="00E54A50" w:rsidP="00E54A50">
      <w:pPr>
        <w:pStyle w:val="Captions"/>
      </w:pPr>
      <w:bookmarkStart w:id="5" w:name="_Ref238652979"/>
      <w:r w:rsidRPr="001A2EB4">
        <w:rPr>
          <w:b/>
          <w:bCs/>
        </w:rPr>
        <w:t>Fig</w:t>
      </w:r>
      <w:r w:rsidR="00207745"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2</w:t>
      </w:r>
      <w:r w:rsidRPr="001A2EB4">
        <w:rPr>
          <w:b/>
          <w:bCs/>
        </w:rPr>
        <w:fldChar w:fldCharType="end"/>
      </w:r>
      <w:bookmarkEnd w:id="5"/>
      <w:r w:rsidRPr="001A2EB4">
        <w:rPr>
          <w:b/>
          <w:bCs/>
        </w:rPr>
        <w:t>.</w:t>
      </w:r>
      <w:r w:rsidRPr="001A2EB4">
        <w:t xml:space="preserve"> </w:t>
      </w:r>
      <w:r w:rsidR="00246AE0" w:rsidRPr="001A2EB4">
        <w:t>Schematic of the coupled mechanistic framework for Zn biodegradation in physiological media. (a) Electrochemical reactions governing Zn dissolution, oxygen reduction, corrosion-product formation, and chloride-induced dissolution, (</w:t>
      </w:r>
      <w:r w:rsidR="00C10022" w:rsidRPr="001A2EB4">
        <w:t>b</w:t>
      </w:r>
      <w:r w:rsidR="00246AE0" w:rsidRPr="001A2EB4">
        <w:t>) porous corrosion-product structure showing the influence of porosity and tortuosity on effective species diffusion</w:t>
      </w:r>
      <w:r w:rsidR="00C10022" w:rsidRPr="001A2EB4">
        <w:t>, (c) level-set tracking of the moving metal-electrolyte interface and associated species transport.</w:t>
      </w:r>
    </w:p>
    <w:p w14:paraId="6D899EF2" w14:textId="77777777" w:rsidR="000631D6" w:rsidRPr="001A2EB4" w:rsidRDefault="000631D6" w:rsidP="00E54A50">
      <w:pPr>
        <w:pStyle w:val="Captions"/>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73E7218C" w14:textId="74F2D5D2" w:rsidR="00D26518" w:rsidRPr="001A2EB4" w:rsidRDefault="00D26518" w:rsidP="00D1626D">
      <w:pPr>
        <w:pStyle w:val="BodyText"/>
        <w:rPr>
          <w:ins w:id="20002" w:author="Claude" w:date="2026-10-09T02:10:29Z"/>
        </w:rPr>
      </w:pPr>
      <w:ins w:id="20001" w:author="Claude" w:date="2026-10-09T02:10:29Z">
        <w:r w:rsidRPr="001A2EB4">
          <w:t xml:space="preserve">To our knowledge, previous mechanistic biodegradation models generally determined interface motion from either a Stefan condition based on metal-ion transport or an interfacial reaction-rate expression, with transitions between controlling mechanisms imposed through rate-selection criteria. Since most mechanistic biodegradation models have been developed for Mg-based systems, oxygen has rarely been treated as a dynamically evolving species coupled to interface recession, species transport, and corrosion-product evolution. Therefore, such models have limited capability to predict how local oxygen availability influences Zn degradation kinetics or drives transitions between reaction-controlled and diffusion-controlled degradation. This limitation is particularly important for porous Zn structures, where experimental studies have shown that oxygen availability and transport strongly affect degradation behavior </w:t>
        </w:r>
      </w:ins>
      <w:ins w:id="20006" w:author="Claude" w:date="2026-10-09T02:19:18Z">
        <w:r w:rsidRPr="001A2EB4">
          <w:fldChar w:fldCharType="begin"/>
        </w:r>
      </w:ins>
      <w:ins w:id="20007" w:author="Claude" w:date="2026-10-09T02:19:18Z">
        <w:r w:rsidR="00CE255A">
          <w:instrText xml:space="preserve"> ADDIN ZOTERO_ITEM CSL_CITATION {"citationID":"fs656Jwf","properties":{"unsorted":false,"formattedCitation":"\\super [12,13]\\nosupersub{}","plainCitation":"[12,13]","noteIndex":0},"citationItems":[{"id":3530,"uris":["http://zotero.org/users/16939557/items/M9SKJLJE"],"itemData":{"id":3530,"type":"article-journal","abstract":"Abstract\n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ins>
      <w:ins w:id="20008" w:author="Claude" w:date="2026-10-09T02:19:18Z">
        <w:r w:rsidRPr="001A2EB4">
          <w:fldChar w:fldCharType="separate"/>
        </w:r>
      </w:ins>
      <w:ins w:id="20009" w:author="Claude" w:date="2026-10-09T02:19:18Z">
        <w:r w:rsidR="00F60B2A" w:rsidRPr="00F60B2A">
          <w:rPr>
            <w:rFonts w:cs="Times New Roman"/>
            <w:vertAlign w:val="superscript"/>
          </w:rPr>
          <w:t>[12,13]</w:t>
        </w:r>
      </w:ins>
      <w:ins w:id="20010" w:author="Claude" w:date="2026-10-09T02:19:18Z">
        <w:r w:rsidRPr="001A2EB4">
          <w:fldChar w:fldCharType="end"/>
        </w:r>
      </w:ins>
      <w:ins w:id="20001" w:author="Claude" w:date="2026-10-09T02:10:29Z">
        <w:r w:rsidRPr="001A2EB4">
          <w:t xml:space="preserve">. In the present framework, interface recession, oxygen consumption, Zn²⁺ release, and corrosion-product evolution are unified through a single oxygen-reduction flux arising from the reaction-diffusion system. Oxygen transport, reaction kinetics, and interface evolution are therefore intrinsically coupled, allowing the transition from reaction-controlled to diffusion-controlled degradation to emerge naturally from the governing equations and enabling quantitative prediction of oxygen-mediated degradation behavior.</w:t>
        </w:r>
      </w:ins>
    </w:p>
    <w:p w14:paraId="3824C277" w14:textId="180F0641" w:rsidR="00B3641C" w:rsidRPr="001A2EB4" w:rsidRDefault="00156D2A" w:rsidP="00B3641C">
      <w:pPr>
        <w:pStyle w:val="FirstParagraph"/>
        <w:ind w:firstLine="360"/>
        <w:rPr>
          <w:rFonts w:cs="Times New Roman"/>
        </w:rPr>
      </w:pPr>
      <w:r w:rsidRPr="001A2EB4">
        <w:rPr>
          <w:rFonts w:cs="Times New Roman"/>
        </w:rPr>
        <w:t>Based on the mechanisms described above,</w:t>
      </w:r>
      <w:r w:rsidR="00E54A50" w:rsidRPr="001A2EB4">
        <w:rPr>
          <w:rFonts w:cs="Times New Roman"/>
        </w:rPr>
        <w:t xml:space="preserve"> Zn biodegradation was formulated as a coupled reaction-diffusion </w:t>
      </w:r>
      <w:r w:rsidR="00B3641C" w:rsidRPr="001A2EB4">
        <w:rPr>
          <w:rFonts w:cs="Times New Roman"/>
        </w:rPr>
        <w:t xml:space="preserve">formulation derived from the Nernst-Planck equation by neglecting electromigration and convection </w:t>
      </w:r>
      <w:r w:rsidR="00B3641C" w:rsidRPr="001A2EB4">
        <w:rPr>
          <w:rFonts w:cs="Times New Roman"/>
        </w:rPr>
        <w:fldChar w:fldCharType="begin"/>
      </w:r>
      <w:r w:rsidR="00CE255A">
        <w:rPr>
          <w:rFonts w:cs="Times New Roman"/>
        </w:rPr>
        <w:instrText xml:space="preserve"> ADDIN ZOTERO_ITEM CSL_CITATION {"citationID":"6EMeCtG4","properties":{"unsorted":false,"formattedCitation":"\\super [18,19]\\nosupersub{}","plainCitation":"[18,19]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[18,19]</w:t>
      </w:r>
      <w:r w:rsidR="00B3641C" w:rsidRPr="001A2EB4">
        <w:rPr>
          <w:rFonts w:cs="Times New Roman"/>
        </w:rPr>
        <w:fldChar w:fldCharType="end"/>
      </w:r>
      <w:r w:rsidR="00E54A50" w:rsidRPr="001A2EB4">
        <w:rPr>
          <w:rFonts w:cs="Times New Roman"/>
        </w:rPr>
        <w:t xml:space="preserve">. </w:t>
      </w:r>
      <w:r w:rsidR="00B3641C" w:rsidRPr="001A2EB4">
        <w:rPr>
          <w:rFonts w:cs="Times New Roman"/>
        </w:rPr>
        <w:t xml:space="preserve">This simplification is justified by the assumption of local electroneutrality in physiological saline, where ionic transport is primarily diffusion-driven </w:t>
      </w:r>
      <w:r w:rsidR="00B3641C" w:rsidRPr="001A2EB4">
        <w:rPr>
          <w:rFonts w:cs="Times New Roman"/>
        </w:rPr>
        <w:fldChar w:fldCharType="begin"/>
      </w:r>
      <w:r w:rsidR="00A6791C">
        <w:rPr>
          <w:rFonts w:cs="Times New Roman"/>
        </w:rPr>
        <w:instrText xml:space="preserve"> ADDIN ZOTERO_ITEM CSL_CITATION {"citationID":"2YDw3E7n","properties":{"unsorted":false,"formattedCitation":"\\super [29]\\nosupersub{}","plainCitation":"[29]","noteIndex":0},"citationItems":[{"id":4562,"uris":["http://zotero.org/users/16939557/items/8FBQWKCF"],"itemData":{"id":4562,"type":"article-journal","citation-key":"katonaValidatingCorrosionModels2026","container-title":"Corrosion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rPr>
        <w:fldChar w:fldCharType="separate"/>
      </w:r>
      <w:r w:rsidR="00A6791C" w:rsidRPr="00A6791C">
        <w:rPr>
          <w:rFonts w:cs="Times New Roman"/>
          <w:vertAlign w:val="superscript"/>
        </w:rPr>
        <w:t>[29]</w:t>
      </w:r>
      <w:r w:rsidR="00B3641C" w:rsidRPr="001A2EB4">
        <w:rPr>
          <w:rFonts w:cs="Times New Roman"/>
        </w:rPr>
        <w:fldChar w:fldCharType="end"/>
      </w:r>
      <w:r w:rsidR="00B3641C" w:rsidRPr="001A2EB4">
        <w:rPr>
          <w:rFonts w:cs="Times New Roman"/>
        </w:rPr>
        <w:t xml:space="preserve">, </w:t>
      </w:r>
      <w:r w:rsidR="00B3641C" w:rsidRPr="001A2EB4">
        <w:rPr>
          <w:rFonts w:cs="Times New Roman"/>
        </w:rPr>
        <w:lastRenderedPageBreak/>
        <w:t>together with the static immersion conditions considered in this study (</w:t>
      </w:r>
      <m:oMath>
        <m:r>
          <m:rPr>
            <m:sty m:val="bi"/>
          </m:rP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oMath>
      <w:r w:rsidR="00B3641C" w:rsidRPr="001A2EB4">
        <w:rPr>
          <w:rFonts w:cs="Times New Roman"/>
        </w:rPr>
        <w:t>). As a result, the governing transport equations reduce to a reaction-diffusion formulation:</w:t>
      </w:r>
    </w:p>
    <w:p w14:paraId="7545234C" w14:textId="27BD3739" w:rsidR="00B3641C" w:rsidRPr="001A2EB4" w:rsidRDefault="00621E22" w:rsidP="00B3641C">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00B3641C" w:rsidRPr="001A2EB4">
        <w:rPr>
          <w:rFonts w:cs="Times New Roman"/>
        </w:rPr>
        <w:tab/>
        <w:t>(</w:t>
      </w:r>
      <w:r w:rsidR="00105ABB" w:rsidRPr="001A2EB4">
        <w:rPr>
          <w:rFonts w:cs="Times New Roman"/>
        </w:rPr>
        <w:t>6</w:t>
      </w:r>
      <w:r w:rsidR="00B3641C" w:rsidRPr="001A2EB4">
        <w:rPr>
          <w:rFonts w:cs="Times New Roman"/>
        </w:rPr>
        <w:t>)</w:t>
      </w:r>
    </w:p>
    <w:p w14:paraId="62B98430" w14:textId="5C81D948" w:rsidR="00B3641C" w:rsidRPr="001A2EB4" w:rsidRDefault="00B3641C" w:rsidP="00B3641C">
      <w:pPr>
        <w:pStyle w:val="FirstParagraph"/>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1A2EB4">
        <w:rPr>
          <w:rFonts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1A2EB4">
        <w:rPr>
          <w:rFonts w:cs="Times New Roman"/>
        </w:rPr>
        <w:t>​ denote species concentration, effective diffusiv</w:t>
      </w:r>
      <w:proofErr w:type="spellStart"/>
      <w:r w:rsidRPr="001A2EB4">
        <w:rPr>
          <w:rFonts w:cs="Times New Roman"/>
        </w:rPr>
        <w:t>ity</w:t>
      </w:r>
      <w:proofErr w:type="spellEnd"/>
      <w:r w:rsidRPr="001A2EB4">
        <w:rPr>
          <w:rFonts w:cs="Times New Roman"/>
        </w:rPr>
        <w:t xml:space="preserve">, and reaction terms, respectively. </w:t>
      </w:r>
    </w:p>
    <w:p w14:paraId="276FA8C2" w14:textId="71285C1E" w:rsidR="00B3641C" w:rsidRPr="001A2EB4" w:rsidRDefault="00105ABB" w:rsidP="00B3641C">
      <w:pPr>
        <w:pStyle w:val="BodyText"/>
      </w:pPr>
      <w:r w:rsidRPr="001A2EB4">
        <w:rPr>
          <w:rFonts w:cs="Times New Roman"/>
        </w:rPr>
        <w:t>Five coupled fields are solved simultaneously: the concentrations of four dissolved species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Cl</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together with </w:t>
      </w:r>
      <w:r w:rsidR="005A2B63" w:rsidRPr="001A2EB4">
        <w:rPr>
          <w:rFonts w:cs="Times New Roman"/>
        </w:rPr>
        <w:t>the corrosion-product field</w:t>
      </w:r>
      <w:r w:rsidRPr="001A2EB4">
        <w:rPr>
          <w:rFonts w:cs="Times New Roman"/>
        </w:rPr>
        <w:t xml:space="preserve"> (</w:t>
      </w:r>
      <m:oMath>
        <m:r>
          <w:rPr>
            <w:rFonts w:ascii="Cambria Math" w:hAnsi="Cambria Math" w:cs="Times New Roman"/>
          </w:rPr>
          <m:t>F</m:t>
        </m:r>
      </m:oMath>
      <w:r w:rsidRPr="001A2EB4">
        <w:rPr>
          <w:rFonts w:cs="Times New Roman"/>
        </w:rPr>
        <w:t xml:space="preserve">). </w:t>
      </w:r>
      <w:r w:rsidR="00B3641C" w:rsidRPr="001A2EB4">
        <w:t xml:space="preserve">Dissolved oxygen was treated as the primary cathodic reactant governing Zn biodegradation,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3641C" w:rsidRPr="001A2EB4">
        <w:t xml:space="preserve"> and the local oxygen concentration </w:t>
      </w:r>
      <w:r w:rsidR="00082B55" w:rsidRPr="001A2EB4">
        <w:rPr>
          <w:rFonts w:cs="Times New Roman"/>
        </w:rPr>
        <w:fldChar w:fldCharType="begin"/>
      </w:r>
      <w:r w:rsidR="00CE255A">
        <w:rPr>
          <w:rFonts w:cs="Times New Roman"/>
        </w:rPr>
        <w:instrText xml:space="preserve"> ADDIN ZOTERO_ITEM CSL_CITATION {"citationID":"y91lExEM","properties":{"unsorted":false,"formattedCitation":"\\super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rPr>
        <w:fldChar w:fldCharType="separate"/>
      </w:r>
      <w:r w:rsidR="00F60B2A" w:rsidRPr="00F60B2A">
        <w:rPr>
          <w:rFonts w:cs="Times New Roman"/>
          <w:vertAlign w:val="superscript"/>
        </w:rPr>
        <w:t>[22]</w:t>
      </w:r>
      <w:r w:rsidR="00082B55" w:rsidRPr="001A2EB4">
        <w:rPr>
          <w:rFonts w:cs="Times New Roman"/>
        </w:rPr>
        <w:fldChar w:fldCharType="end"/>
      </w:r>
      <w:r w:rsidR="00B3641C" w:rsidRPr="001A2EB4">
        <w:t xml:space="preserve">. The reaction term was applied exclusively at the moving Zn–electrolyte interface, such that oxygen must diffuse to the Zn surface before being consumed. </w:t>
      </w:r>
    </w:p>
    <w:p w14:paraId="42144BD5" w14:textId="09D992D7" w:rsidR="00097CCF" w:rsidRPr="001A2EB4" w:rsidRDefault="00621E22"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del w:id="20041" w:author="Claude" w:date="2026-10-09T01:35:33Z"/>
                <w:rFonts w:ascii="Cambria Math" w:hAnsi="Cambria Math" w:cs="Times New Roman"/>
              </w:rPr>
              <m:t>∂</m:t>
            </m:r>
            <m:sSub>
              <m:sSubPr>
                <m:ctrlPr>
                  <w:rPr>
                    <w:rFonts w:ascii="Cambria Math" w:hAnsi="Cambria Math" w:cs="Times New Roman"/>
                  </w:rPr>
                </m:ctrlPr>
              </m:sSubPr>
              <m:e>
                <m:r>
                  <w:rPr>
                    <w:del w:id="20042" w:author="Claude" w:date="2026-10-09T01:35:33Z"/>
                    <w:rFonts w:ascii="Cambria Math" w:hAnsi="Cambria Math" w:cs="Times New Roman"/>
                  </w:rPr>
                  <m:t>C</m:t>
                </m:r>
              </m:e>
              <m:sub>
                <m:sSub>
                  <m:sSubPr>
                    <m:ctrlPr>
                      <w:rPr>
                        <w:rFonts w:ascii="Cambria Math" w:hAnsi="Cambria Math" w:cs="Times New Roman"/>
                      </w:rPr>
                    </m:ctrlPr>
                  </m:sSubPr>
                  <m:e>
                    <m:r>
                      <m:rPr>
                        <m:sty m:val="p"/>
                      </m:rPr>
                      <w:rPr>
                        <w:del w:id="20043" w:author="Claude" w:date="2026-10-09T01:35:33Z"/>
                        <w:rFonts w:ascii="Cambria Math" w:hAnsi="Cambria Math" w:cs="Times New Roman"/>
                      </w:rPr>
                      <m:t>O</m:t>
                    </m:r>
                  </m:e>
                  <m:sub>
                    <m:r>
                      <m:rPr>
                        <m:sty m:val="p"/>
                      </m:rPr>
                      <w:rPr>
                        <w:del w:id="20044" w:author="Claude" w:date="2026-10-09T01:35:33Z"/>
                        <w:rFonts w:ascii="Cambria Math" w:hAnsi="Cambria Math" w:cs="Times New Roman"/>
                      </w:rPr>
                      <m:t>2</m:t>
                    </m:r>
                  </m:sub>
                </m:sSub>
              </m:sub>
            </m:sSub>
          </m:num>
          <m:den>
            <m:r>
              <m:rPr>
                <m:sty m:val="p"/>
              </m:rPr>
              <w:rPr>
                <w:del w:id="20045" w:author="Claude" w:date="2026-10-09T01:35:33Z"/>
                <w:rFonts w:ascii="Cambria Math" w:hAnsi="Cambria Math" w:cs="Times New Roman"/>
              </w:rPr>
              <m:t>∂</m:t>
            </m:r>
            <m:r>
              <w:rPr>
                <w:del w:id="20046" w:author="Claude" w:date="2026-10-09T01:35:33Z"/>
                <w:rFonts w:ascii="Cambria Math" w:hAnsi="Cambria Math" w:cs="Times New Roman"/>
              </w:rPr>
              <m:t>t</m:t>
            </m:r>
          </m:den>
        </m:f>
        <m:r>
          <m:rPr>
            <m:sty m:val="p"/>
          </m:rPr>
          <w:rPr>
            <w:del w:id="20047" w:author="Claude" w:date="2026-10-09T01:35:33Z"/>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del w:id="20048" w:author="Claude" w:date="2026-10-09T01:35:33Z"/>
                    <w:rFonts w:ascii="Cambria Math" w:hAnsi="Cambria Math" w:cs="Times New Roman"/>
                  </w:rPr>
                  <m:t>D</m:t>
                </m:r>
              </m:e>
              <m:sub>
                <m:sSub>
                  <m:sSubPr>
                    <m:ctrlPr>
                      <w:rPr>
                        <w:rFonts w:ascii="Cambria Math" w:hAnsi="Cambria Math" w:cs="Times New Roman"/>
                      </w:rPr>
                    </m:ctrlPr>
                  </m:sSubPr>
                  <m:e>
                    <m:r>
                      <m:rPr>
                        <m:sty m:val="p"/>
                      </m:rPr>
                      <w:rPr>
                        <w:del w:id="20049" w:author="Claude" w:date="2026-10-09T01:35:33Z"/>
                        <w:rFonts w:ascii="Cambria Math" w:hAnsi="Cambria Math" w:cs="Times New Roman"/>
                      </w:rPr>
                      <m:t>O</m:t>
                    </m:r>
                  </m:e>
                  <m:sub>
                    <m:r>
                      <m:rPr>
                        <m:sty m:val="p"/>
                      </m:rPr>
                      <w:rPr>
                        <w:del w:id="20050" w:author="Claude" w:date="2026-10-09T01:35:33Z"/>
                        <w:rFonts w:ascii="Cambria Math" w:hAnsi="Cambria Math" w:cs="Times New Roman"/>
                      </w:rPr>
                      <m:t>2</m:t>
                    </m:r>
                  </m:sub>
                </m:sSub>
              </m:sub>
              <m:sup>
                <m:r>
                  <m:rPr>
                    <m:nor/>
                  </m:rPr>
                  <w:rPr>
                    <w:del w:id="20051" w:author="Claude" w:date="2026-10-09T01:35:33Z"/>
                    <w:rFonts w:cs="Times New Roman"/>
                  </w:rPr>
                  <m:t>eff</m:t>
                </m:r>
              </m:sup>
            </m:sSubSup>
            <m:r>
              <w:rPr>
                <w:del w:id="20052" w:author="Claude" w:date="2026-10-09T01:35:33Z"/>
                <w:rFonts w:ascii="Cambria Math" w:hAnsi="Cambria Math" w:cs="Times New Roman"/>
              </w:rPr>
              <m:t> </m:t>
            </m:r>
            <m:r>
              <m:rPr>
                <m:sty m:val="p"/>
              </m:rPr>
              <w:rPr>
                <w:del w:id="20053" w:author="Claude" w:date="2026-10-09T01:35:33Z"/>
                <w:rFonts w:ascii="Cambria Math" w:hAnsi="Cambria Math" w:cs="Times New Roman"/>
              </w:rPr>
              <m:t>∇</m:t>
            </m:r>
            <m:sSub>
              <m:sSubPr>
                <m:ctrlPr>
                  <w:rPr>
                    <w:rFonts w:ascii="Cambria Math" w:hAnsi="Cambria Math" w:cs="Times New Roman"/>
                  </w:rPr>
                </m:ctrlPr>
              </m:sSubPr>
              <m:e>
                <m:r>
                  <w:rPr>
                    <w:del w:id="20054" w:author="Claude" w:date="2026-10-09T01:35:33Z"/>
                    <w:rFonts w:ascii="Cambria Math" w:hAnsi="Cambria Math" w:cs="Times New Roman"/>
                  </w:rPr>
                  <m:t>C</m:t>
                </m:r>
              </m:e>
              <m:sub>
                <m:sSub>
                  <m:sSubPr>
                    <m:ctrlPr>
                      <w:rPr>
                        <w:rFonts w:ascii="Cambria Math" w:hAnsi="Cambria Math" w:cs="Times New Roman"/>
                      </w:rPr>
                    </m:ctrlPr>
                  </m:sSubPr>
                  <m:e>
                    <m:r>
                      <m:rPr>
                        <m:sty m:val="p"/>
                      </m:rPr>
                      <w:rPr>
                        <w:del w:id="20055" w:author="Claude" w:date="2026-10-09T01:35:33Z"/>
                        <w:rFonts w:ascii="Cambria Math" w:hAnsi="Cambria Math" w:cs="Times New Roman"/>
                      </w:rPr>
                      <m:t>O</m:t>
                    </m:r>
                  </m:e>
                  <m:sub>
                    <m:r>
                      <m:rPr>
                        <m:sty m:val="p"/>
                      </m:rPr>
                      <w:rPr>
                        <w:del w:id="20056" w:author="Claude" w:date="2026-10-09T01:35:33Z"/>
                        <w:rFonts w:ascii="Cambria Math" w:hAnsi="Cambria Math" w:cs="Times New Roman"/>
                      </w:rPr>
                      <m:t>2</m:t>
                    </m:r>
                  </m:sub>
                </m:sSub>
              </m:sub>
            </m:sSub>
          </m:e>
        </m:d>
        <m:r>
          <m:rPr>
            <m:sty m:val="p"/>
          </m:rPr>
          <w:rPr>
            <w:del w:id="20057" w:author="Claude" w:date="2026-10-09T01:35:33Z"/>
            <w:rFonts w:ascii="Cambria Math" w:hAnsi="Cambria Math" w:cs="Times New Roman"/>
          </w:rPr>
          <m:t>-</m:t>
        </m:r>
        <m:sSub>
          <m:sSubPr>
            <m:ctrlPr>
              <w:rPr>
                <w:rFonts w:ascii="Cambria Math" w:hAnsi="Cambria Math" w:cs="Times New Roman"/>
              </w:rPr>
            </m:ctrlPr>
          </m:sSubPr>
          <m:e>
            <m:r>
              <w:rPr>
                <w:del w:id="20058" w:author="Claude" w:date="2026-10-09T01:35:33Z"/>
                <w:rFonts w:ascii="Cambria Math" w:hAnsi="Cambria Math" w:cs="Times New Roman"/>
              </w:rPr>
              <m:t>k</m:t>
            </m:r>
          </m:e>
          <m:sub>
            <m:r>
              <m:rPr>
                <m:sty m:val="p"/>
              </m:rPr>
              <w:rPr>
                <w:del w:id="20059" w:author="Claude" w:date="2026-10-09T01:35:33Z"/>
                <w:rFonts w:ascii="Cambria Math" w:hAnsi="Cambria Math" w:cs="Times New Roman"/>
              </w:rPr>
              <m:t>ORR</m:t>
            </m:r>
          </m:sub>
        </m:sSub>
        <m:r>
          <w:rPr>
            <w:del w:id="20060" w:author="Claude" w:date="2026-10-09T01:35:33Z"/>
            <w:rFonts w:ascii="Cambria Math" w:hAnsi="Cambria Math" w:cs="Times New Roman"/>
          </w:rPr>
          <m:t> </m:t>
        </m:r>
        <m:sSub>
          <m:sSubPr>
            <m:ctrlPr>
              <w:rPr>
                <w:rFonts w:ascii="Cambria Math" w:hAnsi="Cambria Math" w:cs="Times New Roman"/>
              </w:rPr>
            </m:ctrlPr>
          </m:sSubPr>
          <m:e>
            <m:r>
              <w:rPr>
                <w:del w:id="20061" w:author="Claude" w:date="2026-10-09T01:35:33Z"/>
                <w:rFonts w:ascii="Cambria Math" w:hAnsi="Cambria Math" w:cs="Times New Roman"/>
              </w:rPr>
              <m:t>C</m:t>
            </m:r>
          </m:e>
          <m:sub>
            <m:sSub>
              <m:sSubPr>
                <m:ctrlPr>
                  <w:rPr>
                    <w:rFonts w:ascii="Cambria Math" w:hAnsi="Cambria Math" w:cs="Times New Roman"/>
                  </w:rPr>
                </m:ctrlPr>
              </m:sSubPr>
              <m:e>
                <m:r>
                  <m:rPr>
                    <m:sty m:val="p"/>
                  </m:rPr>
                  <w:rPr>
                    <w:del w:id="20062" w:author="Claude" w:date="2026-10-09T01:35:33Z"/>
                    <w:rFonts w:ascii="Cambria Math" w:hAnsi="Cambria Math" w:cs="Times New Roman"/>
                  </w:rPr>
                  <m:t>O</m:t>
                </m:r>
              </m:e>
              <m:sub>
                <m:r>
                  <m:rPr>
                    <m:sty m:val="p"/>
                  </m:rPr>
                  <w:rPr>
                    <w:del w:id="20063" w:author="Claude" w:date="2026-10-09T01:35:33Z"/>
                    <w:rFonts w:ascii="Cambria Math" w:hAnsi="Cambria Math" w:cs="Times New Roman"/>
                  </w:rPr>
                  <m:t>2</m:t>
                </m:r>
              </m:sub>
            </m:sSub>
          </m:sub>
        </m:sSub>
        <m:r>
          <w:rPr>
            <w:del w:id="20064" w:author="Claude" w:date="2026-10-09T01:35:33Z"/>
            <w:rFonts w:ascii="Cambria Math" w:hAnsi="Cambria Math" w:cs="Times New Roman"/>
          </w:rPr>
          <m:t xml:space="preserve"> </m:t>
        </m:r>
        <m:sSub>
          <m:sSubPr>
            <m:ctrlPr>
              <w:rPr>
                <w:rFonts w:ascii="Cambria Math" w:hAnsi="Cambria Math"/>
              </w:rPr>
            </m:ctrlPr>
          </m:sSubPr>
          <m:e>
            <m:r>
              <w:rPr>
                <w:del w:id="20065" w:author="Claude" w:date="2026-10-09T01:35:33Z"/>
                <w:rFonts w:ascii="Cambria Math" w:hAnsi="Cambria Math"/>
              </w:rPr>
              <m:t>δ</m:t>
            </m:r>
          </m:e>
          <m:sub>
            <m:r>
              <m:rPr>
                <m:sty m:val="p"/>
              </m:rPr>
              <w:rPr>
                <w:del w:id="20066" w:author="Claude" w:date="2026-10-09T01:35:33Z"/>
                <w:rFonts w:ascii="Cambria Math" w:hAnsi="Cambria Math"/>
              </w:rPr>
              <m:t>Γ</m:t>
            </m:r>
          </m:sub>
        </m:sSub>
      </m:oMath>
      <m:oMath>
        <m:f>
          <m:num>
            <m:r>
              <w:rPr>
                <w:ins w:id="20001" w:author="Claude" w:date="2026-10-09T01:35:33Z"/>
              </w:rPr>
              <m:t xml:space="preserve">∂</m:t>
            </m:r>
            <m:sSub>
              <m:e>
                <m:r>
                  <w:rPr>
                    <w:ins w:id="20002" w:author="Claude" w:date="2026-10-09T01:35:33Z"/>
                  </w:rPr>
                  <m:t xml:space="preserve">C</m:t>
                </m:r>
              </m:e>
              <m:sub>
                <m:r>
                  <w:rPr>
                    <w:ins w:id="20003" w:author="Claude" w:date="2026-10-09T01:35:33Z"/>
                  </w:rPr>
                  <m:t xml:space="preserve">O₂</m:t>
                </m:r>
              </m:sub>
            </m:sSub>
          </m:num>
          <m:den>
            <m:r>
              <w:rPr>
                <w:ins w:id="20004" w:author="Claude" w:date="2026-10-09T01:35:33Z"/>
              </w:rPr>
              <m:t xml:space="preserve">∂</m:t>
            </m:r>
            <m:r>
              <w:rPr>
                <w:ins w:id="20005" w:author="Claude" w:date="2026-10-09T01:35:33Z"/>
              </w:rPr>
              <m:t xml:space="preserve">t</m:t>
            </m:r>
          </m:den>
        </m:f>
        <m:r>
          <w:rPr>
            <w:ins w:id="20006" w:author="Claude" w:date="2026-10-09T01:35:33Z"/>
          </w:rPr>
          <m:t xml:space="preserve">=∇⋅</m:t>
        </m:r>
        <m:sSup>
          <m:e>
            <m:sSub>
              <m:e>
                <m:r>
                  <w:rPr>
                    <w:ins w:id="20007" w:author="Claude" w:date="2026-10-09T01:35:33Z"/>
                  </w:rPr>
                  <m:t xml:space="preserve">D</m:t>
                </m:r>
              </m:e>
              <m:sub>
                <m:r>
                  <w:rPr>
                    <w:ins w:id="20008" w:author="Claude" w:date="2026-10-09T01:35:33Z"/>
                  </w:rPr>
                  <m:t xml:space="preserve">O₂</m:t>
                </m:r>
              </m:sub>
            </m:sSub>
          </m:e>
          <m:sup>
            <m:r>
              <w:rPr>
                <w:ins w:id="20009" w:author="Claude" w:date="2026-10-09T01:35:33Z"/>
              </w:rPr>
              <m:t xml:space="preserve">eff</m:t>
            </m:r>
          </m:sup>
        </m:sSup>
        <m:r>
          <w:rPr>
            <w:ins w:id="20010" w:author="Claude" w:date="2026-10-09T01:35:33Z"/>
          </w:rPr>
          <m:t xml:space="preserve">∇</m:t>
        </m:r>
        <m:sSub>
          <m:e>
            <m:r>
              <w:rPr>
                <w:ins w:id="20011" w:author="Claude" w:date="2026-10-09T01:35:33Z"/>
              </w:rPr>
              <m:t xml:space="preserve">C</m:t>
            </m:r>
          </m:e>
          <m:sub>
            <m:r>
              <w:rPr>
                <w:ins w:id="20012" w:author="Claude" w:date="2026-10-09T01:35:33Z"/>
              </w:rPr>
              <m:t xml:space="preserve">O₂</m:t>
            </m:r>
          </m:sub>
        </m:sSub>
        <m:r>
          <w:rPr>
            <w:ins w:id="20013" w:author="Claude" w:date="2026-10-09T01:35:33Z"/>
          </w:rPr>
          <m:t xml:space="preserve">−</m:t>
        </m:r>
        <m:sSub>
          <m:e>
            <m:r>
              <w:rPr>
                <w:ins w:id="20014" w:author="Claude" w:date="2026-10-09T01:35:33Z"/>
              </w:rPr>
              <m:t xml:space="preserve">k</m:t>
            </m:r>
          </m:e>
          <m:sub>
            <m:r>
              <w:rPr>
                <w:ins w:id="20015" w:author="Claude" w:date="2026-10-09T01:35:33Z"/>
              </w:rPr>
              <m:t xml:space="preserve">ORR</m:t>
            </m:r>
          </m:sub>
        </m:sSub>
        <m:sSub>
          <m:e>
            <m:r>
              <w:rPr>
                <w:ins w:id="20016" w:author="Claude" w:date="2026-10-09T01:35:33Z"/>
              </w:rPr>
              <m:t xml:space="preserve">C</m:t>
            </m:r>
          </m:e>
          <m:sub>
            <m:r>
              <w:rPr>
                <w:ins w:id="20017" w:author="Claude" w:date="2026-10-09T01:35:33Z"/>
              </w:rPr>
              <m:t xml:space="preserve">O₂</m:t>
            </m:r>
          </m:sub>
        </m:sSub>
        <m:sSub>
          <m:e>
            <m:r>
              <w:rPr>
                <w:ins w:id="20018" w:author="Claude" w:date="2026-10-09T01:35:33Z"/>
              </w:rPr>
              <m:t xml:space="preserve">δ</m:t>
            </m:r>
          </m:e>
          <m:sub>
            <m:r>
              <w:rPr>
                <w:ins w:id="20019" w:author="Claude" w:date="2026-10-09T01:35:33Z"/>
              </w:rPr>
              <m:t xml:space="preserve">Γ</m:t>
            </m:r>
          </m:sub>
        </m:sSub>
        <m:r>
          <w:rPr>
            <w:ins w:id="20020" w:author="Claude" w:date="2026-10-09T01:35:33Z"/>
          </w:rPr>
          <m:t xml:space="preserve">=∇⋅</m:t>
        </m:r>
        <m:sSup>
          <m:e>
            <m:sSub>
              <m:e>
                <m:r>
                  <w:rPr>
                    <w:ins w:id="20021" w:author="Claude" w:date="2026-10-09T01:35:33Z"/>
                  </w:rPr>
                  <m:t xml:space="preserve">D</m:t>
                </m:r>
              </m:e>
              <m:sub>
                <m:r>
                  <w:rPr>
                    <w:ins w:id="20022" w:author="Claude" w:date="2026-10-09T01:35:33Z"/>
                  </w:rPr>
                  <m:t xml:space="preserve">O₂</m:t>
                </m:r>
              </m:sub>
            </m:sSub>
          </m:e>
          <m:sup>
            <m:r>
              <w:rPr>
                <w:ins w:id="20023" w:author="Claude" w:date="2026-10-09T01:35:33Z"/>
              </w:rPr>
              <m:t xml:space="preserve">eff</m:t>
            </m:r>
          </m:sup>
        </m:sSup>
        <m:r>
          <w:rPr>
            <w:ins w:id="20024" w:author="Claude" w:date="2026-10-09T01:35:33Z"/>
          </w:rPr>
          <m:t xml:space="preserve">∇</m:t>
        </m:r>
        <m:sSub>
          <m:e>
            <m:r>
              <w:rPr>
                <w:ins w:id="20025" w:author="Claude" w:date="2026-10-09T01:35:33Z"/>
              </w:rPr>
              <m:t xml:space="preserve">C</m:t>
            </m:r>
          </m:e>
          <m:sub>
            <m:r>
              <w:rPr>
                <w:ins w:id="20026" w:author="Claude" w:date="2026-10-09T01:35:33Z"/>
              </w:rPr>
              <m:t xml:space="preserve">O₂</m:t>
            </m:r>
          </m:sub>
        </m:sSub>
        <m:r>
          <w:rPr>
            <w:ins w:id="20027" w:author="Claude" w:date="2026-10-09T01:35:33Z"/>
          </w:rPr>
          <m:t xml:space="preserve">−</m:t>
        </m:r>
        <m:f>
          <m:num>
            <m:sSub>
              <m:e>
                <m:r>
                  <w:rPr>
                    <w:ins w:id="20028" w:author="Claude" w:date="2026-10-09T01:35:33Z"/>
                  </w:rPr>
                  <m:t xml:space="preserve">M</m:t>
                </m:r>
              </m:e>
              <m:sub>
                <m:r>
                  <w:rPr>
                    <w:ins w:id="20029" w:author="Claude" w:date="2026-10-09T01:35:33Z"/>
                  </w:rPr>
                  <m:t xml:space="preserve">O₂</m:t>
                </m:r>
              </m:sub>
            </m:sSub>
          </m:num>
          <m:den>
            <m:r>
              <w:rPr>
                <w:ins w:id="20030" w:author="Claude" w:date="2026-10-09T01:35:33Z"/>
              </w:rPr>
              <m:t xml:space="preserve">2</m:t>
            </m:r>
            <m:sSub>
              <m:e>
                <m:r>
                  <w:rPr>
                    <w:ins w:id="20031" w:author="Claude" w:date="2026-10-09T01:35:33Z"/>
                  </w:rPr>
                  <m:t xml:space="preserve">M</m:t>
                </m:r>
              </m:e>
              <m:sub>
                <m:r>
                  <w:rPr>
                    <w:ins w:id="20032" w:author="Claude" w:date="2026-10-09T01:35:33Z"/>
                  </w:rPr>
                  <m:t xml:space="preserve">Zn</m:t>
                </m:r>
              </m:sub>
            </m:sSub>
          </m:den>
        </m:f>
        <m:sSub>
          <m:e>
            <m:r>
              <w:rPr>
                <w:ins w:id="20033" w:author="Claude" w:date="2026-10-09T01:35:33Z"/>
              </w:rPr>
              <m:t xml:space="preserve">ρ</m:t>
            </m:r>
          </m:e>
          <m:sub>
            <m:r>
              <w:rPr>
                <w:ins w:id="20034" w:author="Claude" w:date="2026-10-09T01:35:33Z"/>
              </w:rPr>
              <m:t xml:space="preserve">Zn</m:t>
            </m:r>
          </m:sub>
        </m:sSub>
        <m:r>
          <w:rPr>
            <w:ins w:id="20035" w:author="Claude" w:date="2026-10-09T01:35:33Z"/>
          </w:rPr>
          <m:t xml:space="preserve">|</m:t>
        </m:r>
        <m:sSub>
          <m:e>
            <m:r>
              <w:rPr>
                <w:ins w:id="20036" w:author="Claude" w:date="2026-10-09T01:35:33Z"/>
              </w:rPr>
              <m:t xml:space="preserve">v</m:t>
            </m:r>
          </m:e>
          <m:sub>
            <m:r>
              <w:rPr>
                <w:ins w:id="20037" w:author="Claude" w:date="2026-10-09T01:35:33Z"/>
              </w:rPr>
              <m:t xml:space="preserve">n</m:t>
            </m:r>
          </m:sub>
        </m:sSub>
        <m:r>
          <w:rPr>
            <w:ins w:id="20038" w:author="Claude" w:date="2026-10-09T01:35:33Z"/>
          </w:rPr>
          <m:t xml:space="preserve">|</m:t>
        </m:r>
        <m:sSub>
          <m:e>
            <m:r>
              <w:rPr>
                <w:ins w:id="20039" w:author="Claude" w:date="2026-10-09T01:35:33Z"/>
              </w:rPr>
              <m:t xml:space="preserve">δ</m:t>
            </m:r>
          </m:e>
          <m:sub>
            <m:r>
              <w:rPr>
                <w:ins w:id="20040" w:author="Claude" w:date="2026-10-09T01:35:33Z"/>
              </w:rPr>
              <m:t xml:space="preserve">Γ</m:t>
            </m:r>
          </m:sub>
        </m:sSub>
      </m:oMath>
      <w:r w:rsidR="00097CCF" w:rsidRPr="001A2EB4">
        <w:rPr>
          <w:rFonts w:cs="Times New Roman"/>
        </w:rPr>
        <w:tab/>
        <w:t>(</w:t>
      </w:r>
      <w:r w:rsidR="00105ABB" w:rsidRPr="001A2EB4">
        <w:rPr>
          <w:rFonts w:cs="Times New Roman"/>
        </w:rPr>
        <w:t>7</w:t>
      </w:r>
      <w:r w:rsidR="00097CCF" w:rsidRPr="001A2EB4">
        <w:rPr>
          <w:rFonts w:cs="Times New Roman"/>
        </w:rPr>
        <w:t>)</w:t>
      </w:r>
    </w:p>
    <w:p w14:paraId="73E7218C" w14:textId="74F2D5D2" w:rsidR="00D26518" w:rsidRPr="001A2EB4" w:rsidRDefault="00D26518" w:rsidP="00D1626D">
      <w:pPr>
        <w:pStyle w:val="BodyText"/>
        <w:rPr>
          <w:ins w:id="20084" w:author="Claude" w:date="2026-10-09T01:35:33Z"/>
        </w:rPr>
      </w:pPr>
      <w:ins w:id="20067" w:author="Claude" w:date="2026-10-09T01:35:33Z">
        <w:r w:rsidRPr="001A2EB4">
          <w:t xml:space="preserve">Here C</w:t>
        </w:r>
      </w:ins>
      <w:ins w:id="20068" w:author="Claude" w:date="2026-10-09T01:35:33Z">
        <w:r w:rsidRPr="001A2EB4">
          <w:rPr>
            <w:vertAlign w:val="subscript"/>
          </w:rPr>
          <w:t xml:space="preserve">O2</w:t>
        </w:r>
      </w:ins>
      <w:ins w:id="20069" w:author="Claude" w:date="2026-10-09T01:35:33Z">
        <w:r w:rsidRPr="001A2EB4">
          <w:t xml:space="preserve"> is a mass concentration (g mm⁻³). Because the recession velocity (Eq. 14) is set by the same interfacial flux, the oxygen consumed equals the oxygen required by the metal lost, k</w:t>
        </w:r>
      </w:ins>
      <w:ins w:id="20070" w:author="Claude" w:date="2026-10-09T01:35:33Z">
        <w:r w:rsidRPr="001A2EB4">
          <w:rPr>
            <w:vertAlign w:val="subscript"/>
          </w:rPr>
          <w:t xml:space="preserve">ORR</w:t>
        </w:r>
      </w:ins>
      <w:ins w:id="20071" w:author="Claude" w:date="2026-10-09T01:35:33Z">
        <w:r w:rsidRPr="001A2EB4">
          <w:t xml:space="preserve">C</w:t>
        </w:r>
      </w:ins>
      <w:ins w:id="20072" w:author="Claude" w:date="2026-10-09T01:35:33Z">
        <w:r w:rsidRPr="001A2EB4">
          <w:rPr>
            <w:vertAlign w:val="subscript"/>
          </w:rPr>
          <w:t xml:space="preserve">O2</w:t>
        </w:r>
      </w:ins>
      <w:ins w:id="20073" w:author="Claude" w:date="2026-10-09T01:35:33Z">
        <w:r w:rsidRPr="001A2EB4">
          <w:t xml:space="preserve"> = (M</w:t>
        </w:r>
      </w:ins>
      <w:ins w:id="20074" w:author="Claude" w:date="2026-10-09T01:35:33Z">
        <w:r w:rsidRPr="001A2EB4">
          <w:rPr>
            <w:vertAlign w:val="subscript"/>
          </w:rPr>
          <w:t xml:space="preserve">O2</w:t>
        </w:r>
      </w:ins>
      <w:ins w:id="20075" w:author="Claude" w:date="2026-10-09T01:35:33Z">
        <w:r w:rsidRPr="001A2EB4">
          <w:t xml:space="preserve">/2M</w:t>
        </w:r>
      </w:ins>
      <w:ins w:id="20076" w:author="Claude" w:date="2026-10-09T01:35:33Z">
        <w:r w:rsidRPr="001A2EB4">
          <w:rPr>
            <w:vertAlign w:val="subscript"/>
          </w:rPr>
          <w:t xml:space="preserve">Zn</w:t>
        </w:r>
      </w:ins>
      <w:ins w:id="20077" w:author="Claude" w:date="2026-10-09T01:35:33Z">
        <w:r w:rsidRPr="001A2EB4">
          <w:t xml:space="preserve">)ρ</w:t>
        </w:r>
      </w:ins>
      <w:ins w:id="20078" w:author="Claude" w:date="2026-10-09T01:35:33Z">
        <w:r w:rsidRPr="001A2EB4">
          <w:rPr>
            <w:vertAlign w:val="subscript"/>
          </w:rPr>
          <w:t xml:space="preserve">Zn</w:t>
        </w:r>
      </w:ins>
      <w:ins w:id="20079" w:author="Claude" w:date="2026-10-09T01:35:33Z">
        <w:r w:rsidRPr="001A2EB4">
          <w:t xml:space="preserve">|v</w:t>
        </w:r>
      </w:ins>
      <w:ins w:id="20080" w:author="Claude" w:date="2026-10-09T01:35:33Z">
        <w:r w:rsidRPr="001A2EB4">
          <w:rPr>
            <w:vertAlign w:val="subscript"/>
          </w:rPr>
          <w:t xml:space="preserve">n</w:t>
        </w:r>
      </w:ins>
      <w:ins w:id="20081" w:author="Claude" w:date="2026-10-09T01:35:33Z">
        <w:r w:rsidRPr="001A2EB4">
          <w:t xml:space="preserve">|. The top face of the box is held at C</w:t>
        </w:r>
      </w:ins>
      <w:ins w:id="20082" w:author="Claude" w:date="2026-10-09T01:35:33Z">
        <w:r w:rsidRPr="001A2EB4">
          <w:rPr>
            <w:vertAlign w:val="subscript"/>
          </w:rPr>
          <w:t xml:space="preserve">O2</w:t>
        </w:r>
      </w:ins>
      <w:ins w:id="20083" w:author="Claude" w:date="2026-10-09T01:35:33Z">
        <w:r w:rsidRPr="001A2EB4">
          <w:t xml:space="preserve"> = 3.5 mg L⁻¹, and the other box faces and the metal surface are zero-flux.</w:t>
        </w:r>
      </w:ins>
    </w:p>
    <w:p w14:paraId="1FA9AF16" w14:textId="5CDDE6D7" w:rsidR="00424107" w:rsidRPr="001A2EB4" w:rsidRDefault="00424107" w:rsidP="00424107">
      <w:pPr>
        <w:pStyle w:val="BodyText"/>
        <w:ind w:firstLine="0"/>
        <w:rPr>
          <w:rFonts w:cs="Times New Roman"/>
        </w:rPr>
      </w:pPr>
      <w:r w:rsidRPr="001A2EB4">
        <w:rPr>
          <w:rFonts w:cs="Times New Roman"/>
        </w:rPr>
        <w:t xml:space="preserve">Chloride </w:t>
      </w:r>
      <w:r>
        <w:rPr>
          <w:rFonts w:cs="Times New Roman"/>
        </w:rPr>
        <w:t>acts</w:t>
      </w:r>
      <w:r w:rsidRPr="001A2EB4">
        <w:rPr>
          <w:rFonts w:cs="Times New Roman"/>
        </w:rPr>
        <w:t xml:space="preserve"> as </w:t>
      </w:r>
      <w:r>
        <w:rPr>
          <w:rFonts w:cs="Times New Roman"/>
        </w:rPr>
        <w:t>a</w:t>
      </w:r>
      <w:r w:rsidRPr="001A2EB4">
        <w:rPr>
          <w:rFonts w:cs="Times New Roman"/>
        </w:rPr>
        <w:t xml:space="preserve"> </w:t>
      </w:r>
      <w:r>
        <w:rPr>
          <w:rFonts w:cs="Times New Roman"/>
        </w:rPr>
        <w:t>catalytic species</w:t>
      </w:r>
      <w:r w:rsidRPr="001A2EB4">
        <w:rPr>
          <w:rFonts w:cs="Times New Roman"/>
        </w:rPr>
        <w:t xml:space="preserve">, </w:t>
      </w:r>
      <w:r>
        <w:rPr>
          <w:rFonts w:cs="Times New Roman"/>
        </w:rPr>
        <w:t>being</w:t>
      </w:r>
      <w:r w:rsidRPr="001A2EB4">
        <w:rPr>
          <w:rFonts w:cs="Times New Roman"/>
        </w:rPr>
        <w:t xml:space="preserve"> </w:t>
      </w:r>
      <w:r>
        <w:rPr>
          <w:rFonts w:cs="Times New Roman"/>
        </w:rPr>
        <w:t>regenerated</w:t>
      </w:r>
      <w:r w:rsidRPr="001A2EB4">
        <w:rPr>
          <w:rFonts w:cs="Times New Roman"/>
        </w:rPr>
        <w:t xml:space="preserve"> </w:t>
      </w:r>
      <w:r>
        <w:rPr>
          <w:rFonts w:cs="Times New Roman"/>
        </w:rPr>
        <w:t>during</w:t>
      </w:r>
      <w:r w:rsidRPr="001A2EB4">
        <w:rPr>
          <w:rFonts w:cs="Times New Roman"/>
        </w:rPr>
        <w:t xml:space="preserve"> </w:t>
      </w:r>
      <w:r>
        <w:rPr>
          <w:rFonts w:cs="Times New Roman"/>
        </w:rPr>
        <w:t>film</w:t>
      </w:r>
      <w:r w:rsidRPr="001A2EB4">
        <w:rPr>
          <w:rFonts w:cs="Times New Roman"/>
        </w:rPr>
        <w:t xml:space="preserve"> </w:t>
      </w:r>
      <w:r>
        <w:rPr>
          <w:rFonts w:cs="Times New Roman"/>
        </w:rPr>
        <w:t>breakdown</w:t>
      </w:r>
      <w:r w:rsidRPr="001A2EB4">
        <w:rPr>
          <w:rFonts w:cs="Times New Roman"/>
        </w:rPr>
        <w:t xml:space="preserve"> </w:t>
      </w:r>
      <w:r>
        <w:rPr>
          <w:rFonts w:cs="Times New Roman"/>
        </w:rPr>
        <w:t>rather</w:t>
      </w:r>
      <w:r w:rsidRPr="001A2EB4">
        <w:rPr>
          <w:rFonts w:cs="Times New Roman"/>
        </w:rPr>
        <w:t xml:space="preserve"> </w:t>
      </w:r>
      <w:r>
        <w:rPr>
          <w:rFonts w:cs="Times New Roman"/>
        </w:rPr>
        <w:t>than</w:t>
      </w:r>
      <w:r w:rsidRPr="001A2EB4">
        <w:rPr>
          <w:rFonts w:cs="Times New Roman"/>
        </w:rPr>
        <w:t xml:space="preserve"> </w:t>
      </w:r>
      <w:r>
        <w:rPr>
          <w:rFonts w:cs="Times New Roman"/>
        </w:rPr>
        <w:t>consumed</w:t>
      </w:r>
      <w:r w:rsidRPr="001A2EB4">
        <w:rPr>
          <w:rFonts w:cs="Times New Roman"/>
        </w:rPr>
        <w:t xml:space="preserve"> </w:t>
      </w:r>
      <w:r w:rsidRPr="001A2EB4">
        <w:rPr>
          <w:rFonts w:cs="Times New Roman"/>
        </w:rPr>
        <w:fldChar w:fldCharType="begin"/>
      </w:r>
      <w:r w:rsidR="00CE255A">
        <w:rPr>
          <w:rFonts w:cs="Times New Roman"/>
        </w:rPr>
        <w:instrText xml:space="preserve"> ADDIN ZOTERO_ITEM CSL_CITATION {"citationID":"eTfl7xu9","properties":{"unsorted":false,"formattedCitation":"\\super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Pr="00F60B2A">
        <w:rPr>
          <w:rFonts w:cs="Times New Roman"/>
          <w:vertAlign w:val="superscript"/>
        </w:rPr>
        <w:t>[19]</w:t>
      </w:r>
      <w:r w:rsidRPr="001A2EB4">
        <w:rPr>
          <w:rFonts w:cs="Times New Roman"/>
        </w:rPr>
        <w:fldChar w:fldCharType="end"/>
      </w:r>
      <w:r w:rsidRPr="001A2EB4">
        <w:rPr>
          <w:rFonts w:cs="Times New Roman"/>
        </w:rPr>
        <w:t>:</w:t>
      </w:r>
    </w:p>
    <w:p w14:paraId="7C2B2EA7" w14:textId="1B7C2083" w:rsidR="00424107" w:rsidRDefault="00621E22"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m>
                <m:mPr>
                  <m:plcHide m:val="1"/>
                  <m:mcs>
                    <m:mc>
                      <m:mcPr>
                        <m:count m:val="1"/>
                        <m:mcJc m:val="right"/>
                      </m:mcPr>
                    </m:mc>
                  </m:mcs>
                  <m:ctrlPr>
                    <w:rPr>
                      <w:rFonts w:ascii="Cambria Math" w:hAnsi="Cambria Math" w:cs="Times New Roman"/>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Cl</m:t>
                            </m:r>
                          </m:sub>
                          <m:sup>
                            <m:r>
                              <m:rPr>
                                <m:sty m:val="p"/>
                              </m:rPr>
                              <w:rPr>
                                <w:rFonts w:ascii="Cambria Math" w:hAnsi="Cambria Math"/>
                              </w:rPr>
                              <m:t>eff</m:t>
                            </m:r>
                          </m:sup>
                        </m:sSub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ctrlPr>
                          <w:rPr>
                            <w:rFonts w:ascii="Cambria Math" w:hAnsi="Cambria Math" w:cs="Times New Roman"/>
                            <w:i/>
                          </w:rPr>
                        </m:ctrlPr>
                      </m:e>
                    </m:d>
                  </m:e>
                </m:mr>
              </m:m>
            </m:e>
          </m:mr>
        </m:m>
      </m:oMath>
      <w:r w:rsidR="00424107" w:rsidRPr="001A2EB4">
        <w:rPr>
          <w:rFonts w:cs="Times New Roman"/>
        </w:rPr>
        <w:tab/>
        <w:t>(</w:t>
      </w:r>
      <w:r w:rsidR="00424107">
        <w:rPr>
          <w:rFonts w:cs="Times New Roman"/>
        </w:rPr>
        <w:t>8</w:t>
      </w:r>
      <w:r w:rsidR="00424107" w:rsidRPr="001A2EB4">
        <w:rPr>
          <w:rFonts w:cs="Times New Roman"/>
        </w:rPr>
        <w:t>)</w:t>
      </w:r>
    </w:p>
    <w:p w14:paraId="20DD8005" w14:textId="7C8A20CF" w:rsidR="00424107" w:rsidRPr="001A2EB4" w:rsidRDefault="00424107" w:rsidP="00424107">
      <w:pPr>
        <w:pStyle w:val="BodyText"/>
        <w:rPr>
          <w:rFonts w:cs="Times New Roman"/>
        </w:rPr>
      </w:pPr>
      <w:r w:rsidRPr="001A2EB4">
        <w:rPr>
          <w:rFonts w:cs="Times New Roman"/>
        </w:rPr>
        <w:t xml:space="preserve">Simultaneously, anodic dissolution releases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into the electrolyte</w:t>
      </w:r>
      <w:r w:rsidR="007567C8">
        <w:rPr>
          <w:rFonts w:cs="Times New Roman"/>
        </w:rPr>
        <w:t>,</w:t>
      </w:r>
      <w:r w:rsidRPr="001A2EB4">
        <w:rPr>
          <w:rFonts w:cs="Times New Roman"/>
        </w:rPr>
        <w:t xml:space="preserve"> </w:t>
      </w:r>
      <w:r w:rsidR="007567C8" w:rsidRPr="007567C8">
        <w:rPr>
          <w:rFonts w:cs="Times New Roman"/>
        </w:rPr>
        <w:t>where they may either remain in solution or precipitate as corrosion products</w:t>
      </w:r>
      <w:r w:rsidRPr="001A2EB4">
        <w:rPr>
          <w:rFonts w:cs="Times New Roman"/>
        </w:rPr>
        <w:t xml:space="preserve">. </w:t>
      </w:r>
      <w:r w:rsidR="007567C8" w:rsidRPr="007567C8">
        <w:rPr>
          <w:rFonts w:cs="Times New Roman"/>
        </w:rPr>
        <w:t>At the metal-electrolyte interface, oxygen reduction proceeds via the four-electron ORR</w:t>
      </w:r>
      <w:r w:rsidR="009F4B7F" w:rsidRPr="001A2EB4">
        <w:rPr>
          <w:rFonts w:cs="Times New Roman"/>
        </w:rPr>
        <w:t xml:space="preserve"> </w:t>
      </w:r>
      <w:r w:rsidR="009F4B7F" w:rsidRPr="001A2EB4">
        <w:rPr>
          <w:rFonts w:cs="Times New Roman"/>
        </w:rPr>
        <w:fldChar w:fldCharType="begin"/>
      </w:r>
      <w:r w:rsidR="00CE255A">
        <w:rPr>
          <w:rFonts w:cs="Times New Roman"/>
        </w:rPr>
        <w:instrText xml:space="preserve"> ADDIN ZOTERO_ITEM CSL_CITATION {"citationID":"rN5Gluur","properties":{"unsorted":false,"formattedCitation":"\\super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9F4B7F" w:rsidRPr="001A2EB4">
        <w:rPr>
          <w:rFonts w:cs="Times New Roman"/>
        </w:rPr>
        <w:fldChar w:fldCharType="separate"/>
      </w:r>
      <w:r w:rsidR="009F4B7F" w:rsidRPr="00F60B2A">
        <w:rPr>
          <w:rFonts w:cs="Times New Roman"/>
          <w:vertAlign w:val="superscript"/>
        </w:rPr>
        <w:t>[22]</w:t>
      </w:r>
      <w:r w:rsidR="009F4B7F" w:rsidRPr="001A2EB4">
        <w:rPr>
          <w:rFonts w:cs="Times New Roman"/>
        </w:rPr>
        <w:fldChar w:fldCharType="end"/>
      </w:r>
      <w:r w:rsidR="009F4B7F" w:rsidRPr="001A2EB4">
        <w:rPr>
          <w:rFonts w:cs="Times New Roman"/>
        </w:rPr>
        <w:t xml:space="preserve">, </w:t>
      </w:r>
      <w:r w:rsidR="007567C8" w:rsidRPr="007567C8">
        <w:rPr>
          <w:rFonts w:cs="Times New Roman"/>
        </w:rPr>
        <w:t xml:space="preserve">generating OH⁻ ions that increase the local alkalinity and promote formation of </w:t>
      </w:r>
      <w:proofErr w:type="spellStart"/>
      <w:r w:rsidR="007567C8" w:rsidRPr="007567C8">
        <w:rPr>
          <w:rFonts w:cs="Times New Roman"/>
        </w:rPr>
        <w:t>ZnO</w:t>
      </w:r>
      <w:proofErr w:type="spellEnd"/>
      <w:r w:rsidR="007567C8" w:rsidRPr="007567C8">
        <w:rPr>
          <w:rFonts w:cs="Times New Roman"/>
        </w:rPr>
        <w:t>-based corrosion products.</w:t>
      </w:r>
      <w:r w:rsidR="009F4B7F" w:rsidRPr="001A2EB4">
        <w:rPr>
          <w:rFonts w:cs="Times New Roman"/>
        </w:rPr>
        <w:t xml:space="preserve"> At the same time, chloride-induced corrosion-product dissolution releases hydroxide back into the electrolyte</w:t>
      </w:r>
      <w:r w:rsidR="009F4B7F">
        <w:rPr>
          <w:rFonts w:cs="Times New Roman"/>
        </w:rPr>
        <w:t>.</w:t>
      </w:r>
    </w:p>
    <w:p w14:paraId="24B0774D" w14:textId="23E1B49B" w:rsidR="00424107" w:rsidRDefault="00621E22"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del w:id="20111" w:author="Claude" w:date="2026-10-09T01:35:33Z"/>
                      <w:rFonts w:ascii="Cambria Math" w:hAnsi="Cambria Math" w:cs="Times New Roman"/>
                    </w:rPr>
                    <m:t>∂</m:t>
                  </m:r>
                  <m:sSub>
                    <m:sSubPr>
                      <m:ctrlPr>
                        <w:rPr>
                          <w:rFonts w:ascii="Cambria Math" w:hAnsi="Cambria Math" w:cs="Times New Roman"/>
                        </w:rPr>
                      </m:ctrlPr>
                    </m:sSubPr>
                    <m:e>
                      <m:r>
                        <w:rPr>
                          <w:del w:id="20112" w:author="Claude" w:date="2026-10-09T01:35:33Z"/>
                          <w:rFonts w:ascii="Cambria Math" w:hAnsi="Cambria Math" w:cs="Times New Roman"/>
                        </w:rPr>
                        <m:t>C</m:t>
                      </m:r>
                    </m:e>
                    <m:sub>
                      <m:r>
                        <m:rPr>
                          <m:sty m:val="p"/>
                        </m:rPr>
                        <w:rPr>
                          <w:del w:id="20113" w:author="Claude" w:date="2026-10-09T01:35:33Z"/>
                          <w:rFonts w:ascii="Cambria Math" w:hAnsi="Cambria Math" w:cs="Times New Roman"/>
                        </w:rPr>
                        <m:t>Zn</m:t>
                      </m:r>
                    </m:sub>
                  </m:sSub>
                </m:num>
                <m:den>
                  <m:r>
                    <m:rPr>
                      <m:sty m:val="p"/>
                    </m:rPr>
                    <w:rPr>
                      <w:del w:id="20114" w:author="Claude" w:date="2026-10-09T01:35:33Z"/>
                      <w:rFonts w:ascii="Cambria Math" w:hAnsi="Cambria Math" w:cs="Times New Roman"/>
                    </w:rPr>
                    <m:t>∂</m:t>
                  </m:r>
                  <m:r>
                    <w:rPr>
                      <w:del w:id="20115" w:author="Claude" w:date="2026-10-09T01:35:33Z"/>
                      <w:rFonts w:ascii="Cambria Math" w:hAnsi="Cambria Math" w:cs="Times New Roman"/>
                    </w:rPr>
                    <m:t>t</m:t>
                  </m:r>
                </m:den>
              </m:f>
              <m:r>
                <m:rPr>
                  <m:sty m:val="p"/>
                </m:rPr>
                <w:rPr>
                  <w:del w:id="20116" w:author="Claude" w:date="2026-10-09T01:35:33Z"/>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del w:id="20117" w:author="Claude" w:date="2026-10-09T01:35:33Z"/>
                          <w:rFonts w:ascii="Cambria Math" w:hAnsi="Cambria Math" w:cs="Times New Roman"/>
                        </w:rPr>
                        <m:t>D</m:t>
                      </m:r>
                    </m:e>
                    <m:sub>
                      <m:r>
                        <m:rPr>
                          <m:sty m:val="p"/>
                        </m:rPr>
                        <w:rPr>
                          <w:del w:id="20118" w:author="Claude" w:date="2026-10-09T01:35:33Z"/>
                          <w:rFonts w:ascii="Cambria Math" w:hAnsi="Cambria Math" w:cs="Times New Roman"/>
                        </w:rPr>
                        <m:t>Zn</m:t>
                      </m:r>
                    </m:sub>
                    <m:sup>
                      <m:r>
                        <m:rPr>
                          <m:nor/>
                        </m:rPr>
                        <w:rPr>
                          <w:del w:id="20119" w:author="Claude" w:date="2026-10-09T01:35:33Z"/>
                          <w:rFonts w:cs="Times New Roman"/>
                        </w:rPr>
                        <m:t>eff</m:t>
                      </m:r>
                    </m:sup>
                  </m:sSubSup>
                  <m:r>
                    <w:rPr>
                      <w:del w:id="20120" w:author="Claude" w:date="2026-10-09T01:35:33Z"/>
                      <w:rFonts w:ascii="Cambria Math" w:hAnsi="Cambria Math" w:cs="Times New Roman"/>
                    </w:rPr>
                    <m:t> </m:t>
                  </m:r>
                  <m:r>
                    <m:rPr>
                      <m:sty m:val="p"/>
                    </m:rPr>
                    <w:rPr>
                      <w:del w:id="20121" w:author="Claude" w:date="2026-10-09T01:35:33Z"/>
                      <w:rFonts w:ascii="Cambria Math" w:hAnsi="Cambria Math" w:cs="Times New Roman"/>
                    </w:rPr>
                    <m:t>∇</m:t>
                  </m:r>
                  <m:sSub>
                    <m:sSubPr>
                      <m:ctrlPr>
                        <w:rPr>
                          <w:rFonts w:ascii="Cambria Math" w:hAnsi="Cambria Math" w:cs="Times New Roman"/>
                        </w:rPr>
                      </m:ctrlPr>
                    </m:sSubPr>
                    <m:e>
                      <m:r>
                        <w:rPr>
                          <w:del w:id="20122" w:author="Claude" w:date="2026-10-09T01:35:33Z"/>
                          <w:rFonts w:ascii="Cambria Math" w:hAnsi="Cambria Math" w:cs="Times New Roman"/>
                        </w:rPr>
                        <m:t>C</m:t>
                      </m:r>
                    </m:e>
                    <m:sub>
                      <m:r>
                        <m:rPr>
                          <m:sty m:val="p"/>
                        </m:rPr>
                        <w:rPr>
                          <w:del w:id="20123" w:author="Claude" w:date="2026-10-09T01:35:33Z"/>
                          <w:rFonts w:ascii="Cambria Math" w:hAnsi="Cambria Math" w:cs="Times New Roman"/>
                        </w:rPr>
                        <m:t>Zn</m:t>
                      </m:r>
                    </m:sub>
                  </m:sSub>
                </m:e>
              </m:d>
              <m:r>
                <m:rPr>
                  <m:sty m:val="p"/>
                </m:rPr>
                <w:rPr>
                  <w:del w:id="20124" w:author="Claude" w:date="2026-10-09T01:35:33Z"/>
                  <w:rFonts w:ascii="Cambria Math" w:hAnsi="Cambria Math" w:cs="Times New Roman"/>
                </w:rPr>
                <m:t>+2</m:t>
              </m:r>
              <m:sSub>
                <m:sSubPr>
                  <m:ctrlPr>
                    <w:rPr>
                      <w:rFonts w:ascii="Cambria Math" w:hAnsi="Cambria Math" w:cs="Times New Roman"/>
                    </w:rPr>
                  </m:ctrlPr>
                </m:sSubPr>
                <m:e>
                  <m:r>
                    <w:rPr>
                      <w:del w:id="20125" w:author="Claude" w:date="2026-10-09T01:35:33Z"/>
                      <w:rFonts w:ascii="Cambria Math" w:hAnsi="Cambria Math" w:cs="Times New Roman"/>
                    </w:rPr>
                    <m:t>k</m:t>
                  </m:r>
                </m:e>
                <m:sub>
                  <m:r>
                    <m:rPr>
                      <m:sty m:val="p"/>
                    </m:rPr>
                    <w:rPr>
                      <w:del w:id="20126" w:author="Claude" w:date="2026-10-09T01:35:33Z"/>
                      <w:rFonts w:ascii="Cambria Math" w:hAnsi="Cambria Math" w:cs="Times New Roman"/>
                    </w:rPr>
                    <m:t>ORR</m:t>
                  </m:r>
                </m:sub>
              </m:sSub>
              <m:r>
                <w:rPr>
                  <w:del w:id="20127" w:author="Claude" w:date="2026-10-09T01:35:33Z"/>
                  <w:rFonts w:ascii="Cambria Math" w:hAnsi="Cambria Math" w:cs="Times New Roman"/>
                </w:rPr>
                <m:t> </m:t>
              </m:r>
              <m:sSub>
                <m:sSubPr>
                  <m:ctrlPr>
                    <w:rPr>
                      <w:rFonts w:ascii="Cambria Math" w:hAnsi="Cambria Math" w:cs="Times New Roman"/>
                    </w:rPr>
                  </m:ctrlPr>
                </m:sSubPr>
                <m:e>
                  <m:r>
                    <w:rPr>
                      <w:del w:id="20128" w:author="Claude" w:date="2026-10-09T01:35:33Z"/>
                      <w:rFonts w:ascii="Cambria Math" w:hAnsi="Cambria Math" w:cs="Times New Roman"/>
                    </w:rPr>
                    <m:t>C</m:t>
                  </m:r>
                </m:e>
                <m:sub>
                  <m:sSub>
                    <m:sSubPr>
                      <m:ctrlPr>
                        <w:rPr>
                          <w:rFonts w:ascii="Cambria Math" w:hAnsi="Cambria Math" w:cs="Times New Roman"/>
                        </w:rPr>
                      </m:ctrlPr>
                    </m:sSubPr>
                    <m:e>
                      <m:r>
                        <m:rPr>
                          <m:sty m:val="p"/>
                        </m:rPr>
                        <w:rPr>
                          <w:del w:id="20129" w:author="Claude" w:date="2026-10-09T01:35:33Z"/>
                          <w:rFonts w:ascii="Cambria Math" w:hAnsi="Cambria Math" w:cs="Times New Roman"/>
                        </w:rPr>
                        <m:t>O</m:t>
                      </m:r>
                    </m:e>
                    <m:sub>
                      <m:r>
                        <m:rPr>
                          <m:sty m:val="p"/>
                        </m:rPr>
                        <w:rPr>
                          <w:del w:id="20130" w:author="Claude" w:date="2026-10-09T01:35:33Z"/>
                          <w:rFonts w:ascii="Cambria Math" w:hAnsi="Cambria Math" w:cs="Times New Roman"/>
                        </w:rPr>
                        <m:t>2</m:t>
                      </m:r>
                    </m:sub>
                  </m:sSub>
                </m:sub>
              </m:sSub>
              <m:r>
                <w:rPr>
                  <w:del w:id="20131" w:author="Claude" w:date="2026-10-09T01:35:33Z"/>
                  <w:rFonts w:ascii="Cambria Math" w:hAnsi="Cambria Math" w:cs="Times New Roman"/>
                </w:rPr>
                <m:t> </m:t>
              </m:r>
              <m:sSub>
                <m:sSubPr>
                  <m:ctrlPr>
                    <w:rPr>
                      <w:rFonts w:ascii="Cambria Math" w:hAnsi="Cambria Math" w:cs="Times New Roman"/>
                    </w:rPr>
                  </m:ctrlPr>
                </m:sSubPr>
                <m:e>
                  <m:r>
                    <w:rPr>
                      <w:del w:id="20132" w:author="Claude" w:date="2026-10-09T01:35:33Z"/>
                      <w:rFonts w:ascii="Cambria Math" w:hAnsi="Cambria Math" w:cs="Times New Roman"/>
                    </w:rPr>
                    <m:t>δ</m:t>
                  </m:r>
                </m:e>
                <m:sub>
                  <m:r>
                    <m:rPr>
                      <m:sty m:val="p"/>
                    </m:rPr>
                    <w:rPr>
                      <w:del w:id="20133" w:author="Claude" w:date="2026-10-09T01:35:33Z"/>
                      <w:rFonts w:ascii="Cambria Math" w:hAnsi="Cambria Math" w:cs="Times New Roman"/>
                    </w:rPr>
                    <m:t>Γ</m:t>
                  </m:r>
                </m:sub>
              </m:sSub>
              <m:r>
                <m:rPr>
                  <m:sty m:val="p"/>
                </m:rPr>
                <w:rPr>
                  <w:del w:id="20134" w:author="Claude" w:date="2026-10-09T01:35:33Z"/>
                  <w:rFonts w:ascii="Cambria Math" w:hAnsi="Cambria Math" w:cs="Times New Roman"/>
                </w:rPr>
                <m:t>-</m:t>
              </m:r>
              <m:f>
                <m:fPr>
                  <m:ctrlPr>
                    <w:rPr>
                      <w:rFonts w:ascii="Cambria Math" w:hAnsi="Cambria Math" w:cs="Times New Roman"/>
                    </w:rPr>
                  </m:ctrlPr>
                </m:fPr>
                <m:num>
                  <m:r>
                    <m:rPr>
                      <m:sty m:val="p"/>
                    </m:rPr>
                    <w:rPr>
                      <w:del w:id="20135" w:author="Claude" w:date="2026-10-09T01:35:33Z"/>
                      <w:rFonts w:ascii="Cambria Math" w:hAnsi="Cambria Math" w:cs="Times New Roman"/>
                    </w:rPr>
                    <m:t>∂</m:t>
                  </m:r>
                  <m:r>
                    <w:rPr>
                      <w:del w:id="20136" w:author="Claude" w:date="2026-10-09T01:35:33Z"/>
                      <w:rFonts w:ascii="Cambria Math" w:hAnsi="Cambria Math" w:cs="Times New Roman"/>
                    </w:rPr>
                    <m:t>F</m:t>
                  </m:r>
                </m:num>
                <m:den>
                  <m:r>
                    <m:rPr>
                      <m:sty m:val="p"/>
                    </m:rPr>
                    <w:rPr>
                      <w:del w:id="20137" w:author="Claude" w:date="2026-10-09T01:35:33Z"/>
                      <w:rFonts w:ascii="Cambria Math" w:hAnsi="Cambria Math" w:cs="Times New Roman"/>
                    </w:rPr>
                    <m:t>∂</m:t>
                  </m:r>
                  <m:r>
                    <w:rPr>
                      <w:del w:id="20138" w:author="Claude" w:date="2026-10-09T01:35:33Z"/>
                      <w:rFonts w:ascii="Cambria Math" w:hAnsi="Cambria Math" w:cs="Times New Roman"/>
                    </w:rPr>
                    <m:t>t</m:t>
                  </m:r>
                </m:den>
              </m:f>
            </m:e>
          </m:mr>
        </m:m>
      </m:oMath>
      <m:oMath>
        <m:f>
          <m:num>
            <m:r>
              <w:rPr>
                <w:ins w:id="20085" w:author="Claude" w:date="2026-10-09T01:35:33Z"/>
              </w:rPr>
              <m:t xml:space="preserve">∂</m:t>
            </m:r>
            <m:sSub>
              <m:e>
                <m:r>
                  <w:rPr>
                    <w:ins w:id="20086" w:author="Claude" w:date="2026-10-09T01:35:33Z"/>
                  </w:rPr>
                  <m:t xml:space="preserve">C</m:t>
                </m:r>
              </m:e>
              <m:sub>
                <m:r>
                  <w:rPr>
                    <w:ins w:id="20087" w:author="Claude" w:date="2026-10-09T01:35:33Z"/>
                  </w:rPr>
                  <m:t xml:space="preserve">Zn</m:t>
                </m:r>
              </m:sub>
            </m:sSub>
          </m:num>
          <m:den>
            <m:r>
              <w:rPr>
                <w:ins w:id="20088" w:author="Claude" w:date="2026-10-09T01:35:33Z"/>
              </w:rPr>
              <m:t xml:space="preserve">∂</m:t>
            </m:r>
            <m:r>
              <w:rPr>
                <w:ins w:id="20089" w:author="Claude" w:date="2026-10-09T01:35:33Z"/>
              </w:rPr>
              <m:t xml:space="preserve">t</m:t>
            </m:r>
          </m:den>
        </m:f>
        <m:r>
          <w:rPr>
            <w:ins w:id="20090" w:author="Claude" w:date="2026-10-09T01:35:33Z"/>
          </w:rPr>
          <m:t xml:space="preserve">=∇⋅</m:t>
        </m:r>
        <m:sSup>
          <m:e>
            <m:sSub>
              <m:e>
                <m:r>
                  <w:rPr>
                    <w:ins w:id="20091" w:author="Claude" w:date="2026-10-09T01:35:33Z"/>
                  </w:rPr>
                  <m:t xml:space="preserve">D</m:t>
                </m:r>
              </m:e>
              <m:sub>
                <m:r>
                  <w:rPr>
                    <w:ins w:id="20092" w:author="Claude" w:date="2026-10-09T01:35:33Z"/>
                  </w:rPr>
                  <m:t xml:space="preserve">Zn</m:t>
                </m:r>
              </m:sub>
            </m:sSub>
          </m:e>
          <m:sup>
            <m:r>
              <w:rPr>
                <w:ins w:id="20093" w:author="Claude" w:date="2026-10-09T01:35:33Z"/>
              </w:rPr>
              <m:t xml:space="preserve">eff</m:t>
            </m:r>
          </m:sup>
        </m:sSup>
        <m:r>
          <w:rPr>
            <w:ins w:id="20094" w:author="Claude" w:date="2026-10-09T01:35:33Z"/>
          </w:rPr>
          <m:t xml:space="preserve">∇</m:t>
        </m:r>
        <m:sSub>
          <m:e>
            <m:r>
              <w:rPr>
                <w:ins w:id="20095" w:author="Claude" w:date="2026-10-09T01:35:33Z"/>
              </w:rPr>
              <m:t xml:space="preserve">C</m:t>
            </m:r>
          </m:e>
          <m:sub>
            <m:r>
              <w:rPr>
                <w:ins w:id="20096" w:author="Claude" w:date="2026-10-09T01:35:33Z"/>
              </w:rPr>
              <m:t xml:space="preserve">Zn</m:t>
            </m:r>
          </m:sub>
        </m:sSub>
        <m:r>
          <w:rPr>
            <w:ins w:id="20097" w:author="Claude" w:date="2026-10-09T01:35:33Z"/>
          </w:rPr>
          <m:t xml:space="preserve">+</m:t>
        </m:r>
        <m:sSub>
          <m:e>
            <m:r>
              <w:rPr>
                <w:ins w:id="20098" w:author="Claude" w:date="2026-10-09T01:35:33Z"/>
              </w:rPr>
              <m:t xml:space="preserve">ρ</m:t>
            </m:r>
          </m:e>
          <m:sub>
            <m:r>
              <w:rPr>
                <w:ins w:id="20099" w:author="Claude" w:date="2026-10-09T01:35:33Z"/>
              </w:rPr>
              <m:t xml:space="preserve">Zn</m:t>
            </m:r>
          </m:sub>
        </m:sSub>
        <m:r>
          <w:rPr>
            <w:ins w:id="20100" w:author="Claude" w:date="2026-10-09T01:35:33Z"/>
          </w:rPr>
          <m:t xml:space="preserve">|</m:t>
        </m:r>
        <m:sSub>
          <m:e>
            <m:r>
              <w:rPr>
                <w:ins w:id="20101" w:author="Claude" w:date="2026-10-09T01:35:33Z"/>
              </w:rPr>
              <m:t xml:space="preserve">v</m:t>
            </m:r>
          </m:e>
          <m:sub>
            <m:r>
              <w:rPr>
                <w:ins w:id="20102" w:author="Claude" w:date="2026-10-09T01:35:33Z"/>
              </w:rPr>
              <m:t xml:space="preserve">n</m:t>
            </m:r>
          </m:sub>
        </m:sSub>
        <m:r>
          <w:rPr>
            <w:ins w:id="20103" w:author="Claude" w:date="2026-10-09T01:35:33Z"/>
          </w:rPr>
          <m:t xml:space="preserve">|</m:t>
        </m:r>
        <m:sSub>
          <m:e>
            <m:r>
              <w:rPr>
                <w:ins w:id="20104" w:author="Claude" w:date="2026-10-09T01:35:33Z"/>
              </w:rPr>
              <m:t xml:space="preserve">δ</m:t>
            </m:r>
          </m:e>
          <m:sub>
            <m:r>
              <w:rPr>
                <w:ins w:id="20105" w:author="Claude" w:date="2026-10-09T01:35:33Z"/>
              </w:rPr>
              <m:t xml:space="preserve">Γ</m:t>
            </m:r>
          </m:sub>
        </m:sSub>
        <m:r>
          <w:rPr>
            <w:ins w:id="20106" w:author="Claude" w:date="2026-10-09T01:35:33Z"/>
          </w:rPr>
          <m:t xml:space="preserve">−</m:t>
        </m:r>
        <m:f>
          <m:num>
            <m:r>
              <w:rPr>
                <w:ins w:id="20107" w:author="Claude" w:date="2026-10-09T01:35:33Z"/>
              </w:rPr>
              <m:t xml:space="preserve">∂</m:t>
            </m:r>
            <m:r>
              <w:rPr>
                <w:ins w:id="20108" w:author="Claude" w:date="2026-10-09T01:35:33Z"/>
              </w:rPr>
              <m:t xml:space="preserve">F</m:t>
            </m:r>
          </m:num>
          <m:den>
            <m:r>
              <w:rPr>
                <w:ins w:id="20109" w:author="Claude" w:date="2026-10-09T01:35:33Z"/>
              </w:rPr>
              <m:t xml:space="preserve">∂</m:t>
            </m:r>
            <m:r>
              <w:rPr>
                <w:ins w:id="20110" w:author="Claude" w:date="2026-10-09T01:35:33Z"/>
              </w:rPr>
              <m:t xml:space="preserve">t</m:t>
            </m:r>
          </m:den>
        </m:f>
      </m:oMath>
      <w:r w:rsidR="00424107" w:rsidRPr="001A2EB4">
        <w:rPr>
          <w:rFonts w:cs="Times New Roman"/>
        </w:rPr>
        <w:tab/>
        <w:t>(</w:t>
      </w:r>
      <w:r w:rsidR="009F4B7F">
        <w:rPr>
          <w:rFonts w:cs="Times New Roman"/>
        </w:rPr>
        <w:t>9</w:t>
      </w:r>
      <w:r w:rsidR="00424107" w:rsidRPr="001A2EB4">
        <w:rPr>
          <w:rFonts w:cs="Times New Roman"/>
        </w:rPr>
        <w:t>)</w:t>
      </w:r>
    </w:p>
    <w:p w14:paraId="73E7218C" w14:textId="74F2D5D2" w:rsidR="00D26518" w:rsidRPr="001A2EB4" w:rsidRDefault="00D26518" w:rsidP="00D1626D">
      <w:pPr>
        <w:pStyle w:val="BodyText"/>
        <w:rPr>
          <w:ins w:id="20146" w:author="Claude" w:date="2026-10-09T01:35:33Z"/>
        </w:rPr>
      </w:pPr>
      <w:ins w:id="20139" w:author="Claude" w:date="2026-10-09T01:35:33Z">
        <w:r w:rsidRPr="001A2EB4">
          <w:t xml:space="preserve">The Zn²⁺ source equals the mass of metal removed by the moving interface, ρ</w:t>
        </w:r>
      </w:ins>
      <w:ins w:id="20140" w:author="Claude" w:date="2026-10-09T01:35:33Z">
        <w:r w:rsidRPr="001A2EB4">
          <w:rPr>
            <w:vertAlign w:val="subscript"/>
          </w:rPr>
          <w:t xml:space="preserve">Zn</w:t>
        </w:r>
      </w:ins>
      <w:ins w:id="20141" w:author="Claude" w:date="2026-10-09T01:35:33Z">
        <w:r w:rsidRPr="001A2EB4">
          <w:t xml:space="preserve">|v</w:t>
        </w:r>
      </w:ins>
      <w:ins w:id="20142" w:author="Claude" w:date="2026-10-09T01:35:33Z">
        <w:r w:rsidRPr="001A2EB4">
          <w:rPr>
            <w:vertAlign w:val="subscript"/>
          </w:rPr>
          <w:t xml:space="preserve">n</w:t>
        </w:r>
      </w:ins>
      <w:ins w:id="20143" w:author="Claude" w:date="2026-10-09T01:35:33Z">
        <w:r w:rsidRPr="001A2EB4">
          <w:t xml:space="preserve">|δ</w:t>
        </w:r>
      </w:ins>
      <w:ins w:id="20144" w:author="Claude" w:date="2026-10-09T01:35:33Z">
        <w:r w:rsidRPr="001A2EB4">
          <w:rPr>
            <w:vertAlign w:val="subscript"/>
          </w:rPr>
          <w:t xml:space="preserve">Γ</w:t>
        </w:r>
      </w:ins>
      <w:ins w:id="20145" w:author="Claude" w:date="2026-10-09T01:35:33Z">
        <w:r w:rsidRPr="001A2EB4">
          <w:t xml:space="preserve">; no Zn is supplied from inside the solid. F counts Zn-equivalent mass, because the corrosion product forms from dissolved Zn one-for-one.</w:t>
        </w:r>
      </w:ins>
    </w:p>
    <w:p w14:paraId="0A228AFA" w14:textId="56F0AC11" w:rsidR="00097CCF" w:rsidRPr="001A2EB4" w:rsidRDefault="00621E22" w:rsidP="00097CCF">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del w:id="20179" w:author="Claude" w:date="2026-10-09T01:35:33Z"/>
                      <w:rFonts w:ascii="Cambria Math" w:hAnsi="Cambria Math" w:cs="Times New Roman"/>
                    </w:rPr>
                    <m:t>∂</m:t>
                  </m:r>
                  <m:sSub>
                    <m:sSubPr>
                      <m:ctrlPr>
                        <w:rPr>
                          <w:rFonts w:ascii="Cambria Math" w:hAnsi="Cambria Math" w:cs="Times New Roman"/>
                        </w:rPr>
                      </m:ctrlPr>
                    </m:sSubPr>
                    <m:e>
                      <m:r>
                        <w:rPr>
                          <w:del w:id="20180" w:author="Claude" w:date="2026-10-09T01:35:33Z"/>
                          <w:rFonts w:ascii="Cambria Math" w:hAnsi="Cambria Math" w:cs="Times New Roman"/>
                        </w:rPr>
                        <m:t>C</m:t>
                      </m:r>
                    </m:e>
                    <m:sub>
                      <m:r>
                        <m:rPr>
                          <m:sty m:val="p"/>
                        </m:rPr>
                        <w:rPr>
                          <w:del w:id="20181" w:author="Claude" w:date="2026-10-09T01:35:33Z"/>
                          <w:rFonts w:ascii="Cambria Math" w:hAnsi="Cambria Math" w:cs="Times New Roman"/>
                        </w:rPr>
                        <m:t>OH</m:t>
                      </m:r>
                    </m:sub>
                  </m:sSub>
                </m:num>
                <m:den>
                  <m:r>
                    <m:rPr>
                      <m:sty m:val="p"/>
                    </m:rPr>
                    <w:rPr>
                      <w:del w:id="20182" w:author="Claude" w:date="2026-10-09T01:35:33Z"/>
                      <w:rFonts w:ascii="Cambria Math" w:hAnsi="Cambria Math" w:cs="Times New Roman"/>
                    </w:rPr>
                    <m:t>∂</m:t>
                  </m:r>
                  <m:r>
                    <w:rPr>
                      <w:del w:id="20183" w:author="Claude" w:date="2026-10-09T01:35:33Z"/>
                      <w:rFonts w:ascii="Cambria Math" w:hAnsi="Cambria Math" w:cs="Times New Roman"/>
                    </w:rPr>
                    <m:t>t</m:t>
                  </m:r>
                </m:den>
              </m:f>
              <m:r>
                <m:rPr>
                  <m:sty m:val="p"/>
                </m:rPr>
                <w:rPr>
                  <w:del w:id="20184" w:author="Claude" w:date="2026-10-09T01:35:33Z"/>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del w:id="20185" w:author="Claude" w:date="2026-10-09T01:35:33Z"/>
                          <w:rFonts w:ascii="Cambria Math" w:hAnsi="Cambria Math" w:cs="Times New Roman"/>
                        </w:rPr>
                        <m:t>D</m:t>
                      </m:r>
                    </m:e>
                    <m:sub>
                      <m:r>
                        <m:rPr>
                          <m:sty m:val="p"/>
                        </m:rPr>
                        <w:rPr>
                          <w:del w:id="20186" w:author="Claude" w:date="2026-10-09T01:35:33Z"/>
                          <w:rFonts w:ascii="Cambria Math" w:hAnsi="Cambria Math" w:cs="Times New Roman"/>
                        </w:rPr>
                        <m:t>OH</m:t>
                      </m:r>
                    </m:sub>
                    <m:sup>
                      <m:r>
                        <m:rPr>
                          <m:nor/>
                        </m:rPr>
                        <w:rPr>
                          <w:del w:id="20187" w:author="Claude" w:date="2026-10-09T01:35:33Z"/>
                          <w:rFonts w:cs="Times New Roman"/>
                        </w:rPr>
                        <m:t>eff</m:t>
                      </m:r>
                    </m:sup>
                  </m:sSubSup>
                  <m:r>
                    <w:rPr>
                      <w:del w:id="20188" w:author="Claude" w:date="2026-10-09T01:35:33Z"/>
                      <w:rFonts w:ascii="Cambria Math" w:hAnsi="Cambria Math" w:cs="Times New Roman"/>
                    </w:rPr>
                    <m:t> </m:t>
                  </m:r>
                  <m:r>
                    <m:rPr>
                      <m:sty m:val="p"/>
                    </m:rPr>
                    <w:rPr>
                      <w:del w:id="20189" w:author="Claude" w:date="2026-10-09T01:35:33Z"/>
                      <w:rFonts w:ascii="Cambria Math" w:hAnsi="Cambria Math" w:cs="Times New Roman"/>
                    </w:rPr>
                    <m:t>∇</m:t>
                  </m:r>
                  <m:sSub>
                    <m:sSubPr>
                      <m:ctrlPr>
                        <w:rPr>
                          <w:rFonts w:ascii="Cambria Math" w:hAnsi="Cambria Math" w:cs="Times New Roman"/>
                        </w:rPr>
                      </m:ctrlPr>
                    </m:sSubPr>
                    <m:e>
                      <m:r>
                        <w:rPr>
                          <w:del w:id="20190" w:author="Claude" w:date="2026-10-09T01:35:33Z"/>
                          <w:rFonts w:ascii="Cambria Math" w:hAnsi="Cambria Math" w:cs="Times New Roman"/>
                        </w:rPr>
                        <m:t>C</m:t>
                      </m:r>
                    </m:e>
                    <m:sub>
                      <m:r>
                        <m:rPr>
                          <m:sty m:val="p"/>
                        </m:rPr>
                        <w:rPr>
                          <w:del w:id="20191" w:author="Claude" w:date="2026-10-09T01:35:33Z"/>
                          <w:rFonts w:ascii="Cambria Math" w:hAnsi="Cambria Math" w:cs="Times New Roman"/>
                        </w:rPr>
                        <m:t>OH</m:t>
                      </m:r>
                    </m:sub>
                  </m:sSub>
                </m:e>
              </m:d>
              <m:r>
                <m:rPr>
                  <m:sty m:val="p"/>
                </m:rPr>
                <w:rPr>
                  <w:del w:id="20192" w:author="Claude" w:date="2026-10-09T01:35:33Z"/>
                  <w:rFonts w:ascii="Cambria Math" w:hAnsi="Cambria Math" w:cs="Times New Roman"/>
                </w:rPr>
                <m:t>+</m:t>
              </m:r>
              <m:r>
                <w:rPr>
                  <w:del w:id="20193" w:author="Claude" w:date="2026-10-09T01:35:33Z"/>
                  <w:rFonts w:ascii="Cambria Math" w:hAnsi="Cambria Math" w:cs="Times New Roman"/>
                </w:rPr>
                <m:t>4 </m:t>
              </m:r>
              <m:sSub>
                <m:sSubPr>
                  <m:ctrlPr>
                    <w:rPr>
                      <w:rFonts w:ascii="Cambria Math" w:hAnsi="Cambria Math" w:cs="Times New Roman"/>
                    </w:rPr>
                  </m:ctrlPr>
                </m:sSubPr>
                <m:e>
                  <m:r>
                    <w:rPr>
                      <w:del w:id="20194" w:author="Claude" w:date="2026-10-09T01:35:33Z"/>
                      <w:rFonts w:ascii="Cambria Math" w:hAnsi="Cambria Math" w:cs="Times New Roman"/>
                    </w:rPr>
                    <m:t>k</m:t>
                  </m:r>
                </m:e>
                <m:sub>
                  <m:r>
                    <m:rPr>
                      <m:sty m:val="p"/>
                    </m:rPr>
                    <w:rPr>
                      <w:del w:id="20195" w:author="Claude" w:date="2026-10-09T01:35:33Z"/>
                      <w:rFonts w:ascii="Cambria Math" w:hAnsi="Cambria Math" w:cs="Times New Roman"/>
                    </w:rPr>
                    <m:t>ORR</m:t>
                  </m:r>
                </m:sub>
              </m:sSub>
              <m:r>
                <w:rPr>
                  <w:del w:id="20196" w:author="Claude" w:date="2026-10-09T01:35:33Z"/>
                  <w:rFonts w:ascii="Cambria Math" w:hAnsi="Cambria Math" w:cs="Times New Roman"/>
                </w:rPr>
                <m:t> </m:t>
              </m:r>
              <m:sSub>
                <m:sSubPr>
                  <m:ctrlPr>
                    <w:rPr>
                      <w:rFonts w:ascii="Cambria Math" w:hAnsi="Cambria Math" w:cs="Times New Roman"/>
                    </w:rPr>
                  </m:ctrlPr>
                </m:sSubPr>
                <m:e>
                  <m:r>
                    <w:rPr>
                      <w:del w:id="20197" w:author="Claude" w:date="2026-10-09T01:35:33Z"/>
                      <w:rFonts w:ascii="Cambria Math" w:hAnsi="Cambria Math" w:cs="Times New Roman"/>
                    </w:rPr>
                    <m:t>C</m:t>
                  </m:r>
                </m:e>
                <m:sub>
                  <m:sSub>
                    <m:sSubPr>
                      <m:ctrlPr>
                        <w:rPr>
                          <w:rFonts w:ascii="Cambria Math" w:hAnsi="Cambria Math" w:cs="Times New Roman"/>
                        </w:rPr>
                      </m:ctrlPr>
                    </m:sSubPr>
                    <m:e>
                      <m:r>
                        <m:rPr>
                          <m:sty m:val="p"/>
                        </m:rPr>
                        <w:rPr>
                          <w:del w:id="20198" w:author="Claude" w:date="2026-10-09T01:35:33Z"/>
                          <w:rFonts w:ascii="Cambria Math" w:hAnsi="Cambria Math" w:cs="Times New Roman"/>
                        </w:rPr>
                        <m:t>O</m:t>
                      </m:r>
                    </m:e>
                    <m:sub>
                      <m:r>
                        <m:rPr>
                          <m:sty m:val="p"/>
                        </m:rPr>
                        <w:rPr>
                          <w:del w:id="20199" w:author="Claude" w:date="2026-10-09T01:35:33Z"/>
                          <w:rFonts w:ascii="Cambria Math" w:hAnsi="Cambria Math" w:cs="Times New Roman"/>
                        </w:rPr>
                        <m:t>2</m:t>
                      </m:r>
                    </m:sub>
                  </m:sSub>
                </m:sub>
              </m:sSub>
              <m:r>
                <w:rPr>
                  <w:del w:id="20200" w:author="Claude" w:date="2026-10-09T01:35:33Z"/>
                  <w:rFonts w:ascii="Cambria Math" w:hAnsi="Cambria Math" w:cs="Times New Roman"/>
                </w:rPr>
                <m:t> </m:t>
              </m:r>
              <m:sSub>
                <m:sSubPr>
                  <m:ctrlPr>
                    <w:rPr>
                      <w:rFonts w:ascii="Cambria Math" w:hAnsi="Cambria Math" w:cs="Times New Roman"/>
                    </w:rPr>
                  </m:ctrlPr>
                </m:sSubPr>
                <m:e>
                  <m:r>
                    <w:rPr>
                      <w:del w:id="20201" w:author="Claude" w:date="2026-10-09T01:35:33Z"/>
                      <w:rFonts w:ascii="Cambria Math" w:hAnsi="Cambria Math" w:cs="Times New Roman"/>
                    </w:rPr>
                    <m:t>δ</m:t>
                  </m:r>
                </m:e>
                <m:sub>
                  <m:r>
                    <m:rPr>
                      <m:sty m:val="p"/>
                    </m:rPr>
                    <w:rPr>
                      <w:del w:id="20202" w:author="Claude" w:date="2026-10-09T01:35:33Z"/>
                      <w:rFonts w:ascii="Cambria Math" w:hAnsi="Cambria Math" w:cs="Times New Roman"/>
                    </w:rPr>
                    <m:t>Γ</m:t>
                  </m:r>
                </m:sub>
              </m:sSub>
              <m:r>
                <w:rPr>
                  <w:del w:id="20203" w:author="Claude" w:date="2026-10-09T01:35:33Z"/>
                  <w:rFonts w:ascii="Cambria Math" w:hAnsi="Cambria Math" w:cs="Times New Roman"/>
                </w:rPr>
                <m:t>-2</m:t>
              </m:r>
              <m:f>
                <m:fPr>
                  <m:ctrlPr>
                    <w:rPr>
                      <w:rFonts w:ascii="Cambria Math" w:hAnsi="Cambria Math" w:cs="Times New Roman"/>
                    </w:rPr>
                  </m:ctrlPr>
                </m:fPr>
                <m:num>
                  <m:r>
                    <m:rPr>
                      <m:sty m:val="p"/>
                    </m:rPr>
                    <w:rPr>
                      <w:del w:id="20204" w:author="Claude" w:date="2026-10-09T01:35:33Z"/>
                      <w:rFonts w:ascii="Cambria Math" w:hAnsi="Cambria Math" w:cs="Times New Roman"/>
                    </w:rPr>
                    <m:t>∂</m:t>
                  </m:r>
                  <m:r>
                    <w:rPr>
                      <w:del w:id="20205" w:author="Claude" w:date="2026-10-09T01:35:33Z"/>
                      <w:rFonts w:ascii="Cambria Math" w:hAnsi="Cambria Math" w:cs="Times New Roman"/>
                    </w:rPr>
                    <m:t>F</m:t>
                  </m:r>
                </m:num>
                <m:den>
                  <m:r>
                    <m:rPr>
                      <m:sty m:val="p"/>
                    </m:rPr>
                    <w:rPr>
                      <w:del w:id="20206" w:author="Claude" w:date="2026-10-09T01:35:33Z"/>
                      <w:rFonts w:ascii="Cambria Math" w:hAnsi="Cambria Math" w:cs="Times New Roman"/>
                    </w:rPr>
                    <m:t>∂</m:t>
                  </m:r>
                  <m:r>
                    <w:rPr>
                      <w:del w:id="20207" w:author="Claude" w:date="2026-10-09T01:35:33Z"/>
                      <w:rFonts w:ascii="Cambria Math" w:hAnsi="Cambria Math" w:cs="Times New Roman"/>
                    </w:rPr>
                    <m:t>t</m:t>
                  </m:r>
                </m:den>
              </m:f>
            </m:e>
          </m:mr>
        </m:m>
      </m:oMath>
      <m:oMath>
        <m:f>
          <m:num>
            <m:r>
              <w:rPr>
                <w:ins w:id="20147" w:author="Claude" w:date="2026-10-09T01:35:33Z"/>
              </w:rPr>
              <m:t xml:space="preserve">∂</m:t>
            </m:r>
            <m:sSub>
              <m:e>
                <m:r>
                  <w:rPr>
                    <w:ins w:id="20148" w:author="Claude" w:date="2026-10-09T01:35:33Z"/>
                  </w:rPr>
                  <m:t xml:space="preserve">C</m:t>
                </m:r>
              </m:e>
              <m:sub>
                <m:r>
                  <w:rPr>
                    <w:ins w:id="20149" w:author="Claude" w:date="2026-10-09T01:35:33Z"/>
                  </w:rPr>
                  <m:t xml:space="preserve">OH</m:t>
                </m:r>
              </m:sub>
            </m:sSub>
          </m:num>
          <m:den>
            <m:r>
              <w:rPr>
                <w:ins w:id="20150" w:author="Claude" w:date="2026-10-09T01:35:33Z"/>
              </w:rPr>
              <m:t xml:space="preserve">∂</m:t>
            </m:r>
            <m:r>
              <w:rPr>
                <w:ins w:id="20151" w:author="Claude" w:date="2026-10-09T01:35:33Z"/>
              </w:rPr>
              <m:t xml:space="preserve">t</m:t>
            </m:r>
          </m:den>
        </m:f>
        <m:r>
          <w:rPr>
            <w:ins w:id="20152" w:author="Claude" w:date="2026-10-09T01:35:33Z"/>
          </w:rPr>
          <m:t xml:space="preserve">=∇⋅</m:t>
        </m:r>
        <m:sSup>
          <m:e>
            <m:sSub>
              <m:e>
                <m:r>
                  <w:rPr>
                    <w:ins w:id="20153" w:author="Claude" w:date="2026-10-09T01:35:33Z"/>
                  </w:rPr>
                  <m:t xml:space="preserve">D</m:t>
                </m:r>
              </m:e>
              <m:sub>
                <m:r>
                  <w:rPr>
                    <w:ins w:id="20154" w:author="Claude" w:date="2026-10-09T01:35:33Z"/>
                  </w:rPr>
                  <m:t xml:space="preserve">OH</m:t>
                </m:r>
              </m:sub>
            </m:sSub>
          </m:e>
          <m:sup>
            <m:r>
              <w:rPr>
                <w:ins w:id="20155" w:author="Claude" w:date="2026-10-09T01:35:33Z"/>
              </w:rPr>
              <m:t xml:space="preserve">eff</m:t>
            </m:r>
          </m:sup>
        </m:sSup>
        <m:r>
          <w:rPr>
            <w:ins w:id="20156" w:author="Claude" w:date="2026-10-09T01:35:33Z"/>
          </w:rPr>
          <m:t xml:space="preserve">∇</m:t>
        </m:r>
        <m:sSub>
          <m:e>
            <m:r>
              <w:rPr>
                <w:ins w:id="20157" w:author="Claude" w:date="2026-10-09T01:35:33Z"/>
              </w:rPr>
              <m:t xml:space="preserve">C</m:t>
            </m:r>
          </m:e>
          <m:sub>
            <m:r>
              <w:rPr>
                <w:ins w:id="20158" w:author="Claude" w:date="2026-10-09T01:35:33Z"/>
              </w:rPr>
              <m:t xml:space="preserve">OH</m:t>
            </m:r>
          </m:sub>
        </m:sSub>
        <m:r>
          <w:rPr>
            <w:ins w:id="20159" w:author="Claude" w:date="2026-10-09T01:35:33Z"/>
          </w:rPr>
          <m:t xml:space="preserve">+4</m:t>
        </m:r>
        <m:f>
          <m:num>
            <m:sSup>
              <m:e>
                <m:r>
                  <w:rPr>
                    <w:ins w:id="20160" w:author="Claude" w:date="2026-10-09T01:35:33Z"/>
                  </w:rPr>
                  <m:t xml:space="preserve">10</m:t>
                </m:r>
              </m:e>
              <m:sup>
                <m:r>
                  <w:rPr>
                    <w:ins w:id="20161" w:author="Claude" w:date="2026-10-09T01:35:33Z"/>
                  </w:rPr>
                  <m:t xml:space="preserve">6</m:t>
                </m:r>
              </m:sup>
            </m:sSup>
          </m:num>
          <m:den>
            <m:sSub>
              <m:e>
                <m:r>
                  <w:rPr>
                    <w:ins w:id="20162" w:author="Claude" w:date="2026-10-09T01:35:33Z"/>
                  </w:rPr>
                  <m:t xml:space="preserve">M</m:t>
                </m:r>
              </m:e>
              <m:sub>
                <m:r>
                  <w:rPr>
                    <w:ins w:id="20163" w:author="Claude" w:date="2026-10-09T01:35:33Z"/>
                  </w:rPr>
                  <m:t xml:space="preserve">O₂</m:t>
                </m:r>
              </m:sub>
            </m:sSub>
          </m:den>
        </m:f>
        <m:sSub>
          <m:e>
            <m:r>
              <w:rPr>
                <w:ins w:id="20164" w:author="Claude" w:date="2026-10-09T01:35:33Z"/>
              </w:rPr>
              <m:t xml:space="preserve">k</m:t>
            </m:r>
          </m:e>
          <m:sub>
            <m:r>
              <w:rPr>
                <w:ins w:id="20165" w:author="Claude" w:date="2026-10-09T01:35:33Z"/>
              </w:rPr>
              <m:t xml:space="preserve">ORR</m:t>
            </m:r>
          </m:sub>
        </m:sSub>
        <m:sSub>
          <m:e>
            <m:r>
              <w:rPr>
                <w:ins w:id="20166" w:author="Claude" w:date="2026-10-09T01:35:33Z"/>
              </w:rPr>
              <m:t xml:space="preserve">C</m:t>
            </m:r>
          </m:e>
          <m:sub>
            <m:r>
              <w:rPr>
                <w:ins w:id="20167" w:author="Claude" w:date="2026-10-09T01:35:33Z"/>
              </w:rPr>
              <m:t xml:space="preserve">O₂</m:t>
            </m:r>
          </m:sub>
        </m:sSub>
        <m:sSub>
          <m:e>
            <m:r>
              <w:rPr>
                <w:ins w:id="20168" w:author="Claude" w:date="2026-10-09T01:35:33Z"/>
              </w:rPr>
              <m:t xml:space="preserve">δ</m:t>
            </m:r>
          </m:e>
          <m:sub>
            <m:r>
              <w:rPr>
                <w:ins w:id="20169" w:author="Claude" w:date="2026-10-09T01:35:33Z"/>
              </w:rPr>
              <m:t xml:space="preserve">Γ</m:t>
            </m:r>
          </m:sub>
        </m:sSub>
        <m:r>
          <w:rPr>
            <w:ins w:id="20170" w:author="Claude" w:date="2026-10-09T01:35:33Z"/>
          </w:rPr>
          <m:t xml:space="preserve">−2</m:t>
        </m:r>
        <m:f>
          <m:num>
            <m:sSup>
              <m:e>
                <m:r>
                  <w:rPr>
                    <w:ins w:id="20171" w:author="Claude" w:date="2026-10-09T01:35:33Z"/>
                  </w:rPr>
                  <m:t xml:space="preserve">10</m:t>
                </m:r>
              </m:e>
              <m:sup>
                <m:r>
                  <w:rPr>
                    <w:ins w:id="20172" w:author="Claude" w:date="2026-10-09T01:35:33Z"/>
                  </w:rPr>
                  <m:t xml:space="preserve">6</m:t>
                </m:r>
              </m:sup>
            </m:sSup>
          </m:num>
          <m:den>
            <m:sSub>
              <m:e>
                <m:r>
                  <w:rPr>
                    <w:ins w:id="20173" w:author="Claude" w:date="2026-10-09T01:35:33Z"/>
                  </w:rPr>
                  <m:t xml:space="preserve">M</m:t>
                </m:r>
              </m:e>
              <m:sub>
                <m:r>
                  <w:rPr>
                    <w:ins w:id="20174" w:author="Claude" w:date="2026-10-09T01:35:33Z"/>
                  </w:rPr>
                  <m:t xml:space="preserve">Zn</m:t>
                </m:r>
              </m:sub>
            </m:sSub>
          </m:den>
        </m:f>
        <m:f>
          <m:num>
            <m:r>
              <w:rPr>
                <w:ins w:id="20175" w:author="Claude" w:date="2026-10-09T01:35:33Z"/>
              </w:rPr>
              <m:t xml:space="preserve">∂</m:t>
            </m:r>
            <m:r>
              <w:rPr>
                <w:ins w:id="20176" w:author="Claude" w:date="2026-10-09T01:35:33Z"/>
              </w:rPr>
              <m:t xml:space="preserve">F</m:t>
            </m:r>
          </m:num>
          <m:den>
            <m:r>
              <w:rPr>
                <w:ins w:id="20177" w:author="Claude" w:date="2026-10-09T01:35:33Z"/>
              </w:rPr>
              <m:t xml:space="preserve">∂</m:t>
            </m:r>
            <m:r>
              <w:rPr>
                <w:ins w:id="20178" w:author="Claude" w:date="2026-10-09T01:35:33Z"/>
              </w:rPr>
              <m:t xml:space="preserve">t</m:t>
            </m:r>
          </m:den>
        </m:f>
      </m:oMath>
      <w:r w:rsidR="00097CCF" w:rsidRPr="001A2EB4">
        <w:rPr>
          <w:rFonts w:cs="Times New Roman"/>
        </w:rPr>
        <w:tab/>
        <w:t>(</w:t>
      </w:r>
      <w:r w:rsidR="009F4B7F">
        <w:rPr>
          <w:rFonts w:cs="Times New Roman"/>
        </w:rPr>
        <w:t>10</w:t>
      </w:r>
      <w:r w:rsidR="00097CCF" w:rsidRPr="001A2EB4">
        <w:rPr>
          <w:rFonts w:cs="Times New Roman"/>
        </w:rPr>
        <w:t>)</w:t>
      </w:r>
    </w:p>
    <w:p w14:paraId="73E7218C" w14:textId="74F2D5D2" w:rsidR="00D26518" w:rsidRPr="001A2EB4" w:rsidRDefault="00D26518" w:rsidP="00D1626D">
      <w:pPr>
        <w:pStyle w:val="BodyText"/>
        <w:rPr>
          <w:ins w:id="20215" w:author="Claude" w:date="2026-10-09T01:35:33Z"/>
        </w:rPr>
      </w:pPr>
      <w:ins w:id="20208" w:author="Claude" w:date="2026-10-09T01:35:33Z">
        <w:r w:rsidRPr="001A2EB4">
          <w:t xml:space="preserve">C</w:t>
        </w:r>
      </w:ins>
      <w:ins w:id="20209" w:author="Claude" w:date="2026-10-09T01:35:33Z">
        <w:r w:rsidRPr="001A2EB4">
          <w:rPr>
            <w:vertAlign w:val="subscript"/>
          </w:rPr>
          <w:t xml:space="preserve">OH</w:t>
        </w:r>
      </w:ins>
      <w:ins w:id="20210" w:author="Claude" w:date="2026-10-09T01:35:33Z">
        <w:r w:rsidRPr="001A2EB4">
          <w:t xml:space="preserve"> is a molar concentration (mol L⁻¹); the factors 10⁶/M</w:t>
        </w:r>
      </w:ins>
      <w:ins w:id="20211" w:author="Claude" w:date="2026-10-09T01:35:33Z">
        <w:r w:rsidRPr="001A2EB4">
          <w:rPr>
            <w:vertAlign w:val="subscript"/>
          </w:rPr>
          <w:t xml:space="preserve">O2</w:t>
        </w:r>
      </w:ins>
      <w:ins w:id="20212" w:author="Claude" w:date="2026-10-09T01:35:33Z">
        <w:r w:rsidRPr="001A2EB4">
          <w:t xml:space="preserve"> and 10⁶/M</w:t>
        </w:r>
      </w:ins>
      <w:ins w:id="20213" w:author="Claude" w:date="2026-10-09T01:35:33Z">
        <w:r w:rsidRPr="001A2EB4">
          <w:rPr>
            <w:vertAlign w:val="subscript"/>
          </w:rPr>
          <w:t xml:space="preserve">Zn</w:t>
        </w:r>
      </w:ins>
      <w:ins w:id="20214" w:author="Claude" w:date="2026-10-09T01:35:33Z">
        <w:r w:rsidRPr="001A2EB4">
          <w:t xml:space="preserve"> convert the mass-based O₂ and F terms to mol L⁻¹. The OH⁻ balance has not yet been validated, so the pH output is interpreted qualitatively.</w:t>
        </w:r>
      </w:ins>
    </w:p>
    <w:p w14:paraId="66A63D0F" w14:textId="631F0870" w:rsidR="00097CCF" w:rsidRPr="001A2EB4" w:rsidRDefault="00097CCF" w:rsidP="00097CCF">
      <w:pPr>
        <w:pStyle w:val="BodyText"/>
        <w:tabs>
          <w:tab w:val="right" w:pos="9360"/>
        </w:tabs>
        <w:spacing w:before="240" w:after="240"/>
        <w:ind w:firstLine="0"/>
        <w:rPr>
          <w:rFonts w:cs="Times New Roman"/>
        </w:rPr>
      </w:pPr>
    </w:p>
    <w:p w14:paraId="12814FEE" w14:textId="5A19A5DA" w:rsidR="00097CCF" w:rsidRPr="001A2EB4" w:rsidRDefault="007879E5" w:rsidP="00097CCF">
      <w:pPr>
        <w:pStyle w:val="BodyText"/>
        <w:ind w:firstLine="0"/>
      </w:pPr>
      <w:r w:rsidRPr="001A2EB4">
        <w:lastRenderedPageBreak/>
        <w:t>Here, the corrosion-product field</w:t>
      </w:r>
      <w:r w:rsidR="000A2EA9" w:rsidRPr="001A2EB4">
        <w:t xml:space="preserve"> (</w:t>
      </w:r>
      <m:oMath>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oMath>
      <w:r w:rsidR="00097CCF" w:rsidRPr="001A2EB4">
        <w:t xml:space="preserve"> evolves through </w:t>
      </w:r>
      <w:r w:rsidR="00B87755" w:rsidRPr="001A2EB4">
        <w:t>the</w:t>
      </w:r>
      <w:r w:rsidR="00097CCF" w:rsidRPr="001A2EB4">
        <w:t xml:space="preserve"> balance between </w:t>
      </w:r>
      <w:proofErr w:type="spellStart"/>
      <w:r w:rsidR="00097CCF" w:rsidRPr="001A2EB4">
        <w:t>ZnO</w:t>
      </w:r>
      <w:proofErr w:type="spellEnd"/>
      <w:r w:rsidR="00097CCF" w:rsidRPr="001A2EB4">
        <w:t xml:space="preserve"> precipitation and chloride-mediated dissolution</w:t>
      </w:r>
      <w:r w:rsidR="00F94D95" w:rsidRPr="001A2EB4">
        <w:t xml:space="preserve"> as follows</w:t>
      </w:r>
      <w:r w:rsidR="00097CCF" w:rsidRPr="001A2EB4">
        <w:t>:</w:t>
      </w:r>
    </w:p>
    <w:p w14:paraId="05E40B05" w14:textId="7908140A" w:rsidR="00097CCF" w:rsidRPr="001A2EB4" w:rsidRDefault="00621E22"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del w:id="20242" w:author="Claude" w:date="2026-10-09T01:35:33Z"/>
                <w:rFonts w:ascii="Cambria Math" w:hAnsi="Cambria Math" w:cs="Times New Roman"/>
              </w:rPr>
              <m:t>∂</m:t>
            </m:r>
            <m:r>
              <w:rPr>
                <w:del w:id="20243" w:author="Claude" w:date="2026-10-09T01:35:33Z"/>
                <w:rFonts w:ascii="Cambria Math" w:hAnsi="Cambria Math" w:cs="Times New Roman"/>
              </w:rPr>
              <m:t>F</m:t>
            </m:r>
          </m:num>
          <m:den>
            <m:r>
              <m:rPr>
                <m:sty m:val="p"/>
              </m:rPr>
              <w:rPr>
                <w:del w:id="20244" w:author="Claude" w:date="2026-10-09T01:35:33Z"/>
                <w:rFonts w:ascii="Cambria Math" w:hAnsi="Cambria Math" w:cs="Times New Roman"/>
              </w:rPr>
              <m:t>∂</m:t>
            </m:r>
            <m:r>
              <w:rPr>
                <w:del w:id="20245" w:author="Claude" w:date="2026-10-09T01:35:33Z"/>
                <w:rFonts w:ascii="Cambria Math" w:hAnsi="Cambria Math" w:cs="Times New Roman"/>
              </w:rPr>
              <m:t>t</m:t>
            </m:r>
          </m:den>
        </m:f>
        <m:r>
          <m:rPr>
            <m:sty m:val="p"/>
          </m:rPr>
          <w:rPr>
            <w:del w:id="20246" w:author="Claude" w:date="2026-10-09T01:35:33Z"/>
            <w:rFonts w:ascii="Cambria Math" w:hAnsi="Cambria Math" w:cs="Times New Roman"/>
          </w:rPr>
          <m:t>=</m:t>
        </m:r>
        <m:sSub>
          <m:sSubPr>
            <m:ctrlPr>
              <w:rPr>
                <w:rFonts w:ascii="Cambria Math" w:hAnsi="Cambria Math" w:cs="Times New Roman"/>
              </w:rPr>
            </m:ctrlPr>
          </m:sSubPr>
          <m:e>
            <m:r>
              <w:rPr>
                <w:del w:id="20247" w:author="Claude" w:date="2026-10-09T01:35:33Z"/>
                <w:rFonts w:ascii="Cambria Math" w:hAnsi="Cambria Math" w:cs="Times New Roman"/>
              </w:rPr>
              <m:t>k</m:t>
            </m:r>
          </m:e>
          <m:sub>
            <m:r>
              <w:rPr>
                <w:del w:id="20248" w:author="Claude" w:date="2026-10-09T01:35:33Z"/>
                <w:rFonts w:ascii="Cambria Math" w:hAnsi="Cambria Math" w:cs="Times New Roman"/>
              </w:rPr>
              <m:t>f</m:t>
            </m:r>
          </m:sub>
        </m:sSub>
        <m:r>
          <w:rPr>
            <w:del w:id="20249" w:author="Claude" w:date="2026-10-09T01:35:33Z"/>
            <w:rFonts w:ascii="Cambria Math" w:hAnsi="Cambria Math" w:cs="Times New Roman"/>
          </w:rPr>
          <m:t> </m:t>
        </m:r>
        <m:sSub>
          <m:sSubPr>
            <m:ctrlPr>
              <w:rPr>
                <w:rFonts w:ascii="Cambria Math" w:hAnsi="Cambria Math" w:cs="Times New Roman"/>
              </w:rPr>
            </m:ctrlPr>
          </m:sSubPr>
          <m:e>
            <m:r>
              <w:rPr>
                <w:del w:id="20250" w:author="Claude" w:date="2026-10-09T01:35:33Z"/>
                <w:rFonts w:ascii="Cambria Math" w:hAnsi="Cambria Math" w:cs="Times New Roman"/>
              </w:rPr>
              <m:t>C</m:t>
            </m:r>
          </m:e>
          <m:sub>
            <m:r>
              <m:rPr>
                <m:sty m:val="p"/>
              </m:rPr>
              <w:rPr>
                <w:del w:id="20251" w:author="Claude" w:date="2026-10-09T01:35:33Z"/>
                <w:rFonts w:ascii="Cambria Math" w:hAnsi="Cambria Math" w:cs="Times New Roman"/>
              </w:rPr>
              <m:t>Zn</m:t>
            </m:r>
          </m:sub>
        </m:sSub>
        <m:r>
          <w:rPr>
            <w:del w:id="20252" w:author="Claude" w:date="2026-10-09T01:35:33Z"/>
            <w:rFonts w:ascii="Cambria Math" w:hAnsi="Cambria Math" w:cs="Times New Roman"/>
          </w:rPr>
          <m:t>​</m:t>
        </m:r>
        <m:d>
          <m:dPr>
            <m:ctrlPr>
              <w:rPr>
                <w:rFonts w:ascii="Cambria Math" w:hAnsi="Cambria Math" w:cs="Times New Roman"/>
              </w:rPr>
            </m:ctrlPr>
          </m:dPr>
          <m:e>
            <m:r>
              <w:rPr>
                <w:del w:id="20253" w:author="Claude" w:date="2026-10-09T01:35:33Z"/>
                <w:rFonts w:ascii="Cambria Math" w:hAnsi="Cambria Math" w:cs="Times New Roman"/>
              </w:rPr>
              <m:t>1</m:t>
            </m:r>
            <m:r>
              <m:rPr>
                <m:sty m:val="p"/>
              </m:rPr>
              <w:rPr>
                <w:del w:id="20254" w:author="Claude" w:date="2026-10-09T01:35:33Z"/>
                <w:rFonts w:ascii="Cambria Math" w:hAnsi="Cambria Math" w:cs="Times New Roman"/>
              </w:rPr>
              <m:t>-</m:t>
            </m:r>
            <m:r>
              <w:rPr>
                <w:del w:id="20255" w:author="Claude" w:date="2026-10-09T01:35:33Z"/>
                <w:rFonts w:ascii="Cambria Math" w:hAnsi="Cambria Math" w:cs="Times New Roman"/>
              </w:rPr>
              <m:t>F</m:t>
            </m:r>
            <m:r>
              <m:rPr>
                <m:sty m:val="p"/>
              </m:rPr>
              <w:rPr>
                <w:del w:id="20256" w:author="Claude" w:date="2026-10-09T01:35:33Z"/>
                <w:rFonts w:ascii="Cambria Math" w:hAnsi="Cambria Math" w:cs="Times New Roman"/>
              </w:rPr>
              <m:t>/</m:t>
            </m:r>
            <m:sSub>
              <m:sSubPr>
                <m:ctrlPr>
                  <w:rPr>
                    <w:rFonts w:ascii="Cambria Math" w:hAnsi="Cambria Math" w:cs="Times New Roman"/>
                  </w:rPr>
                </m:ctrlPr>
              </m:sSubPr>
              <m:e>
                <m:r>
                  <w:rPr>
                    <w:del w:id="20257" w:author="Claude" w:date="2026-10-09T01:35:33Z"/>
                    <w:rFonts w:ascii="Cambria Math" w:hAnsi="Cambria Math" w:cs="Times New Roman"/>
                  </w:rPr>
                  <m:t>F</m:t>
                </m:r>
              </m:e>
              <m:sub>
                <m:r>
                  <m:rPr>
                    <m:sty m:val="p"/>
                  </m:rPr>
                  <w:rPr>
                    <w:del w:id="20258" w:author="Claude" w:date="2026-10-09T01:35:33Z"/>
                    <w:rFonts w:ascii="Cambria Math" w:hAnsi="Cambria Math" w:cs="Times New Roman"/>
                  </w:rPr>
                  <m:t>max</m:t>
                </m:r>
              </m:sub>
            </m:sSub>
          </m:e>
        </m:d>
        <m:r>
          <m:rPr>
            <m:sty m:val="p"/>
          </m:rPr>
          <w:rPr>
            <w:del w:id="20259" w:author="Claude" w:date="2026-10-09T01:35:33Z"/>
            <w:rFonts w:ascii="Cambria Math" w:hAnsi="Cambria Math" w:cs="Times New Roman"/>
          </w:rPr>
          <m:t>-</m:t>
        </m:r>
        <m:sSub>
          <m:sSubPr>
            <m:ctrlPr>
              <w:rPr>
                <w:rFonts w:ascii="Cambria Math" w:hAnsi="Cambria Math" w:cs="Times New Roman"/>
              </w:rPr>
            </m:ctrlPr>
          </m:sSubPr>
          <m:e>
            <m:r>
              <w:rPr>
                <w:del w:id="20260" w:author="Claude" w:date="2026-10-09T01:35:33Z"/>
                <w:rFonts w:ascii="Cambria Math" w:hAnsi="Cambria Math" w:cs="Times New Roman"/>
              </w:rPr>
              <m:t>k</m:t>
            </m:r>
          </m:e>
          <m:sub>
            <m:r>
              <w:rPr>
                <w:del w:id="20261" w:author="Claude" w:date="2026-10-09T01:35:33Z"/>
                <w:rFonts w:ascii="Cambria Math" w:hAnsi="Cambria Math" w:cs="Times New Roman"/>
              </w:rPr>
              <m:t>d</m:t>
            </m:r>
          </m:sub>
        </m:sSub>
        <m:r>
          <w:rPr>
            <w:del w:id="20262" w:author="Claude" w:date="2026-10-09T01:35:33Z"/>
            <w:rFonts w:ascii="Cambria Math" w:hAnsi="Cambria Math" w:cs="Times New Roman"/>
          </w:rPr>
          <m:t> F </m:t>
        </m:r>
        <m:sSubSup>
          <m:sSubSupPr>
            <m:ctrlPr>
              <w:rPr>
                <w:rFonts w:ascii="Cambria Math" w:hAnsi="Cambria Math" w:cs="Times New Roman"/>
                <w:i/>
              </w:rPr>
            </m:ctrlPr>
          </m:sSubSupPr>
          <m:e>
            <m:r>
              <w:rPr>
                <w:del w:id="20263" w:author="Claude" w:date="2026-10-09T01:35:33Z"/>
                <w:rFonts w:ascii="Cambria Math" w:hAnsi="Cambria Math" w:cs="Times New Roman"/>
              </w:rPr>
              <m:t>C</m:t>
            </m:r>
          </m:e>
          <m:sub>
            <m:r>
              <m:rPr>
                <m:sty m:val="p"/>
              </m:rPr>
              <w:rPr>
                <w:del w:id="20264" w:author="Claude" w:date="2026-10-09T01:35:33Z"/>
                <w:rFonts w:ascii="Cambria Math" w:hAnsi="Cambria Math" w:cs="Times New Roman"/>
              </w:rPr>
              <m:t>Cl</m:t>
            </m:r>
          </m:sub>
          <m:sup>
            <m:r>
              <w:rPr>
                <w:del w:id="20265" w:author="Claude" w:date="2026-10-09T01:35:33Z"/>
                <w:rFonts w:ascii="Cambria Math" w:hAnsi="Cambria Math" w:cs="Times New Roman"/>
              </w:rPr>
              <m:t>2</m:t>
            </m:r>
          </m:sup>
        </m:sSubSup>
      </m:oMath>
      <m:oMath>
        <m:f>
          <m:num>
            <m:r>
              <w:rPr>
                <w:ins w:id="20001" w:author="Claude" w:date="2026-10-09T02:09:02Z"/>
              </w:rPr>
              <m:t xml:space="preserve">∂</m:t>
            </m:r>
            <m:r>
              <w:rPr>
                <w:ins w:id="20002" w:author="Claude" w:date="2026-10-09T02:09:02Z"/>
              </w:rPr>
              <m:t xml:space="preserve">F</m:t>
            </m:r>
          </m:num>
          <m:den>
            <m:r>
              <w:rPr>
                <w:ins w:id="20003" w:author="Claude" w:date="2026-10-09T02:09:02Z"/>
              </w:rPr>
              <m:t xml:space="preserve">∂</m:t>
            </m:r>
            <m:r>
              <w:rPr>
                <w:ins w:id="20004" w:author="Claude" w:date="2026-10-09T02:09:02Z"/>
              </w:rPr>
              <m:t xml:space="preserve">t</m:t>
            </m:r>
          </m:den>
        </m:f>
        <m:r>
          <w:rPr>
            <w:ins w:id="20005" w:author="Claude" w:date="2026-10-09T02:09:02Z"/>
          </w:rPr>
          <m:t xml:space="preserve">=</m:t>
        </m:r>
        <m:sSub>
          <m:e>
            <m:r>
              <w:rPr>
                <w:ins w:id="20006" w:author="Claude" w:date="2026-10-09T02:09:02Z"/>
              </w:rPr>
              <m:t xml:space="preserve">k</m:t>
            </m:r>
          </m:e>
          <m:sub>
            <m:r>
              <w:rPr>
                <w:ins w:id="20007" w:author="Claude" w:date="2026-10-09T02:09:02Z"/>
              </w:rPr>
              <m:t xml:space="preserve">f</m:t>
            </m:r>
          </m:sub>
        </m:sSub>
        <m:sSub>
          <m:e>
            <m:r>
              <w:rPr>
                <w:ins w:id="20008" w:author="Claude" w:date="2026-10-09T02:09:02Z"/>
              </w:rPr>
              <m:t xml:space="preserve">C</m:t>
            </m:r>
          </m:e>
          <m:sub>
            <m:r>
              <w:rPr>
                <w:ins w:id="20009" w:author="Claude" w:date="2026-10-09T02:09:02Z"/>
              </w:rPr>
              <m:t xml:space="preserve">Zn</m:t>
            </m:r>
          </m:sub>
        </m:sSub>
        <m:r>
          <w:rPr>
            <w:ins w:id="20010" w:author="Claude" w:date="2026-10-09T02:09:02Z"/>
          </w:rPr>
          <m:t xml:space="preserve">(1−</m:t>
        </m:r>
        <m:f>
          <m:num>
            <m:r>
              <w:rPr>
                <w:ins w:id="20011" w:author="Claude" w:date="2026-10-09T02:09:02Z"/>
              </w:rPr>
              <m:t xml:space="preserve">F</m:t>
            </m:r>
          </m:num>
          <m:den>
            <m:sSub>
              <m:e>
                <m:r>
                  <w:rPr>
                    <w:ins w:id="20012" w:author="Claude" w:date="2026-10-09T02:09:02Z"/>
                  </w:rPr>
                  <m:t xml:space="preserve">F</m:t>
                </m:r>
              </m:e>
              <m:sub>
                <m:r>
                  <w:rPr>
                    <w:ins w:id="20013" w:author="Claude" w:date="2026-10-09T02:09:02Z"/>
                  </w:rPr>
                  <m:t xml:space="preserve">max</m:t>
                </m:r>
              </m:sub>
            </m:sSub>
          </m:den>
        </m:f>
        <m:r>
          <w:rPr>
            <w:ins w:id="20014" w:author="Claude" w:date="2026-10-09T02:09:02Z"/>
          </w:rPr>
          <m:t xml:space="preserve">)−</m:t>
        </m:r>
        <m:sSub>
          <m:e>
            <m:r>
              <w:rPr>
                <w:ins w:id="20015" w:author="Claude" w:date="2026-10-09T02:09:02Z"/>
              </w:rPr>
              <m:t xml:space="preserve">k</m:t>
            </m:r>
          </m:e>
          <m:sub>
            <m:r>
              <w:rPr>
                <w:ins w:id="20016" w:author="Claude" w:date="2026-10-09T02:09:02Z"/>
              </w:rPr>
              <m:t xml:space="preserve">d</m:t>
            </m:r>
          </m:sub>
        </m:sSub>
        <m:r>
          <w:rPr>
            <w:ins w:id="20017" w:author="Claude" w:date="2026-10-09T02:09:02Z"/>
          </w:rPr>
          <m:t xml:space="preserve">F</m:t>
        </m:r>
        <m:sSup>
          <m:e>
            <m:sSub>
              <m:e>
                <m:r>
                  <w:rPr>
                    <w:ins w:id="20018" w:author="Claude" w:date="2026-10-09T02:09:02Z"/>
                  </w:rPr>
                  <m:t xml:space="preserve">C</m:t>
                </m:r>
              </m:e>
              <m:sub>
                <m:r>
                  <w:rPr>
                    <w:ins w:id="20019" w:author="Claude" w:date="2026-10-09T02:09:02Z"/>
                  </w:rPr>
                  <m:t xml:space="preserve">Cl</m:t>
                </m:r>
              </m:sub>
            </m:sSub>
          </m:e>
          <m:sup>
            <m:r>
              <w:rPr>
                <w:ins w:id="20020" w:author="Claude" w:date="2026-10-09T02:09:02Z"/>
              </w:rPr>
              <m:t xml:space="preserve">2</m:t>
            </m:r>
          </m:sup>
        </m:sSup>
      </m:oMath>
      <w:r w:rsidR="00097CCF" w:rsidRPr="001A2EB4">
        <w:rPr>
          <w:rFonts w:cs="Times New Roman"/>
        </w:rPr>
        <w:tab/>
        <w:t>(1</w:t>
      </w:r>
      <w:r w:rsidR="00105ABB" w:rsidRPr="001A2EB4">
        <w:rPr>
          <w:rFonts w:cs="Times New Roman"/>
        </w:rPr>
        <w:t>1</w:t>
      </w:r>
      <w:r w:rsidR="00097CCF" w:rsidRPr="001A2EB4">
        <w:rPr>
          <w:rFonts w:cs="Times New Roman"/>
        </w:rPr>
        <w:t>)</w:t>
      </w:r>
    </w:p>
    <w:p w14:paraId="18878314" w14:textId="25EA3847" w:rsidR="00097CCF" w:rsidRPr="001A2EB4" w:rsidRDefault="00097CCF" w:rsidP="00097CCF">
      <w:pPr>
        <w:pStyle w:val="BodyText"/>
        <w:ind w:firstLine="0"/>
        <w:rPr>
          <w:rFonts w:cs="Times New Roman"/>
        </w:rPr>
      </w:pPr>
      <w:r w:rsidRPr="001A2EB4">
        <w:t xml:space="preserve">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w:t>
      </w:r>
      <w:r w:rsidR="00C5279F" w:rsidRPr="001A2EB4">
        <w:t>govern</w:t>
      </w:r>
      <w:r w:rsidRPr="001A2EB4">
        <w:t xml:space="preserve"> the rates of corrosion-product formation and chloride-mediated dissolution, respectively. The chloride exponent in Eq. 11 is an effective reaction order, not the stoichiometric one of Eq. 5</w:t>
      </w:r>
      <w:ins w:id="9001" w:author="Claude" w:date="2026-10-09T01:35:33Z">
        <w:r w:rsidRPr="001A2EB4">
          <w:t xml:space="preserve">. C_Cl is the Cl⁻ mass concentration, so k_d has units mm⁶ g⁻² h⁻¹</w:t>
        </w:r>
      </w:ins>
      <w:r w:rsidRPr="001A2EB4">
        <w:t xml:space="preserve">. </w:t>
      </w:r>
      <w:r w:rsidRPr="001A2EB4">
        <w:rPr>
          <w:rFonts w:cs="Times New Roman"/>
        </w:rPr>
        <w:t xml:space="preserve">Precipitation is limited by a Langmuir-type saturation factor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oMath>
      <w:r w:rsidRPr="001A2EB4">
        <w:rPr>
          <w:rFonts w:cs="Times New Roman"/>
        </w:rPr>
        <w:t xml:space="preserve">, which suppresses further growth as the corrosion-product concentration approaches its maximum density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nor/>
              </m:rPr>
              <w:rPr>
                <w:rFonts w:cs="Times New Roman"/>
              </w:rPr>
              <m:t>film</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ε</m:t>
        </m:r>
        <m:r>
          <m:rPr>
            <m:sty m:val="p"/>
          </m:rPr>
          <w:rPr>
            <w:rFonts w:ascii="Cambria Math" w:hAnsi="Cambria Math" w:cs="Times New Roman"/>
          </w:rPr>
          <m:t>)</m:t>
        </m:r>
      </m:oMath>
      <w:r>
        <w:t xml:space="preserve"> </w:t>
      </w:r>
      <w:r w:rsidRPr="001A2EB4">
        <w:rPr>
          <w:rFonts w:cs="Times New Roman"/>
        </w:rPr>
        <w:fldChar w:fldCharType="begin"/>
      </w:r>
      <w:r w:rsidR="00CE255A">
        <w:rPr>
          <w:rFonts w:cs="Times New Roman"/>
        </w:rPr>
        <w:instrText xml:space="preserve"> ADDIN ZOTERO_ITEM CSL_CITATION {"citationID":"EBWNUWMs","properties":{"unsorted":false,"formattedCitation":"\\super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00F60B2A" w:rsidRPr="00F60B2A">
        <w:rPr>
          <w:rFonts w:cs="Times New Roman"/>
          <w:vertAlign w:val="superscript"/>
        </w:rPr>
        <w:t>[19]</w:t>
      </w:r>
      <w:r w:rsidRPr="001A2EB4">
        <w:rPr>
          <w:rFonts w:cs="Times New Roman"/>
        </w:rPr>
        <w:fldChar w:fldCharType="end"/>
      </w:r>
      <w:r w:rsidRPr="001A2EB4">
        <w:rPr>
          <w:rFonts w:cs="Times New Roman"/>
        </w:rPr>
        <w:t xml:space="preserve">. </w:t>
      </w:r>
      <w:r w:rsidRPr="001A2EB4">
        <w:t xml:space="preserve">As the corrosion products accumulate, they impede species transport by reducing the effective diffusivity according to </w:t>
      </w:r>
      <w:r w:rsidRPr="001A2EB4">
        <w:fldChar w:fldCharType="begin"/>
      </w:r>
      <w:r w:rsidR="00A6791C">
        <w:instrText xml:space="preserve"> ADDIN ZOTERO_ITEM CSL_CITATION {"citationID":"aPcMg5PW","properties":{"unsorted":false,"formattedCitation":"\\super [30]\\nosupersub{}","plainCitation":"[30]","noteIndex":0},"citationItems":[{"id":4560,"uris":["http://zotero.org/users/16939557/items/5GV9KWGS"],"itemData":{"id":4560,"type":"book","abstract":"Diffusion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fldChar w:fldCharType="separate"/>
      </w:r>
      <w:r w:rsidR="00A6791C" w:rsidRPr="00A6791C">
        <w:rPr>
          <w:rFonts w:cs="Times New Roman"/>
          <w:vertAlign w:val="superscript"/>
        </w:rPr>
        <w:t>[30]</w:t>
      </w:r>
      <w:r w:rsidRPr="001A2EB4">
        <w:fldChar w:fldCharType="end"/>
      </w:r>
      <w:r w:rsidRPr="001A2EB4">
        <w:t>:</w:t>
      </w:r>
    </w:p>
    <w:p w14:paraId="21BC5BF3" w14:textId="2E47BC0D" w:rsidR="00097CCF" w:rsidRPr="001A2EB4" w:rsidRDefault="00621E22" w:rsidP="00097CCF">
      <w:pPr>
        <w:pStyle w:val="BodyText"/>
        <w:tabs>
          <w:tab w:val="right" w:pos="9360"/>
        </w:tabs>
        <w:spacing w:before="240" w:after="240"/>
        <w:ind w:firstLine="0"/>
        <w:rPr>
          <w:rFonts w:cs="Times New Roman"/>
        </w:rPr>
      </w:p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f>
              <m:fPr>
                <m:ctrlPr>
                  <w:rPr>
                    <w:rFonts w:ascii="Cambria Math" w:hAnsi="Cambria Math" w:cs="Times New Roman"/>
                    <w:i/>
                  </w:rPr>
                </m:ctrlPr>
              </m:fPr>
              <m:num>
                <m:r>
                  <w:rPr>
                    <w:rFonts w:ascii="Cambria Math" w:hAnsi="Cambria Math" w:cs="Times New Roman"/>
                  </w:rPr>
                  <m:t>ε</m:t>
                </m:r>
              </m:num>
              <m:den>
                <m:r>
                  <m:rPr>
                    <m:sty m:val="p"/>
                  </m:rPr>
                  <w:rPr>
                    <w:rFonts w:ascii="Cambria Math" w:hAnsi="Cambria Math" w:cs="Times New Roman"/>
                  </w:rPr>
                  <m:t>τ</m:t>
                </m:r>
              </m:den>
            </m:f>
            <m:r>
              <w:rPr>
                <w:rFonts w:ascii="Cambria Math" w:hAnsi="Cambria Math" w:cs="Times New Roman"/>
              </w:rPr>
              <m:t> </m:t>
            </m:r>
          </m:e>
        </m:d>
      </m:oMath>
      <w:r w:rsidR="00097CCF" w:rsidRPr="001A2EB4">
        <w:rPr>
          <w:rFonts w:cs="Times New Roman"/>
        </w:rPr>
        <w:tab/>
        <w:t>(1</w:t>
      </w:r>
      <w:r w:rsidR="00105ABB" w:rsidRPr="001A2EB4">
        <w:rPr>
          <w:rFonts w:cs="Times New Roman"/>
        </w:rPr>
        <w:t>2</w:t>
      </w:r>
      <w:r w:rsidR="00097CCF" w:rsidRPr="001A2EB4">
        <w:rPr>
          <w:rFonts w:cs="Times New Roman"/>
        </w:rPr>
        <w:t>)</w:t>
      </w:r>
    </w:p>
    <w:p w14:paraId="5536BE1F" w14:textId="6E0CD07D" w:rsidR="00097CCF" w:rsidRPr="001A2EB4" w:rsidRDefault="00097CCF" w:rsidP="00097CCF">
      <w:pPr>
        <w:pStyle w:val="BodyText"/>
        <w:ind w:firstLine="0"/>
      </w:pPr>
      <w:r w:rsidRPr="001A2EB4">
        <w:t xml:space="preserve">where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oMath>
      <w:r w:rsidRPr="001A2EB4">
        <w:t>​ is the free-solution diffusivity, and the transport reduction depends on the corrosion-product region's porosity (</w:t>
      </w:r>
      <m:oMath>
        <m:r>
          <w:rPr>
            <w:rFonts w:ascii="Cambria Math" w:hAnsi="Cambria Math" w:cs="Times New Roman"/>
          </w:rPr>
          <m:t>ε)</m:t>
        </m:r>
      </m:oMath>
      <w:r w:rsidRPr="001A2EB4">
        <w:t xml:space="preserve"> and tortuosity (</w:t>
      </w:r>
      <m:oMath>
        <m:r>
          <m:rPr>
            <m:sty m:val="p"/>
          </m:rPr>
          <w:rPr>
            <w:rFonts w:ascii="Cambria Math" w:hAnsi="Cambria Math" w:cs="Times New Roman"/>
          </w:rPr>
          <m:t>τ)</m:t>
        </m:r>
      </m:oMath>
      <w:r w:rsidRPr="001A2EB4">
        <w:t xml:space="preserve"> as shown in </w:t>
      </w:r>
      <w:r w:rsidRPr="001A2EB4">
        <w:rPr>
          <w:b/>
          <w:bCs/>
        </w:rPr>
        <w:fldChar w:fldCharType="begin"/>
      </w:r>
      <w:r w:rsidRPr="001A2EB4">
        <w:rPr>
          <w:b/>
          <w:bCs/>
        </w:rPr>
        <w:instrText xml:space="preserve"> REF _Ref238652979 \h  \* MERGEFORMAT </w:instrText>
      </w:r>
      <w:r w:rsidRPr="001A2EB4">
        <w:rPr>
          <w:b/>
          <w:bCs/>
        </w:rPr>
      </w:r>
      <w:r w:rsidRPr="001A2EB4">
        <w:rPr>
          <w:b/>
          <w:bCs/>
        </w:rPr>
        <w:fldChar w:fldCharType="separate"/>
      </w:r>
      <w:r w:rsidR="001C3008" w:rsidRPr="001A2EB4">
        <w:rPr>
          <w:b/>
          <w:bCs/>
        </w:rPr>
        <w:t xml:space="preserve">Figure </w:t>
      </w:r>
      <w:r w:rsidR="001C3008">
        <w:rPr>
          <w:b/>
          <w:bCs/>
          <w:noProof/>
        </w:rPr>
        <w:t>2</w:t>
      </w:r>
      <w:r w:rsidRPr="001A2EB4">
        <w:rPr>
          <w:b/>
          <w:bCs/>
        </w:rPr>
        <w:fldChar w:fldCharType="end"/>
      </w:r>
      <w:r w:rsidR="00D8369E" w:rsidRPr="001A2EB4">
        <w:rPr>
          <w:b/>
          <w:bCs/>
        </w:rPr>
        <w:t>b</w:t>
      </w:r>
      <w:r w:rsidRPr="001A2EB4">
        <w:t>.</w:t>
      </w:r>
    </w:p>
    <w:p w14:paraId="3A26A373" w14:textId="2D5A50C5" w:rsidR="00E54A50" w:rsidRPr="001A2EB4" w:rsidRDefault="00E54A50" w:rsidP="00E54A50">
      <w:pPr>
        <w:pStyle w:val="FirstParagraph"/>
        <w:ind w:firstLine="360"/>
        <w:rPr>
          <w:del w:id="20074" w:author="Claude" w:date="2026-10-09T02:10:29Z"/>
          <w:rFonts w:cs="Times New Roman"/>
        </w:rPr>
      </w:pPr>
      <w:del w:id="20047" w:author="Claude" w:date="2026-10-09T02:10:29Z">
        <w:r w:rsidRPr="001A2EB4">
          <w:rPr>
            <w:rFonts w:cs="Times New Roman"/>
          </w:rPr>
          <w:delText xml:space="preserve">The evolving metal-electrolyte interface is tracked using </w:delText>
        </w:r>
      </w:del>
      <w:del w:id="20048" w:author="Claude" w:date="2026-10-09T02:10:29Z">
        <w:r w:rsidR="004E4161" w:rsidRPr="001A2EB4">
          <w:rPr>
            <w:rFonts w:cs="Times New Roman"/>
          </w:rPr>
          <w:delText xml:space="preserve">the level set method</w:delText>
        </w:r>
      </w:del>
      <w:del w:id="20049" w:author="Claude" w:date="2026-10-09T02:10:29Z">
        <w:r w:rsidRPr="001A2EB4">
          <w:rPr>
            <w:rFonts w:cs="Times New Roman"/>
          </w:rPr>
          <w:delText xml:space="preserve">, in which a signed-distance function (</w:delText>
        </w:r>
      </w:del>
      <m:oMath>
        <m:r>
          <w:rPr>
            <w:del w:id="20072" w:author="Claude" w:date="2026-10-09T02:10:29Z"/>
            <w:rFonts w:ascii="Cambria Math" w:hAnsi="Cambria Math" w:cs="Times New Roman"/>
          </w:rPr>
          <m:t>ϕ)</m:t>
        </m:r>
      </m:oMath>
      <w:del w:id="20050" w:author="Claude" w:date="2026-10-09T02:10:29Z">
        <w:r w:rsidRPr="001A2EB4">
          <w:rPr>
            <w:rFonts w:cs="Times New Roman"/>
          </w:rPr>
          <w:delText xml:space="preserve"> </w:delText>
        </w:r>
      </w:del>
      <w:bookmarkStart w:id="6" w:name="_Hlk237963744"/>
      <w:del w:id="20051" w:author="Claude" w:date="2026-10-09T02:10:29Z">
        <w:r w:rsidRPr="001A2EB4">
          <w:rPr>
            <w:rFonts w:cs="Times New Roman"/>
          </w:rPr>
          <w:delText xml:space="preserve">implicitly defines the interface as the zero-level set separating the metal and electrolyte domains,</w:delText>
        </w:r>
      </w:del>
      <w:bookmarkEnd w:id="6"/>
      <w:del w:id="20052" w:author="Claude" w:date="2026-10-09T02:10:29Z">
        <w:r w:rsidRPr="001A2EB4">
          <w:rPr>
            <w:rFonts w:cs="Times New Roman"/>
          </w:rPr>
          <w:delText xml:space="preserve"> as </w:delText>
        </w:r>
      </w:del>
      <w:del w:id="20053" w:author="Claude" w:date="2026-10-09T02:10:29Z">
        <w:r w:rsidR="00D4631E" w:rsidRPr="001A2EB4">
          <w:rPr>
            <w:rFonts w:cs="Times New Roman"/>
          </w:rPr>
          <w:delText xml:space="preserve">shown</w:delText>
        </w:r>
      </w:del>
      <w:del w:id="20054" w:author="Claude" w:date="2026-10-09T02:10:29Z">
        <w:r w:rsidRPr="001A2EB4">
          <w:rPr>
            <w:rFonts w:cs="Times New Roman"/>
          </w:rPr>
          <w:delText xml:space="preserve"> in </w:delText>
        </w:r>
      </w:del>
      <w:del w:id="20055" w:author="Claude" w:date="2026-10-09T02:10:29Z">
        <w:r w:rsidR="00AB557A" w:rsidRPr="001A2EB4">
          <w:rPr>
            <w:rFonts w:cs="Times New Roman"/>
            <w:b/>
            <w:bCs/>
          </w:rPr>
          <w:fldChar w:fldCharType="begin"/>
        </w:r>
      </w:del>
      <w:del w:id="20056" w:author="Claude" w:date="2026-10-09T02:10:29Z">
        <w:r w:rsidR="00AB557A" w:rsidRPr="001A2EB4">
          <w:rPr>
            <w:rFonts w:cs="Times New Roman"/>
            <w:b/>
            <w:bCs/>
          </w:rPr>
          <w:delInstrText xml:space="preserve"> REF _Ref238652979 \h  \* MERGEFORMAT </w:delInstrText>
        </w:r>
      </w:del>
      <w:del w:id="20057" w:author="Claude" w:date="2026-10-09T02:10:29Z">
        <w:r w:rsidR="00AB557A" w:rsidRPr="001A2EB4">
          <w:rPr>
            <w:rFonts w:cs="Times New Roman"/>
            <w:b/>
            <w:bCs/>
          </w:rPr>
        </w:r>
      </w:del>
      <w:del w:id="20058" w:author="Claude" w:date="2026-10-09T02:10:29Z">
        <w:r w:rsidR="00AB557A" w:rsidRPr="001A2EB4">
          <w:rPr>
            <w:rFonts w:cs="Times New Roman"/>
            <w:b/>
            <w:bCs/>
          </w:rPr>
          <w:fldChar w:fldCharType="separate"/>
        </w:r>
      </w:del>
      <w:del w:id="20059" w:author="Claude" w:date="2026-10-09T02:10:29Z">
        <w:r w:rsidR="001C3008" w:rsidRPr="001A2EB4">
          <w:rPr>
            <w:b/>
            <w:bCs/>
          </w:rPr>
          <w:delText xml:space="preserve">Figure </w:delText>
        </w:r>
      </w:del>
      <w:del w:id="20060" w:author="Claude" w:date="2026-10-09T02:10:29Z">
        <w:r w:rsidR="001C3008">
          <w:rPr>
            <w:b/>
            <w:bCs/>
            <w:noProof/>
          </w:rPr>
          <w:delText xml:space="preserve">2</w:delText>
        </w:r>
      </w:del>
      <w:del w:id="20061" w:author="Claude" w:date="2026-10-09T02:10:29Z">
        <w:r w:rsidR="00AB557A" w:rsidRPr="001A2EB4">
          <w:rPr>
            <w:rFonts w:cs="Times New Roman"/>
            <w:b/>
            <w:bCs/>
          </w:rPr>
          <w:fldChar w:fldCharType="end"/>
        </w:r>
      </w:del>
      <w:del w:id="20062" w:author="Claude" w:date="2026-10-09T02:10:29Z">
        <w:r w:rsidR="00D8369E" w:rsidRPr="001A2EB4">
          <w:rPr>
            <w:rFonts w:cs="Times New Roman"/>
            <w:b/>
            <w:bCs/>
          </w:rPr>
          <w:delText xml:space="preserve">c</w:delText>
        </w:r>
      </w:del>
      <w:del w:id="20063" w:author="Claude" w:date="2026-10-09T02:10:29Z">
        <w:r w:rsidRPr="001A2EB4">
          <w:rPr>
            <w:rFonts w:cs="Times New Roman"/>
          </w:rPr>
          <w:delText xml:space="preserve">. </w:delText>
        </w:r>
      </w:del>
      <w:del w:id="20064" w:author="Claude" w:date="2026-10-09T02:10:29Z">
        <w:r w:rsidR="00CE2D65" w:rsidRPr="001A2EB4">
          <w:rPr>
            <w:rFonts w:cs="Times New Roman"/>
          </w:rPr>
          <w:delText xml:space="preserve">Corrosion-driven interface motion is represented by the evolution of </w:delText>
        </w:r>
      </w:del>
      <m:oMath>
        <m:r>
          <w:rPr>
            <w:del w:id="20073" w:author="Claude" w:date="2026-10-09T02:10:29Z"/>
            <w:rFonts w:ascii="Cambria Math" w:hAnsi="Cambria Math" w:cs="Times New Roman"/>
          </w:rPr>
          <m:t>ϕ</m:t>
        </m:r>
      </m:oMath>
      <w:del w:id="20065" w:author="Claude" w:date="2026-10-09T02:10:29Z">
        <w:r w:rsidR="00CE2D65" w:rsidRPr="001A2EB4">
          <w:rPr>
            <w:rFonts w:cs="Times New Roman"/>
          </w:rPr>
          <w:delText xml:space="preserve"> according to the Hamilton-Jacobi equation </w:delText>
        </w:r>
      </w:del>
      <w:del w:id="20066" w:author="Claude" w:date="2026-10-09T02:10:29Z">
        <w:r w:rsidR="00CE2D65" w:rsidRPr="001A2EB4">
          <w:rPr>
            <w:rFonts w:cs="Times New Roman"/>
          </w:rPr>
          <w:fldChar w:fldCharType="begin"/>
        </w:r>
      </w:del>
      <w:del w:id="20067" w:author="Claude" w:date="2026-10-09T02:10:29Z">
        <w:r w:rsidR="00A6791C">
          <w:rPr>
            <w:rFonts w:cs="Times New Roman"/>
          </w:rPr>
          <w:delInstrText xml:space="preserve"> ADDIN ZOTERO_ITEM CSL_CITATION {"citationID":"r7domCi5","properties":{"unsorted":false,"formattedCitation":"\\super [31]\\nosupersub{}","plainCitation":"[31]","noteIndex":0},"citationItems":[{"id":1729,"uris":["http://zotero.org/users/16939557/items/TDPP5UDX"],"itemData":{"id":1729,"type":"article-journal","citation-key":"wilderAdaptiveLevelSet2015","container-title":"Journal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delInstrText>
        </w:r>
      </w:del>
      <w:del w:id="20068" w:author="Claude" w:date="2026-10-09T02:10:29Z">
        <w:r w:rsidR="00CE2D65" w:rsidRPr="001A2EB4">
          <w:rPr>
            <w:rFonts w:cs="Times New Roman"/>
          </w:rPr>
          <w:fldChar w:fldCharType="separate"/>
        </w:r>
      </w:del>
      <w:del w:id="20069" w:author="Claude" w:date="2026-10-09T02:10:29Z">
        <w:r w:rsidR="00A6791C" w:rsidRPr="00A6791C">
          <w:rPr>
            <w:rFonts w:cs="Times New Roman"/>
            <w:vertAlign w:val="superscript"/>
          </w:rPr>
          <w:delText xml:space="preserve">[31]</w:delText>
        </w:r>
      </w:del>
      <w:del w:id="20070" w:author="Claude" w:date="2026-10-09T02:10:29Z">
        <w:r w:rsidR="00CE2D65" w:rsidRPr="001A2EB4">
          <w:rPr>
            <w:rFonts w:cs="Times New Roman"/>
          </w:rPr>
          <w:fldChar w:fldCharType="end"/>
        </w:r>
      </w:del>
      <w:del w:id="20071" w:author="Claude" w:date="2026-10-09T02:10:29Z">
        <w:r w:rsidRPr="001A2EB4">
          <w:rPr>
            <w:rFonts w:cs="Times New Roman"/>
          </w:rPr>
          <w:delText xml:space="preserve">:</w:delText>
        </w:r>
      </w:del>
    </w:p>
    <w:p w14:paraId="77593D59" w14:textId="6D7232D0" w:rsidR="00E54A50" w:rsidRPr="001A2EB4" w:rsidRDefault="00621E22" w:rsidP="00E54A50">
      <w:pPr>
        <w:pStyle w:val="BodyText"/>
        <w:tabs>
          <w:tab w:val="right" w:pos="9360"/>
        </w:tabs>
        <w:spacing w:before="240" w:after="240"/>
        <w:ind w:firstLine="0"/>
        <w:rPr>
          <w:del w:id="20090" w:author="Claude" w:date="2026-10-09T02:10:29Z"/>
          <w:rFonts w:cs="Times New Roman"/>
        </w:rPr>
      </w:pPr>
      <m:oMath>
        <m:f>
          <m:fPr>
            <m:ctrlPr>
              <w:rPr>
                <w:rFonts w:ascii="Cambria Math" w:hAnsi="Cambria Math" w:cs="Times New Roman"/>
              </w:rPr>
            </m:ctrlPr>
          </m:fPr>
          <m:num>
            <m:r>
              <m:rPr>
                <m:sty m:val="p"/>
              </m:rPr>
              <w:rPr>
                <w:del w:id="20078" w:author="Claude" w:date="2026-10-09T02:10:29Z"/>
                <w:rFonts w:ascii="Cambria Math" w:hAnsi="Cambria Math" w:cs="Times New Roman"/>
              </w:rPr>
              <m:t>∂</m:t>
            </m:r>
            <m:r>
              <w:rPr>
                <w:del w:id="20079" w:author="Claude" w:date="2026-10-09T02:10:29Z"/>
                <w:rFonts w:ascii="Cambria Math" w:hAnsi="Cambria Math" w:cs="Times New Roman"/>
              </w:rPr>
              <m:t>ϕ</m:t>
            </m:r>
          </m:num>
          <m:den>
            <m:r>
              <m:rPr>
                <m:sty m:val="p"/>
              </m:rPr>
              <w:rPr>
                <w:del w:id="20080" w:author="Claude" w:date="2026-10-09T02:10:29Z"/>
                <w:rFonts w:ascii="Cambria Math" w:hAnsi="Cambria Math" w:cs="Times New Roman"/>
              </w:rPr>
              <m:t>∂</m:t>
            </m:r>
            <m:r>
              <w:rPr>
                <w:del w:id="20081" w:author="Claude" w:date="2026-10-09T02:10:29Z"/>
                <w:rFonts w:ascii="Cambria Math" w:hAnsi="Cambria Math" w:cs="Times New Roman"/>
              </w:rPr>
              <m:t>t</m:t>
            </m:r>
          </m:den>
        </m:f>
        <m:r>
          <m:rPr>
            <m:sty m:val="p"/>
          </m:rPr>
          <w:rPr>
            <w:del w:id="20082" w:author="Claude" w:date="2026-10-09T02:10:29Z"/>
            <w:rFonts w:ascii="Cambria Math" w:hAnsi="Cambria Math" w:cs="Times New Roman"/>
          </w:rPr>
          <m:t>+</m:t>
        </m:r>
        <m:sSub>
          <m:sSubPr>
            <m:ctrlPr>
              <w:rPr>
                <w:rFonts w:ascii="Cambria Math" w:hAnsi="Cambria Math" w:cs="Times New Roman"/>
              </w:rPr>
            </m:ctrlPr>
          </m:sSubPr>
          <m:e>
            <m:r>
              <w:rPr>
                <w:del w:id="20083" w:author="Claude" w:date="2026-10-09T02:10:29Z"/>
                <w:rFonts w:ascii="Cambria Math" w:hAnsi="Cambria Math" w:cs="Times New Roman"/>
              </w:rPr>
              <m:t>v</m:t>
            </m:r>
          </m:e>
          <m:sub>
            <m:r>
              <w:rPr>
                <w:del w:id="20084" w:author="Claude" w:date="2026-10-09T02:10:29Z"/>
                <w:rFonts w:ascii="Cambria Math" w:hAnsi="Cambria Math" w:cs="Times New Roman"/>
              </w:rPr>
              <m:t>n</m:t>
            </m:r>
          </m:sub>
        </m:sSub>
        <m:r>
          <w:rPr>
            <w:del w:id="20085" w:author="Claude" w:date="2026-10-09T02:10:29Z"/>
            <w:rFonts w:ascii="Cambria Math" w:hAnsi="Cambria Math" w:cs="Times New Roman"/>
          </w:rPr>
          <m:t> </m:t>
        </m:r>
        <m:r>
          <m:rPr>
            <m:sty m:val="p"/>
          </m:rPr>
          <w:rPr>
            <w:del w:id="20086" w:author="Claude" w:date="2026-10-09T02:10:29Z"/>
            <w:rFonts w:ascii="Cambria Math" w:hAnsi="Cambria Math" w:cs="Times New Roman"/>
          </w:rPr>
          <m:t>|∇</m:t>
        </m:r>
        <m:r>
          <w:rPr>
            <w:del w:id="20087" w:author="Claude" w:date="2026-10-09T02:10:29Z"/>
            <w:rFonts w:ascii="Cambria Math" w:hAnsi="Cambria Math" w:cs="Times New Roman"/>
          </w:rPr>
          <m:t>ϕ</m:t>
        </m:r>
        <m:r>
          <m:rPr>
            <m:sty m:val="p"/>
          </m:rPr>
          <w:rPr>
            <w:del w:id="20088" w:author="Claude" w:date="2026-10-09T02:10:29Z"/>
            <w:rFonts w:ascii="Cambria Math" w:hAnsi="Cambria Math" w:cs="Times New Roman"/>
          </w:rPr>
          <m:t>|=</m:t>
        </m:r>
        <m:r>
          <w:rPr>
            <w:del w:id="20089" w:author="Claude" w:date="2026-10-09T02:10:29Z"/>
            <w:rFonts w:ascii="Cambria Math" w:hAnsi="Cambria Math" w:cs="Times New Roman"/>
          </w:rPr>
          <m:t>0</m:t>
        </m:r>
      </m:oMath>
      <w:del w:id="20075" w:author="Claude" w:date="2026-10-09T02:10:29Z">
        <w:r w:rsidR="00E54A50" w:rsidRPr="001A2EB4">
          <w:rPr>
            <w:rFonts w:cs="Times New Roman"/>
          </w:rPr>
          <w:tab/>
          <w:delText xml:space="preserve">(</w:delText>
        </w:r>
      </w:del>
      <w:del w:id="20076" w:author="Claude" w:date="2026-10-09T02:10:29Z">
        <w:r w:rsidR="00105ABB" w:rsidRPr="001A2EB4">
          <w:rPr>
            <w:rFonts w:cs="Times New Roman"/>
          </w:rPr>
          <w:delText xml:space="preserve">13</w:delText>
        </w:r>
      </w:del>
      <w:del w:id="20077" w:author="Claude" w:date="2026-10-09T02:10:29Z">
        <w:r w:rsidR="00E54A50" w:rsidRPr="001A2EB4">
          <w:rPr>
            <w:rFonts w:cs="Times New Roman"/>
          </w:rPr>
          <w:delText xml:space="preserve">)</w:delText>
        </w:r>
      </w:del>
    </w:p>
    <w:p w14:paraId="35936D67" w14:textId="237F1924" w:rsidR="00E54A50" w:rsidRPr="001A2EB4" w:rsidRDefault="00E54A50" w:rsidP="00E54A50">
      <w:pPr>
        <w:pStyle w:val="BodyText"/>
        <w:ind w:firstLine="0"/>
        <w:rPr>
          <w:del w:id="20101" w:author="Claude" w:date="2026-10-09T02:10:29Z"/>
          <w:rFonts w:cs="Times New Roman"/>
        </w:rPr>
      </w:pPr>
      <w:del w:id="20091" w:author="Claude" w:date="2026-10-09T02:10:29Z">
        <w:r w:rsidRPr="001A2EB4">
          <w:rPr>
            <w:rFonts w:cs="Times New Roman"/>
          </w:rPr>
          <w:delText xml:space="preserve">where </w:delText>
        </w:r>
      </w:del>
      <m:oMath>
        <m:sSub>
          <m:sSubPr>
            <m:ctrlPr>
              <w:rPr>
                <w:rFonts w:ascii="Cambria Math" w:hAnsi="Cambria Math" w:cs="Times New Roman"/>
              </w:rPr>
            </m:ctrlPr>
          </m:sSubPr>
          <m:e>
            <m:r>
              <w:rPr>
                <w:del w:id="20099" w:author="Claude" w:date="2026-10-09T02:10:29Z"/>
                <w:rFonts w:ascii="Cambria Math" w:hAnsi="Cambria Math" w:cs="Times New Roman"/>
              </w:rPr>
              <m:t>v</m:t>
            </m:r>
          </m:e>
          <m:sub>
            <m:r>
              <w:rPr>
                <w:del w:id="20100" w:author="Claude" w:date="2026-10-09T02:10:29Z"/>
                <w:rFonts w:ascii="Cambria Math" w:hAnsi="Cambria Math" w:cs="Times New Roman"/>
              </w:rPr>
              <m:t>n</m:t>
            </m:r>
          </m:sub>
        </m:sSub>
      </m:oMath>
      <w:del w:id="20092" w:author="Claude" w:date="2026-10-09T02:10:29Z">
        <w:r w:rsidRPr="001A2EB4">
          <w:rPr>
            <w:rFonts w:cs="Times New Roman"/>
          </w:rPr>
          <w:delText xml:space="preserve"> </w:delText>
        </w:r>
      </w:del>
      <w:del w:id="20093" w:author="Claude" w:date="2026-10-09T02:10:29Z">
        <w:r w:rsidR="00CE2D65" w:rsidRPr="001A2EB4">
          <w:rPr>
            <w:rFonts w:cs="Times New Roman"/>
          </w:rPr>
          <w:delText xml:space="preserve">is the normal interface velocity obtained from the local corrosion kinetics (</w:delText>
        </w:r>
      </w:del>
      <w:del w:id="20094" w:author="Claude" w:date="2026-10-09T02:10:29Z">
        <w:r w:rsidR="00C83EF1" w:rsidRPr="001A2EB4">
          <w:rPr>
            <w:rFonts w:cs="Times New Roman"/>
            <w:b/>
            <w:bCs/>
          </w:rPr>
          <w:delText xml:space="preserve">Equation (</w:delText>
        </w:r>
      </w:del>
      <w:del w:id="9003" w:author="Claude" w:date="2026-10-09T01:35:33Z">
        <w:r>
          <w:rPr>
            <w:rFonts w:cs="Times New Roman"/>
            <w:b/>
            <w:bCs/>
          </w:rPr>
          <w:delText xml:space="preserve">17</w:delText>
        </w:r>
      </w:del>
      <w:del w:id="20095" w:author="Claude" w:date="2026-10-09T02:10:29Z">
        <w:r w:rsidR="00C83EF1" w:rsidRPr="001A2EB4">
          <w:rPr>
            <w:rFonts w:cs="Times New Roman"/>
            <w:b/>
            <w:bCs/>
          </w:rPr>
          <w:delText xml:space="preserve">)</w:delText>
        </w:r>
      </w:del>
      <w:proofErr w:type="gramStart"/>
      <w:del w:id="20096" w:author="Claude" w:date="2026-10-09T02:10:29Z">
        <w:r w:rsidR="00CE2D65" w:rsidRPr="001A2EB4">
          <w:rPr>
            <w:rFonts w:cs="Times New Roman"/>
          </w:rPr>
          <w:delText xml:space="preserve">)</w:delText>
        </w:r>
      </w:del>
      <w:del w:id="20097" w:author="Claude" w:date="2026-10-09T02:10:29Z">
        <w:r w:rsidRPr="001A2EB4">
          <w:rPr>
            <w:rFonts w:cs="Times New Roman"/>
          </w:rPr>
          <w:delText xml:space="preserve">.</w:delText>
        </w:r>
      </w:del>
      <w:proofErr w:type="gramEnd"/>
      <w:del w:id="20098" w:author="Claude" w:date="2026-10-09T02:10:29Z">
        <w:r w:rsidR="00BC506D" w:rsidRPr="001A2EB4">
          <w:rPr>
            <w:rFonts w:cs="Times New Roman"/>
          </w:rPr>
          <w:delText xml:space="preserve"> A zero-normal-gradient boundary condition is imposed for the level-set function at external boundaries.</w:delText>
        </w:r>
      </w:del>
    </w:p>
    <w:p w14:paraId="60B793CD" w14:textId="77777777" w:rsidR="000631D6" w:rsidRPr="001A2EB4" w:rsidRDefault="000631D6" w:rsidP="00E54A50">
      <w:pPr>
        <w:pStyle w:val="BodyText"/>
        <w:ind w:firstLine="0"/>
      </w:pPr>
    </w:p>
    <w:p w14:paraId="5001F639" w14:textId="77777777" w:rsidR="00E54A50" w:rsidRPr="001A2EB4" w:rsidRDefault="00E54A50" w:rsidP="00325133">
      <w:pPr>
        <w:pStyle w:val="Heading3"/>
      </w:pPr>
      <w:bookmarkStart w:id="7" w:name="_Ref239691057"/>
      <w:bookmarkStart w:id="8" w:name="sec:model:velocity"/>
      <w:del w:id="9008" w:author="Claude" w:date="2026-10-09T02:10:29Z">
        <w:r>
          <w:delText xml:space="preserve">Interface</w:delText>
        </w:r>
      </w:del>
      <w:ins w:id="9007" w:author="Claude" w:date="2026-10-09T02:10:29Z">
        <w:r w:rsidRPr="001A2EB4">
          <w:t xml:space="preserve">Level</w:t>
        </w:r>
      </w:ins>
      <w:r w:rsidRPr="001A2EB4">
        <w:t xml:space="preserve"> </w:t>
      </w:r>
      <w:del w:id="9006" w:author="Claude" w:date="2026-10-09T02:10:29Z">
        <w:r>
          <w:delText xml:space="preserve">Recession</w:delText>
        </w:r>
      </w:del>
      <w:ins w:id="9005" w:author="Claude" w:date="2026-10-09T02:10:29Z">
        <w:r w:rsidRPr="001A2EB4">
          <w:t xml:space="preserve">Set</w:t>
        </w:r>
      </w:ins>
      <w:r w:rsidRPr="001A2EB4">
        <w:t xml:space="preserve"> </w:t>
      </w:r>
      <w:del w:id="9004" w:author="Claude" w:date="2026-10-09T02:10:29Z">
        <w:r>
          <w:delText xml:space="preserve">Velocity</w:delText>
        </w:r>
      </w:del>
      <w:ins w:id="9003" w:author="Claude" w:date="2026-10-09T02:10:29Z">
        <w:r w:rsidRPr="001A2EB4">
          <w:t xml:space="preserve">Method</w:t>
        </w:r>
      </w:ins>
      <w:bookmarkEnd w:id="7"/>
    </w:p>
    <w:p w14:paraId="3A26A373" w14:textId="2D5A50C5" w:rsidR="00E54A50" w:rsidRPr="001A2EB4" w:rsidRDefault="00E54A50" w:rsidP="00E54A50">
      <w:pPr>
        <w:pStyle w:val="FirstParagraph"/>
        <w:ind w:firstLine="360"/>
        <w:rPr>
          <w:ins w:id="20030" w:author="Claude" w:date="2026-10-09T02:10:29Z"/>
          <w:rFonts w:cs="Times New Roman"/>
        </w:rPr>
      </w:pPr>
      <w:ins w:id="20003" w:author="Claude" w:date="2026-10-09T02:10:29Z">
        <w:r w:rsidRPr="001A2EB4">
          <w:rPr>
            <w:rFonts w:cs="Times New Roman"/>
          </w:rPr>
          <w:t xml:space="preserve">The evolving metal-electrolyte interface is tracked using </w:t>
        </w:r>
      </w:ins>
      <w:ins w:id="20004" w:author="Claude" w:date="2026-10-09T02:10:29Z">
        <w:r w:rsidR="004E4161" w:rsidRPr="001A2EB4">
          <w:rPr>
            <w:rFonts w:cs="Times New Roman"/>
          </w:rPr>
          <w:t>the level set method</w:t>
        </w:r>
      </w:ins>
      <w:ins w:id="20005" w:author="Claude" w:date="2026-10-09T02:10:29Z">
        <w:r w:rsidRPr="001A2EB4">
          <w:rPr>
            <w:rFonts w:cs="Times New Roman"/>
          </w:rPr>
          <w:t>, in which a signed-distance function (</w:t>
        </w:r>
      </w:ins>
      <m:oMath>
        <m:r>
          <w:rPr>
            <w:ins w:id="20028" w:author="Claude" w:date="2026-10-09T02:10:29Z"/>
            <w:rFonts w:ascii="Cambria Math" w:hAnsi="Cambria Math" w:cs="Times New Roman"/>
          </w:rPr>
          <m:t>ϕ)</m:t>
        </m:r>
      </m:oMath>
      <w:ins w:id="20006" w:author="Claude" w:date="2026-10-09T02:10:29Z">
        <w:r w:rsidRPr="001A2EB4">
          <w:rPr>
            <w:rFonts w:cs="Times New Roman"/>
          </w:rPr>
          <w:t xml:space="preserve"> </w:t>
        </w:r>
      </w:ins>
      <w:bookmarkStart w:id="6" w:name="_Hlk237963744"/>
      <w:ins w:id="20007" w:author="Claude" w:date="2026-10-09T02:10:29Z">
        <w:r w:rsidRPr="001A2EB4">
          <w:rPr>
            <w:rFonts w:cs="Times New Roman"/>
          </w:rPr>
          <w:t>implicitly defines the interface as the zero-level set separating the metal and electrolyte domains,</w:t>
        </w:r>
      </w:ins>
      <w:bookmarkEnd w:id="6"/>
      <w:ins w:id="20008" w:author="Claude" w:date="2026-10-09T02:10:29Z">
        <w:r w:rsidRPr="001A2EB4">
          <w:rPr>
            <w:rFonts w:cs="Times New Roman"/>
          </w:rPr>
          <w:t xml:space="preserve"> as </w:t>
        </w:r>
      </w:ins>
      <w:ins w:id="20009" w:author="Claude" w:date="2026-10-09T02:10:29Z">
        <w:r w:rsidR="00D4631E" w:rsidRPr="001A2EB4">
          <w:rPr>
            <w:rFonts w:cs="Times New Roman"/>
          </w:rPr>
          <w:t>shown</w:t>
        </w:r>
      </w:ins>
      <w:ins w:id="20010" w:author="Claude" w:date="2026-10-09T02:10:29Z">
        <w:r w:rsidRPr="001A2EB4">
          <w:rPr>
            <w:rFonts w:cs="Times New Roman"/>
          </w:rPr>
          <w:t xml:space="preserve"> in </w:t>
        </w:r>
      </w:ins>
      <w:ins w:id="20011" w:author="Claude" w:date="2026-10-09T02:10:29Z">
        <w:r w:rsidR="00AB557A" w:rsidRPr="001A2EB4">
          <w:rPr>
            <w:rFonts w:cs="Times New Roman"/>
            <w:b/>
            <w:bCs/>
          </w:rPr>
          <w:fldChar w:fldCharType="begin"/>
        </w:r>
      </w:ins>
      <w:ins w:id="20012" w:author="Claude" w:date="2026-10-09T02:10:29Z">
        <w:r w:rsidR="00AB557A" w:rsidRPr="001A2EB4">
          <w:rPr>
            <w:rFonts w:cs="Times New Roman"/>
            <w:b/>
            <w:bCs/>
          </w:rPr>
          <w:instrText xml:space="preserve"> REF _Ref238652979 \h  \* MERGEFORMAT </w:instrText>
        </w:r>
      </w:ins>
      <w:ins w:id="20013" w:author="Claude" w:date="2026-10-09T02:10:29Z">
        <w:r w:rsidR="00AB557A" w:rsidRPr="001A2EB4">
          <w:rPr>
            <w:rFonts w:cs="Times New Roman"/>
            <w:b/>
            <w:bCs/>
          </w:rPr>
        </w:r>
      </w:ins>
      <w:ins w:id="20014" w:author="Claude" w:date="2026-10-09T02:10:29Z">
        <w:r w:rsidR="00AB557A" w:rsidRPr="001A2EB4">
          <w:rPr>
            <w:rFonts w:cs="Times New Roman"/>
            <w:b/>
            <w:bCs/>
          </w:rPr>
          <w:fldChar w:fldCharType="separate"/>
        </w:r>
      </w:ins>
      <w:ins w:id="20015" w:author="Claude" w:date="2026-10-09T02:10:29Z">
        <w:r w:rsidR="001C3008" w:rsidRPr="001A2EB4">
          <w:rPr>
            <w:b/>
            <w:bCs/>
          </w:rPr>
          <w:t xml:space="preserve">Figure </w:t>
        </w:r>
      </w:ins>
      <w:ins w:id="20016" w:author="Claude" w:date="2026-10-09T02:10:29Z">
        <w:r w:rsidR="001C3008">
          <w:rPr>
            <w:b/>
            <w:bCs/>
            <w:noProof/>
          </w:rPr>
          <w:t>2</w:t>
        </w:r>
      </w:ins>
      <w:ins w:id="20017" w:author="Claude" w:date="2026-10-09T02:10:29Z">
        <w:r w:rsidR="00AB557A" w:rsidRPr="001A2EB4">
          <w:rPr>
            <w:rFonts w:cs="Times New Roman"/>
            <w:b/>
            <w:bCs/>
          </w:rPr>
          <w:fldChar w:fldCharType="end"/>
        </w:r>
      </w:ins>
      <w:ins w:id="20018" w:author="Claude" w:date="2026-10-09T02:10:29Z">
        <w:r w:rsidR="00D8369E" w:rsidRPr="001A2EB4">
          <w:rPr>
            <w:rFonts w:cs="Times New Roman"/>
            <w:b/>
            <w:bCs/>
          </w:rPr>
          <w:t>c</w:t>
        </w:r>
      </w:ins>
      <w:ins w:id="20019" w:author="Claude" w:date="2026-10-09T02:10:29Z">
        <w:r w:rsidRPr="001A2EB4">
          <w:rPr>
            <w:rFonts w:cs="Times New Roman"/>
          </w:rPr>
          <w:t xml:space="preserve">. </w:t>
        </w:r>
      </w:ins>
      <w:ins w:id="20020" w:author="Claude" w:date="2026-10-09T02:10:29Z">
        <w:r w:rsidR="00CE2D65" w:rsidRPr="001A2EB4">
          <w:rPr>
            <w:rFonts w:cs="Times New Roman"/>
          </w:rPr>
          <w:t xml:space="preserve">Corrosion-driven interface motion is represented by the evolution of </w:t>
        </w:r>
      </w:ins>
      <m:oMath>
        <m:r>
          <w:rPr>
            <w:ins w:id="20029" w:author="Claude" w:date="2026-10-09T02:10:29Z"/>
            <w:rFonts w:ascii="Cambria Math" w:hAnsi="Cambria Math" w:cs="Times New Roman"/>
          </w:rPr>
          <m:t>ϕ</m:t>
        </m:r>
      </m:oMath>
      <w:ins w:id="20021" w:author="Claude" w:date="2026-10-09T02:10:29Z">
        <w:r w:rsidR="00CE2D65" w:rsidRPr="001A2EB4">
          <w:rPr>
            <w:rFonts w:cs="Times New Roman"/>
          </w:rPr>
          <w:t xml:space="preserve"> according to the Hamilton-Jacobi equation </w:t>
        </w:r>
      </w:ins>
      <w:ins w:id="20022" w:author="Claude" w:date="2026-10-09T02:10:29Z">
        <w:r w:rsidR="00CE2D65" w:rsidRPr="001A2EB4">
          <w:rPr>
            <w:rFonts w:cs="Times New Roman"/>
          </w:rPr>
          <w:fldChar w:fldCharType="begin"/>
        </w:r>
      </w:ins>
      <w:ins w:id="20023" w:author="Claude" w:date="2026-10-09T02:10:29Z">
        <w:r w:rsidR="00A6791C">
          <w:rPr>
            <w:rFonts w:cs="Times New Roman"/>
          </w:rPr>
          <w:instrText xml:space="preserve"> ADDIN ZOTERO_ITEM CSL_CITATION {"citationID":"r7domCi5","properties":{"unsorted":false,"formattedCitation":"\\super [31]\\nosupersub{}","plainCitation":"[31]","noteIndex":0},"citationItems":[{"id":1729,"uris":["http://zotero.org/users/16939557/items/TDPP5UDX"],"itemData":{"id":1729,"type":"article-journal","citation-key":"wilderAdaptiveLevelSet2015","container-title":"Journal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ins>
      <w:ins w:id="20024" w:author="Claude" w:date="2026-10-09T02:10:29Z">
        <w:r w:rsidR="00CE2D65" w:rsidRPr="001A2EB4">
          <w:rPr>
            <w:rFonts w:cs="Times New Roman"/>
          </w:rPr>
          <w:fldChar w:fldCharType="separate"/>
        </w:r>
      </w:ins>
      <w:ins w:id="20025" w:author="Claude" w:date="2026-10-09T02:10:29Z">
        <w:r w:rsidR="00A6791C" w:rsidRPr="00A6791C">
          <w:rPr>
            <w:rFonts w:cs="Times New Roman"/>
            <w:vertAlign w:val="superscript"/>
          </w:rPr>
          <w:t>[31]</w:t>
        </w:r>
      </w:ins>
      <w:ins w:id="20026" w:author="Claude" w:date="2026-10-09T02:10:29Z">
        <w:r w:rsidR="00CE2D65" w:rsidRPr="001A2EB4">
          <w:rPr>
            <w:rFonts w:cs="Times New Roman"/>
          </w:rPr>
          <w:fldChar w:fldCharType="end"/>
        </w:r>
      </w:ins>
      <w:ins w:id="20027" w:author="Claude" w:date="2026-10-09T02:10:29Z">
        <w:r w:rsidRPr="001A2EB4">
          <w:rPr>
            <w:rFonts w:cs="Times New Roman"/>
          </w:rPr>
          <w:t>:</w:t>
        </w:r>
      </w:ins>
    </w:p>
    <w:p w14:paraId="77593D59" w14:textId="6D7232D0" w:rsidR="00E54A50" w:rsidRPr="001A2EB4" w:rsidRDefault="00621E22" w:rsidP="00E54A50">
      <w:pPr>
        <w:pStyle w:val="BodyText"/>
        <w:tabs>
          <w:tab w:val="right" w:pos="9360"/>
        </w:tabs>
        <w:spacing w:before="240" w:after="240"/>
        <w:ind w:firstLine="0"/>
        <w:rPr>
          <w:ins w:id="20046" w:author="Claude" w:date="2026-10-09T02:10:29Z"/>
          <w:rFonts w:cs="Times New Roman"/>
        </w:rPr>
      </w:pPr>
      <m:oMath>
        <m:f>
          <m:fPr>
            <m:ctrlPr>
              <w:rPr>
                <w:rFonts w:ascii="Cambria Math" w:hAnsi="Cambria Math" w:cs="Times New Roman"/>
              </w:rPr>
            </m:ctrlPr>
          </m:fPr>
          <m:num>
            <m:r>
              <m:rPr>
                <m:sty m:val="p"/>
              </m:rPr>
              <w:rPr>
                <w:ins w:id="20034" w:author="Claude" w:date="2026-10-09T02:10:29Z"/>
                <w:rFonts w:ascii="Cambria Math" w:hAnsi="Cambria Math" w:cs="Times New Roman"/>
              </w:rPr>
              <m:t>∂</m:t>
            </m:r>
            <m:r>
              <w:rPr>
                <w:ins w:id="20035" w:author="Claude" w:date="2026-10-09T02:10:29Z"/>
                <w:rFonts w:ascii="Cambria Math" w:hAnsi="Cambria Math" w:cs="Times New Roman"/>
              </w:rPr>
              <m:t>ϕ</m:t>
            </m:r>
          </m:num>
          <m:den>
            <m:r>
              <m:rPr>
                <m:sty m:val="p"/>
              </m:rPr>
              <w:rPr>
                <w:ins w:id="20036" w:author="Claude" w:date="2026-10-09T02:10:29Z"/>
                <w:rFonts w:ascii="Cambria Math" w:hAnsi="Cambria Math" w:cs="Times New Roman"/>
              </w:rPr>
              <m:t>∂</m:t>
            </m:r>
            <m:r>
              <w:rPr>
                <w:ins w:id="20037" w:author="Claude" w:date="2026-10-09T02:10:29Z"/>
                <w:rFonts w:ascii="Cambria Math" w:hAnsi="Cambria Math" w:cs="Times New Roman"/>
              </w:rPr>
              <m:t>t</m:t>
            </m:r>
          </m:den>
        </m:f>
        <m:r>
          <m:rPr>
            <m:sty m:val="p"/>
          </m:rPr>
          <w:rPr>
            <w:ins w:id="20038" w:author="Claude" w:date="2026-10-09T02:10:29Z"/>
            <w:rFonts w:ascii="Cambria Math" w:hAnsi="Cambria Math" w:cs="Times New Roman"/>
          </w:rPr>
          <m:t>+</m:t>
        </m:r>
        <m:sSub>
          <m:sSubPr>
            <m:ctrlPr>
              <w:rPr>
                <w:rFonts w:ascii="Cambria Math" w:hAnsi="Cambria Math" w:cs="Times New Roman"/>
              </w:rPr>
            </m:ctrlPr>
          </m:sSubPr>
          <m:e>
            <m:r>
              <w:rPr>
                <w:ins w:id="20039" w:author="Claude" w:date="2026-10-09T02:10:29Z"/>
                <w:rFonts w:ascii="Cambria Math" w:hAnsi="Cambria Math" w:cs="Times New Roman"/>
              </w:rPr>
              <m:t>v</m:t>
            </m:r>
          </m:e>
          <m:sub>
            <m:r>
              <w:rPr>
                <w:ins w:id="20040" w:author="Claude" w:date="2026-10-09T02:10:29Z"/>
                <w:rFonts w:ascii="Cambria Math" w:hAnsi="Cambria Math" w:cs="Times New Roman"/>
              </w:rPr>
              <m:t>n</m:t>
            </m:r>
          </m:sub>
        </m:sSub>
        <m:r>
          <w:rPr>
            <w:ins w:id="20041" w:author="Claude" w:date="2026-10-09T02:10:29Z"/>
            <w:rFonts w:ascii="Cambria Math" w:hAnsi="Cambria Math" w:cs="Times New Roman"/>
          </w:rPr>
          <m:t> </m:t>
        </m:r>
        <m:r>
          <m:rPr>
            <m:sty m:val="p"/>
          </m:rPr>
          <w:rPr>
            <w:ins w:id="20042" w:author="Claude" w:date="2026-10-09T02:10:29Z"/>
            <w:rFonts w:ascii="Cambria Math" w:hAnsi="Cambria Math" w:cs="Times New Roman"/>
          </w:rPr>
          <m:t>|∇</m:t>
        </m:r>
        <m:r>
          <w:rPr>
            <w:ins w:id="20043" w:author="Claude" w:date="2026-10-09T02:10:29Z"/>
            <w:rFonts w:ascii="Cambria Math" w:hAnsi="Cambria Math" w:cs="Times New Roman"/>
          </w:rPr>
          <m:t>ϕ</m:t>
        </m:r>
        <m:r>
          <m:rPr>
            <m:sty m:val="p"/>
          </m:rPr>
          <w:rPr>
            <w:ins w:id="20044" w:author="Claude" w:date="2026-10-09T02:10:29Z"/>
            <w:rFonts w:ascii="Cambria Math" w:hAnsi="Cambria Math" w:cs="Times New Roman"/>
          </w:rPr>
          <m:t>|=</m:t>
        </m:r>
        <m:r>
          <w:rPr>
            <w:ins w:id="20045" w:author="Claude" w:date="2026-10-09T02:10:29Z"/>
            <w:rFonts w:ascii="Cambria Math" w:hAnsi="Cambria Math" w:cs="Times New Roman"/>
          </w:rPr>
          <m:t>0</m:t>
        </m:r>
      </m:oMath>
      <w:ins w:id="20031" w:author="Claude" w:date="2026-10-09T02:10:29Z">
        <w:r w:rsidR="00E54A50" w:rsidRPr="001A2EB4">
          <w:rPr>
            <w:rFonts w:cs="Times New Roman"/>
          </w:rPr>
          <w:tab/>
          <w:t>(</w:t>
        </w:r>
      </w:ins>
      <w:ins w:id="20032" w:author="Claude" w:date="2026-10-09T02:10:29Z">
        <w:r w:rsidR="00105ABB" w:rsidRPr="001A2EB4">
          <w:rPr>
            <w:rFonts w:cs="Times New Roman"/>
          </w:rPr>
          <w:t>13</w:t>
        </w:r>
      </w:ins>
      <w:ins w:id="20033" w:author="Claude" w:date="2026-10-09T02:10:29Z">
        <w:r w:rsidR="00E54A50" w:rsidRPr="001A2EB4">
          <w:rPr>
            <w:rFonts w:cs="Times New Roman"/>
          </w:rPr>
          <w:t>)</w:t>
        </w:r>
      </w:ins>
    </w:p>
    <w:p w14:paraId="73E7218C" w14:textId="74F2D5D2" w:rsidR="00D26518" w:rsidRPr="001A2EB4" w:rsidRDefault="00D26518" w:rsidP="00D1626D">
      <w:pPr>
        <w:pStyle w:val="BodyText"/>
        <w:rPr>
          <w:ins w:id="20105" w:author="Claude" w:date="2026-10-09T02:10:29Z"/>
        </w:rPr>
      </w:pPr>
      <w:ins w:id="20102" w:author="Claude" w:date="2026-10-09T02:10:29Z">
        <w:r w:rsidRPr="001A2EB4">
          <w:t xml:space="preserve">where v</w:t>
        </w:r>
      </w:ins>
      <w:ins w:id="20103" w:author="Claude" w:date="2026-10-09T02:10:29Z">
        <w:r w:rsidRPr="001A2EB4">
          <w:rPr>
            <w:vertAlign w:val="subscript"/>
          </w:rPr>
          <w:t xml:space="preserve">n</w:t>
        </w:r>
      </w:ins>
      <w:ins w:id="20104" w:author="Claude" w:date="2026-10-09T02:10:29Z">
        <w:r w:rsidRPr="001A2EB4">
          <w:t xml:space="preserve"> is the normal interface velocity, negative for recession. The velocity follows from the interfacial reaction rather than being prescribed: each mole of O₂ reduced at the interface removes two moles of Zn, O₂ + 2Zn + 2H₂O → 2Zn²⁺ + 4OH⁻, so the metal lost per unit area and time is fixed by the interfacial oxygen flux. Dividing by the molar density of solid Zn gives the normal velocity (Eq. 14):</w:t>
        </w:r>
      </w:ins>
    </w:p>
    <w:p w14:paraId="764FB787" w14:textId="6120A1A8" w:rsidR="00E54A50" w:rsidRPr="001A2EB4" w:rsidRDefault="00B857A0" w:rsidP="00E54A50">
      <w:pPr>
        <w:pStyle w:val="FirstParagraph"/>
        <w:ind w:firstLine="360"/>
        <w:rPr>
          <w:del w:id="20275" w:author="Claude" w:date="2026-10-09T01:35:33Z"/>
          <w:rFonts w:cs="Times New Roman"/>
        </w:rPr>
      </w:pPr>
      <w:del w:id="20266" w:author="Claude" w:date="2026-10-09T01:35:33Z">
        <w:r w:rsidRPr="001A2EB4">
          <w:rPr>
            <w:rFonts w:cs="Times New Roman"/>
          </w:rPr>
          <w:delText xml:space="preserve">Interface recession was modeled as the outcome of three competing rate limitations: interfacial reaction kinetics, oxygen transport to the metal surface, and Zn²⁺ transport away from the interface</w:delText>
        </w:r>
      </w:del>
      <w:del w:id="20267" w:author="Claude" w:date="2026-10-09T01:35:33Z">
        <w:r w:rsidR="00485363" w:rsidRPr="001A2EB4">
          <w:rPr>
            <w:rFonts w:cs="Times New Roman"/>
          </w:rPr>
          <w:delText xml:space="preserve">.</w:delText>
        </w:r>
      </w:del>
      <w:del w:id="20268" w:author="Claude" w:date="2026-10-09T01:35:33Z">
        <w:r w:rsidR="00E54A50" w:rsidRPr="001A2EB4">
          <w:rPr>
            <w:rFonts w:cs="Times New Roman"/>
          </w:rPr>
          <w:delText xml:space="preserve"> The Zn-transport-limited recession velocity is obtained from the classical Stefan condition for a dissolving metal interface </w:delText>
        </w:r>
      </w:del>
      <w:del w:id="20269" w:author="Claude" w:date="2026-10-09T01:35:33Z">
        <w:r w:rsidR="00E54A50" w:rsidRPr="001A2EB4">
          <w:rPr>
            <w:rFonts w:cs="Times New Roman"/>
          </w:rPr>
          <w:fldChar w:fldCharType="begin"/>
        </w:r>
      </w:del>
      <w:del w:id="20270" w:author="Claude" w:date="2026-10-09T01:35:33Z">
        <w:r w:rsidR="00A6791C">
          <w:rPr>
            <w:rFonts w:cs="Times New Roman"/>
          </w:rPr>
          <w:delInstrText xml:space="preserve"> ADDIN ZOTERO_ITEM CSL_CITATION {"citationID":"BuP2nsvm","properties":{"unsorted":false,"formattedCitation":"\\super [32]\\nosupersub{}","plainCitation":"[32]","noteIndex":0},"citationItems":[{"id":1697,"uris":["http://zotero.org/users/16939557/items/M7J7YKJU"],"itemData":{"id":1697,"type":"article-journal","citation-key":"groganPhysicalCorrosionModel2014","container-title":"Acta Biomaterialia","DOI":"10.1016/j.actbio.2013.12.059","ISSN":"17427061","issue":"5","journalAbbreviation":"Acta Biomaterialia","language":"en","page":"2313-2322","source":"DOI.org (Crossref)","title":"A physical corrosion model for bioabsorbable metal stents","volume":"10","author":[{"family":"Grogan","given":"J.A."},{"family":"Leen","given":"S.B."},{"family":"McHugh","given":"P.E."}],"issued":{"date-parts":[["2014",5]]}}}],"schema":"https://github.com/citation-style-language/schema/raw/master/csl-citation.json"} </w:delInstrText>
        </w:r>
      </w:del>
      <w:del w:id="20271" w:author="Claude" w:date="2026-10-09T01:35:33Z">
        <w:r w:rsidR="00E54A50" w:rsidRPr="001A2EB4">
          <w:rPr>
            <w:rFonts w:cs="Times New Roman"/>
          </w:rPr>
          <w:fldChar w:fldCharType="separate"/>
        </w:r>
      </w:del>
      <w:del w:id="20272" w:author="Claude" w:date="2026-10-09T01:35:33Z">
        <w:r w:rsidR="00A6791C" w:rsidRPr="00A6791C">
          <w:rPr>
            <w:rFonts w:cs="Times New Roman"/>
            <w:vertAlign w:val="superscript"/>
          </w:rPr>
          <w:delText xml:space="preserve">[32]</w:delText>
        </w:r>
      </w:del>
      <w:del w:id="20273" w:author="Claude" w:date="2026-10-09T01:35:33Z">
        <w:r w:rsidR="00E54A50" w:rsidRPr="001A2EB4">
          <w:rPr>
            <w:rFonts w:cs="Times New Roman"/>
          </w:rPr>
          <w:fldChar w:fldCharType="end"/>
        </w:r>
      </w:del>
      <w:del w:id="20274" w:author="Claude" w:date="2026-10-09T01:35:33Z">
        <w:r w:rsidR="00E54A50" w:rsidRPr="001A2EB4">
          <w:rPr>
            <w:rFonts w:cs="Times New Roman"/>
          </w:rPr>
          <w:delText xml:space="preserve">:</w:delText>
        </w:r>
      </w:del>
    </w:p>
    <w:p w14:paraId="6B40B98A" w14:textId="721B1BC8" w:rsidR="00E54A50" w:rsidRPr="001A2EB4" w:rsidRDefault="00621E22" w:rsidP="00E54A50">
      <w:pPr>
        <w:pStyle w:val="BodyText"/>
        <w:tabs>
          <w:tab w:val="right" w:pos="9360"/>
        </w:tabs>
        <w:spacing w:before="240" w:after="240"/>
        <w:ind w:firstLine="0"/>
        <w:rPr>
          <w:del w:id="20298" w:author="Claude" w:date="2026-10-09T01:35:33Z"/>
          <w:rFonts w:cs="Times New Roman"/>
        </w:rPr>
      </w:pPr>
      <m:oMath>
        <m:sSub>
          <m:sSubPr>
            <m:ctrlPr>
              <w:rPr>
                <w:rFonts w:ascii="Cambria Math" w:hAnsi="Cambria Math" w:cs="Times New Roman"/>
              </w:rPr>
            </m:ctrlPr>
          </m:sSubPr>
          <m:e>
            <m:r>
              <w:rPr>
                <w:del w:id="20281" w:author="Claude" w:date="2026-10-09T01:35:33Z"/>
                <w:rFonts w:ascii="Cambria Math" w:hAnsi="Cambria Math" w:cs="Times New Roman"/>
              </w:rPr>
              <m:t>v</m:t>
            </m:r>
          </m:e>
          <m:sub>
            <m:r>
              <m:rPr>
                <m:sty m:val="p"/>
              </m:rPr>
              <w:rPr>
                <w:del w:id="20282" w:author="Claude" w:date="2026-10-09T01:35:33Z"/>
                <w:rFonts w:ascii="Cambria Math" w:hAnsi="Cambria Math" w:cs="Times New Roman"/>
              </w:rPr>
              <m:t>Zn</m:t>
            </m:r>
          </m:sub>
        </m:sSub>
        <m:r>
          <m:rPr>
            <m:sty m:val="p"/>
          </m:rPr>
          <w:rPr>
            <w:del w:id="20283" w:author="Claude" w:date="2026-10-09T01:35:33Z"/>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del w:id="20284" w:author="Claude" w:date="2026-10-09T01:35:33Z"/>
                    <w:rFonts w:ascii="Cambria Math" w:hAnsi="Cambria Math" w:cs="Times New Roman"/>
                  </w:rPr>
                  <m:t>D</m:t>
                </m:r>
              </m:e>
              <m:sub>
                <m:r>
                  <m:rPr>
                    <m:sty m:val="p"/>
                  </m:rPr>
                  <w:rPr>
                    <w:del w:id="20285" w:author="Claude" w:date="2026-10-09T01:35:33Z"/>
                    <w:rFonts w:ascii="Cambria Math" w:hAnsi="Cambria Math" w:cs="Times New Roman"/>
                  </w:rPr>
                  <m:t>Zn</m:t>
                </m:r>
              </m:sub>
              <m:sup>
                <m:r>
                  <m:rPr>
                    <m:nor/>
                  </m:rPr>
                  <w:rPr>
                    <w:del w:id="20286" w:author="Claude" w:date="2026-10-09T01:35:33Z"/>
                    <w:rFonts w:cs="Times New Roman"/>
                  </w:rPr>
                  <m:t>eff</m:t>
                </m:r>
              </m:sup>
            </m:sSubSup>
            <m:r>
              <w:rPr>
                <w:del w:id="20287" w:author="Claude" w:date="2026-10-09T01:35:33Z"/>
                <w:rFonts w:ascii="Cambria Math" w:hAnsi="Cambria Math" w:cs="Times New Roman"/>
              </w:rPr>
              <m:t> </m:t>
            </m:r>
            <m:r>
              <m:rPr>
                <m:sty m:val="p"/>
              </m:rPr>
              <w:rPr>
                <w:del w:id="20288" w:author="Claude" w:date="2026-10-09T01:35:33Z"/>
                <w:rFonts w:ascii="Cambria Math" w:hAnsi="Cambria Math" w:cs="Times New Roman"/>
              </w:rPr>
              <m:t>∇</m:t>
            </m:r>
            <m:sSub>
              <m:sSubPr>
                <m:ctrlPr>
                  <w:rPr>
                    <w:rFonts w:ascii="Cambria Math" w:hAnsi="Cambria Math" w:cs="Times New Roman"/>
                  </w:rPr>
                </m:ctrlPr>
              </m:sSubPr>
              <m:e>
                <m:r>
                  <w:rPr>
                    <w:del w:id="20289" w:author="Claude" w:date="2026-10-09T01:35:33Z"/>
                    <w:rFonts w:ascii="Cambria Math" w:hAnsi="Cambria Math" w:cs="Times New Roman"/>
                  </w:rPr>
                  <m:t>C</m:t>
                </m:r>
              </m:e>
              <m:sub>
                <m:r>
                  <m:rPr>
                    <m:sty m:val="p"/>
                  </m:rPr>
                  <w:rPr>
                    <w:del w:id="20290" w:author="Claude" w:date="2026-10-09T01:35:33Z"/>
                    <w:rFonts w:ascii="Cambria Math" w:hAnsi="Cambria Math" w:cs="Times New Roman"/>
                  </w:rPr>
                  <m:t>Zn</m:t>
                </m:r>
              </m:sub>
            </m:sSub>
            <m:r>
              <m:rPr>
                <m:sty m:val="p"/>
              </m:rPr>
              <w:rPr>
                <w:del w:id="20291" w:author="Claude" w:date="2026-10-09T01:35:33Z"/>
                <w:rFonts w:ascii="Cambria Math" w:hAnsi="Cambria Math" w:cs="Times New Roman"/>
              </w:rPr>
              <m:t>⋅</m:t>
            </m:r>
            <m:r>
              <m:rPr>
                <m:sty m:val="bi"/>
              </m:rPr>
              <w:rPr>
                <w:del w:id="20292" w:author="Claude" w:date="2026-10-09T01:35:33Z"/>
                <w:rFonts w:ascii="Cambria Math" w:hAnsi="Cambria Math" w:cs="Times New Roman"/>
              </w:rPr>
              <m:t>n</m:t>
            </m:r>
          </m:num>
          <m:den>
            <m:sSub>
              <m:sSubPr>
                <m:ctrlPr>
                  <w:rPr>
                    <w:rFonts w:ascii="Cambria Math" w:hAnsi="Cambria Math" w:cs="Times New Roman"/>
                  </w:rPr>
                </m:ctrlPr>
              </m:sSubPr>
              <m:e>
                <m:r>
                  <m:rPr>
                    <m:sty m:val="p"/>
                  </m:rPr>
                  <w:rPr>
                    <w:del w:id="20293" w:author="Claude" w:date="2026-10-09T01:35:33Z"/>
                    <w:rFonts w:ascii="Cambria Math" w:hAnsi="Cambria Math" w:cs="Times New Roman"/>
                  </w:rPr>
                  <m:t>ρ</m:t>
                </m:r>
              </m:e>
              <m:sub>
                <m:r>
                  <m:rPr>
                    <m:sty m:val="p"/>
                  </m:rPr>
                  <w:rPr>
                    <w:del w:id="20294" w:author="Claude" w:date="2026-10-09T01:35:33Z"/>
                    <w:rFonts w:ascii="Cambria Math" w:hAnsi="Cambria Math" w:cs="Times New Roman"/>
                  </w:rPr>
                  <m:t>Zn</m:t>
                </m:r>
              </m:sub>
            </m:sSub>
            <m:r>
              <m:rPr>
                <m:sty m:val="p"/>
              </m:rPr>
              <w:rPr>
                <w:del w:id="20295" w:author="Claude" w:date="2026-10-09T01:35:33Z"/>
                <w:rFonts w:ascii="Cambria Math" w:hAnsi="Cambria Math" w:cs="Times New Roman"/>
              </w:rPr>
              <m:t>-[Zn</m:t>
            </m:r>
            <m:sSub>
              <m:sSubPr>
                <m:ctrlPr>
                  <w:rPr>
                    <w:rFonts w:ascii="Cambria Math" w:hAnsi="Cambria Math" w:cs="Times New Roman"/>
                  </w:rPr>
                </m:ctrlPr>
              </m:sSubPr>
              <m:e>
                <m:r>
                  <m:rPr>
                    <m:sty m:val="p"/>
                  </m:rPr>
                  <w:rPr>
                    <w:del w:id="20296" w:author="Claude" w:date="2026-10-09T01:35:33Z"/>
                    <w:rFonts w:ascii="Cambria Math" w:hAnsi="Cambria Math" w:cs="Times New Roman"/>
                  </w:rPr>
                  <m:t>]</m:t>
                </m:r>
              </m:e>
              <m:sub>
                <m:r>
                  <m:rPr>
                    <m:sty m:val="p"/>
                  </m:rPr>
                  <w:rPr>
                    <w:del w:id="20297" w:author="Claude" w:date="2026-10-09T01:35:33Z"/>
                    <w:rFonts w:ascii="Cambria Math" w:hAnsi="Cambria Math" w:cs="Times New Roman"/>
                  </w:rPr>
                  <m:t>sat</m:t>
                </m:r>
              </m:sub>
            </m:sSub>
          </m:den>
        </m:f>
      </m:oMath>
      <w:del w:id="20278" w:author="Claude" w:date="2026-10-09T01:35:33Z">
        <w:r w:rsidR="00E54A50" w:rsidRPr="001A2EB4">
          <w:rPr>
            <w:rFonts w:cs="Times New Roman"/>
          </w:rPr>
          <w:tab/>
          <w:delText xml:space="preserve">(1</w:delText>
        </w:r>
      </w:del>
      <w:del w:id="20279" w:author="Claude" w:date="2026-10-09T01:35:33Z">
        <w:r w:rsidR="007432DD" w:rsidRPr="001A2EB4">
          <w:rPr>
            <w:rFonts w:cs="Times New Roman"/>
          </w:rPr>
          <w:delText xml:space="preserve">4</w:delText>
        </w:r>
      </w:del>
      <w:del w:id="20280" w:author="Claude" w:date="2026-10-09T01:35:33Z">
        <w:r w:rsidR="00E54A50" w:rsidRPr="001A2EB4">
          <w:rPr>
            <w:rFonts w:cs="Times New Roman"/>
          </w:rPr>
          <w:delText xml:space="preserve">)</w:delText>
        </w:r>
      </w:del>
    </w:p>
    <w:p w14:paraId="2D1ADAF2" w14:textId="356F016D" w:rsidR="00E54A50" w:rsidRPr="001A2EB4" w:rsidRDefault="00E54A50" w:rsidP="00E54A50">
      <w:pPr>
        <w:pStyle w:val="BodyText"/>
        <w:ind w:firstLine="0"/>
        <w:rPr>
          <w:del w:id="20319" w:author="Claude" w:date="2026-10-09T01:35:33Z"/>
          <w:rFonts w:cs="Times New Roman"/>
        </w:rPr>
      </w:pPr>
      <w:del w:id="20299" w:author="Claude" w:date="2026-10-09T01:35:33Z">
        <w:r w:rsidRPr="001A2EB4">
          <w:rPr>
            <w:rFonts w:cs="Times New Roman"/>
          </w:rPr>
          <w:lastRenderedPageBreak/>
          <w:delText xml:space="preserve">where </w:delText>
        </w:r>
      </w:del>
      <m:oMath>
        <m:sSub>
          <m:sSubPr>
            <m:ctrlPr>
              <w:rPr>
                <w:rFonts w:ascii="Cambria Math" w:hAnsi="Cambria Math" w:cs="Times New Roman"/>
              </w:rPr>
            </m:ctrlPr>
          </m:sSubPr>
          <m:e>
            <m:r>
              <m:rPr>
                <m:sty m:val="p"/>
              </m:rPr>
              <w:rPr>
                <w:del w:id="20311" w:author="Claude" w:date="2026-10-09T01:35:33Z"/>
                <w:rFonts w:ascii="Cambria Math" w:hAnsi="Cambria Math" w:cs="Times New Roman"/>
              </w:rPr>
              <m:t>ρ</m:t>
            </m:r>
          </m:e>
          <m:sub>
            <m:r>
              <m:rPr>
                <m:sty m:val="p"/>
              </m:rPr>
              <w:rPr>
                <w:del w:id="20312" w:author="Claude" w:date="2026-10-09T01:35:33Z"/>
                <w:rFonts w:ascii="Cambria Math" w:hAnsi="Cambria Math" w:cs="Times New Roman"/>
              </w:rPr>
              <m:t>Zn</m:t>
            </m:r>
          </m:sub>
        </m:sSub>
      </m:oMath>
      <w:del w:id="20300" w:author="Claude" w:date="2026-10-09T01:35:33Z">
        <w:r w:rsidRPr="001A2EB4">
          <w:rPr>
            <w:rFonts w:cs="Times New Roman"/>
          </w:rPr>
          <w:delText xml:space="preserve"> is the solid mass density of Zn, and </w:delText>
        </w:r>
      </w:del>
      <m:oMath>
        <m:r>
          <m:rPr>
            <m:sty m:val="p"/>
          </m:rPr>
          <w:rPr>
            <w:del w:id="20313" w:author="Claude" w:date="2026-10-09T01:35:33Z"/>
            <w:rFonts w:ascii="Cambria Math" w:hAnsi="Cambria Math" w:cs="Times New Roman"/>
          </w:rPr>
          <m:t>[Zn</m:t>
        </m:r>
        <m:sSub>
          <m:sSubPr>
            <m:ctrlPr>
              <w:rPr>
                <w:rFonts w:ascii="Cambria Math" w:hAnsi="Cambria Math" w:cs="Times New Roman"/>
              </w:rPr>
            </m:ctrlPr>
          </m:sSubPr>
          <m:e>
            <m:r>
              <m:rPr>
                <m:sty m:val="p"/>
              </m:rPr>
              <w:rPr>
                <w:del w:id="20314" w:author="Claude" w:date="2026-10-09T01:35:33Z"/>
                <w:rFonts w:ascii="Cambria Math" w:hAnsi="Cambria Math" w:cs="Times New Roman"/>
              </w:rPr>
              <m:t>]</m:t>
            </m:r>
          </m:e>
          <m:sub>
            <m:r>
              <m:rPr>
                <m:sty m:val="p"/>
              </m:rPr>
              <w:rPr>
                <w:del w:id="20315" w:author="Claude" w:date="2026-10-09T01:35:33Z"/>
                <w:rFonts w:ascii="Cambria Math" w:hAnsi="Cambria Math" w:cs="Times New Roman"/>
              </w:rPr>
              <m:t>sat</m:t>
            </m:r>
          </m:sub>
        </m:sSub>
      </m:oMath>
      <w:del w:id="20301" w:author="Claude" w:date="2026-10-09T01:35:33Z">
        <w:r w:rsidRPr="001A2EB4">
          <w:rPr>
            <w:rFonts w:cs="Times New Roman"/>
          </w:rPr>
          <w:delText xml:space="preserve"> is the </w:delText>
        </w:r>
      </w:del>
      <m:oMath>
        <m:r>
          <m:rPr>
            <m:sty m:val="p"/>
          </m:rPr>
          <w:rPr>
            <w:del w:id="20316" w:author="Claude" w:date="2026-10-09T01:35:33Z"/>
            <w:rFonts w:ascii="Cambria Math" w:hAnsi="Cambria Math" w:cs="Times New Roman"/>
          </w:rPr>
          <m:t>Z</m:t>
        </m:r>
        <m:sSup>
          <m:sSupPr>
            <m:ctrlPr>
              <w:rPr>
                <w:rFonts w:ascii="Cambria Math" w:hAnsi="Cambria Math" w:cs="Times New Roman"/>
              </w:rPr>
            </m:ctrlPr>
          </m:sSupPr>
          <m:e>
            <m:r>
              <m:rPr>
                <m:sty m:val="p"/>
              </m:rPr>
              <w:rPr>
                <w:del w:id="20317" w:author="Claude" w:date="2026-10-09T01:35:33Z"/>
                <w:rFonts w:ascii="Cambria Math" w:hAnsi="Cambria Math" w:cs="Times New Roman"/>
              </w:rPr>
              <m:t>n</m:t>
            </m:r>
          </m:e>
          <m:sup>
            <m:r>
              <m:rPr>
                <m:sty m:val="p"/>
              </m:rPr>
              <w:rPr>
                <w:del w:id="20318" w:author="Claude" w:date="2026-10-09T01:35:33Z"/>
                <w:rFonts w:ascii="Cambria Math" w:hAnsi="Cambria Math" w:cs="Times New Roman"/>
              </w:rPr>
              <m:t>2+</m:t>
            </m:r>
          </m:sup>
        </m:sSup>
      </m:oMath>
      <w:del w:id="20302" w:author="Claude" w:date="2026-10-09T01:35:33Z">
        <w:r w:rsidRPr="001A2EB4">
          <w:rPr>
            <w:rFonts w:cs="Times New Roman"/>
          </w:rPr>
          <w:delText xml:space="preserve"> saturation </w:delText>
        </w:r>
      </w:del>
      <w:proofErr w:type="gramStart"/>
      <w:del w:id="20303" w:author="Claude" w:date="2026-10-09T01:35:33Z">
        <w:r w:rsidRPr="001A2EB4">
          <w:rPr>
            <w:rFonts w:cs="Times New Roman"/>
          </w:rPr>
          <w:delText xml:space="preserve">concentration.</w:delText>
        </w:r>
      </w:del>
      <w:proofErr w:type="gramEnd"/>
      <w:del w:id="20304" w:author="Claude" w:date="2026-10-09T01:35:33Z">
        <w:r w:rsidRPr="001A2EB4">
          <w:rPr>
            <w:rFonts w:cs="Times New Roman"/>
          </w:rPr>
          <w:delText xml:space="preserve"> Assuming first-order oxygen reduction kinetics and the reaction stoichiometry of </w:delText>
        </w:r>
      </w:del>
      <w:del w:id="20305" w:author="Claude" w:date="2026-10-09T01:35:33Z">
        <w:r w:rsidR="00571CCC" w:rsidRPr="001A2EB4">
          <w:rPr>
            <w:rFonts w:cs="Times New Roman"/>
            <w:b/>
            <w:bCs/>
          </w:rPr>
          <w:delText xml:space="preserve">Equation (1) </w:delText>
        </w:r>
      </w:del>
      <w:del w:id="20306" w:author="Claude" w:date="2026-10-09T01:35:33Z">
        <w:r w:rsidR="00571CCC" w:rsidRPr="00FD7271">
          <w:rPr>
            <w:rFonts w:cs="Times New Roman"/>
          </w:rPr>
          <w:delText xml:space="preserve">and</w:delText>
        </w:r>
      </w:del>
      <w:del w:id="20307" w:author="Claude" w:date="2026-10-09T01:35:33Z">
        <w:r w:rsidR="00571CCC" w:rsidRPr="001A2EB4">
          <w:rPr>
            <w:rFonts w:cs="Times New Roman"/>
            <w:b/>
            <w:bCs/>
          </w:rPr>
          <w:delText xml:space="preserve"> Equation (2)</w:delText>
        </w:r>
      </w:del>
      <w:del w:id="20308" w:author="Claude" w:date="2026-10-09T01:35:33Z">
        <w:r w:rsidRPr="001A2EB4">
          <w:rPr>
            <w:rFonts w:cs="Times New Roman"/>
          </w:rPr>
          <w:delText xml:space="preserve">, the reaction-limited recession velocity </w:delText>
        </w:r>
      </w:del>
      <w:del w:id="20309" w:author="Claude" w:date="2026-10-09T01:35:33Z">
        <w:r w:rsidR="00326CFC" w:rsidRPr="001A2EB4">
          <w:rPr>
            <w:rFonts w:cs="Times New Roman"/>
          </w:rPr>
          <w:delText xml:space="preserve">can be written as</w:delText>
        </w:r>
      </w:del>
      <w:del w:id="20310" w:author="Claude" w:date="2026-10-09T01:35:33Z">
        <w:r w:rsidRPr="001A2EB4">
          <w:rPr>
            <w:rFonts w:cs="Times New Roman"/>
          </w:rPr>
          <w:delText xml:space="preserve">:</w:delText>
        </w:r>
      </w:del>
    </w:p>
    <w:p w14:paraId="7A4E3A78" w14:textId="18E83F39" w:rsidR="00E54A50" w:rsidRPr="001A2EB4" w:rsidRDefault="00621E22"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del w:id="20337" w:author="Claude" w:date="2026-10-09T01:35:33Z"/>
                <w:rFonts w:ascii="Cambria Math" w:hAnsi="Cambria Math" w:cs="Times New Roman"/>
              </w:rPr>
              <m:t>v</m:t>
            </m:r>
          </m:e>
          <m:sub>
            <m:r>
              <m:rPr>
                <m:sty m:val="p"/>
              </m:rPr>
              <w:rPr>
                <w:del w:id="20338" w:author="Claude" w:date="2026-10-09T01:35:33Z"/>
                <w:rFonts w:ascii="Cambria Math" w:hAnsi="Cambria Math" w:cs="Times New Roman"/>
              </w:rPr>
              <m:t>ORR</m:t>
            </m:r>
          </m:sub>
        </m:sSub>
        <m:r>
          <m:rPr>
            <m:sty m:val="p"/>
          </m:rPr>
          <w:rPr>
            <w:del w:id="20339" w:author="Claude" w:date="2026-10-09T01:35:33Z"/>
            <w:rFonts w:ascii="Cambria Math" w:hAnsi="Cambria Math" w:cs="Times New Roman"/>
          </w:rPr>
          <m:t>=-</m:t>
        </m:r>
        <m:f>
          <m:fPr>
            <m:ctrlPr>
              <w:rPr>
                <w:rFonts w:ascii="Cambria Math" w:hAnsi="Cambria Math" w:cs="Times New Roman"/>
              </w:rPr>
            </m:ctrlPr>
          </m:fPr>
          <m:num>
            <m:r>
              <w:rPr>
                <w:del w:id="20340" w:author="Claude" w:date="2026-10-09T01:35:33Z"/>
                <w:rFonts w:ascii="Cambria Math" w:hAnsi="Cambria Math" w:cs="Times New Roman"/>
              </w:rPr>
              <m:t>2 </m:t>
            </m:r>
            <m:sSub>
              <m:sSubPr>
                <m:ctrlPr>
                  <w:rPr>
                    <w:rFonts w:ascii="Cambria Math" w:hAnsi="Cambria Math" w:cs="Times New Roman"/>
                  </w:rPr>
                </m:ctrlPr>
              </m:sSubPr>
              <m:e>
                <m:r>
                  <w:rPr>
                    <w:del w:id="20341" w:author="Claude" w:date="2026-10-09T01:35:33Z"/>
                    <w:rFonts w:ascii="Cambria Math" w:hAnsi="Cambria Math" w:cs="Times New Roman"/>
                  </w:rPr>
                  <m:t>M</m:t>
                </m:r>
              </m:e>
              <m:sub>
                <m:sSub>
                  <m:sSubPr>
                    <m:ctrlPr>
                      <w:rPr>
                        <w:rFonts w:ascii="Cambria Math" w:hAnsi="Cambria Math" w:cs="Times New Roman"/>
                      </w:rPr>
                    </m:ctrlPr>
                  </m:sSubPr>
                  <m:e>
                    <m:r>
                      <m:rPr>
                        <m:sty m:val="p"/>
                      </m:rPr>
                      <w:rPr>
                        <w:del w:id="20342" w:author="Claude" w:date="2026-10-09T01:35:33Z"/>
                        <w:rFonts w:ascii="Cambria Math" w:hAnsi="Cambria Math" w:cs="Times New Roman"/>
                      </w:rPr>
                      <m:t>O</m:t>
                    </m:r>
                  </m:e>
                  <m:sub>
                    <m:r>
                      <m:rPr>
                        <m:sty m:val="p"/>
                      </m:rPr>
                      <w:rPr>
                        <w:del w:id="20343" w:author="Claude" w:date="2026-10-09T01:35:33Z"/>
                        <w:rFonts w:ascii="Cambria Math" w:hAnsi="Cambria Math" w:cs="Times New Roman"/>
                      </w:rPr>
                      <m:t>2</m:t>
                    </m:r>
                  </m:sub>
                </m:sSub>
              </m:sub>
            </m:sSub>
            <m:r>
              <w:rPr>
                <w:del w:id="20344" w:author="Claude" w:date="2026-10-09T01:35:33Z"/>
                <w:rFonts w:ascii="Cambria Math" w:hAnsi="Cambria Math" w:cs="Times New Roman"/>
              </w:rPr>
              <m:t> </m:t>
            </m:r>
            <m:sSub>
              <m:sSubPr>
                <m:ctrlPr>
                  <w:rPr>
                    <w:rFonts w:ascii="Cambria Math" w:hAnsi="Cambria Math" w:cs="Times New Roman"/>
                  </w:rPr>
                </m:ctrlPr>
              </m:sSubPr>
              <m:e>
                <m:r>
                  <w:rPr>
                    <w:del w:id="20345" w:author="Claude" w:date="2026-10-09T01:35:33Z"/>
                    <w:rFonts w:ascii="Cambria Math" w:hAnsi="Cambria Math" w:cs="Times New Roman"/>
                  </w:rPr>
                  <m:t>k</m:t>
                </m:r>
              </m:e>
              <m:sub>
                <m:r>
                  <m:rPr>
                    <m:sty m:val="p"/>
                  </m:rPr>
                  <w:rPr>
                    <w:del w:id="20346" w:author="Claude" w:date="2026-10-09T01:35:33Z"/>
                    <w:rFonts w:ascii="Cambria Math" w:hAnsi="Cambria Math" w:cs="Times New Roman"/>
                  </w:rPr>
                  <m:t>ORR</m:t>
                </m:r>
              </m:sub>
            </m:sSub>
            <m:r>
              <w:rPr>
                <w:del w:id="20347" w:author="Claude" w:date="2026-10-09T01:35:33Z"/>
                <w:rFonts w:ascii="Cambria Math" w:hAnsi="Cambria Math" w:cs="Times New Roman"/>
              </w:rPr>
              <m:t> </m:t>
            </m:r>
            <m:sSub>
              <m:sSubPr>
                <m:ctrlPr>
                  <w:rPr>
                    <w:rFonts w:ascii="Cambria Math" w:hAnsi="Cambria Math" w:cs="Times New Roman"/>
                  </w:rPr>
                </m:ctrlPr>
              </m:sSubPr>
              <m:e>
                <m:r>
                  <w:rPr>
                    <w:del w:id="20348" w:author="Claude" w:date="2026-10-09T01:35:33Z"/>
                    <w:rFonts w:ascii="Cambria Math" w:hAnsi="Cambria Math" w:cs="Times New Roman"/>
                  </w:rPr>
                  <m:t>C</m:t>
                </m:r>
              </m:e>
              <m:sub>
                <m:sSub>
                  <m:sSubPr>
                    <m:ctrlPr>
                      <w:rPr>
                        <w:rFonts w:ascii="Cambria Math" w:hAnsi="Cambria Math" w:cs="Times New Roman"/>
                      </w:rPr>
                    </m:ctrlPr>
                  </m:sSubPr>
                  <m:e>
                    <m:r>
                      <m:rPr>
                        <m:sty m:val="p"/>
                      </m:rPr>
                      <w:rPr>
                        <w:del w:id="20349" w:author="Claude" w:date="2026-10-09T01:35:33Z"/>
                        <w:rFonts w:ascii="Cambria Math" w:hAnsi="Cambria Math" w:cs="Times New Roman"/>
                      </w:rPr>
                      <m:t>O</m:t>
                    </m:r>
                  </m:e>
                  <m:sub>
                    <m:r>
                      <m:rPr>
                        <m:sty m:val="p"/>
                      </m:rPr>
                      <w:rPr>
                        <w:del w:id="20350" w:author="Claude" w:date="2026-10-09T01:35:33Z"/>
                        <w:rFonts w:ascii="Cambria Math" w:hAnsi="Cambria Math" w:cs="Times New Roman"/>
                      </w:rPr>
                      <m:t>2</m:t>
                    </m:r>
                  </m:sub>
                </m:sSub>
              </m:sub>
            </m:sSub>
            <m:sSub>
              <m:sSubPr>
                <m:ctrlPr>
                  <w:rPr>
                    <w:rFonts w:ascii="Cambria Math" w:hAnsi="Cambria Math" w:cs="Times New Roman"/>
                  </w:rPr>
                </m:ctrlPr>
              </m:sSubPr>
              <m:e>
                <m:r>
                  <m:rPr>
                    <m:sty m:val="p"/>
                  </m:rPr>
                  <w:rPr>
                    <w:del w:id="20351" w:author="Claude" w:date="2026-10-09T01:35:33Z"/>
                    <w:rFonts w:ascii="Cambria Math" w:hAnsi="Cambria Math" w:cs="Times New Roman"/>
                  </w:rPr>
                  <m:t>|</m:t>
                </m:r>
              </m:e>
              <m:sub>
                <m:r>
                  <m:rPr>
                    <m:sty m:val="p"/>
                  </m:rPr>
                  <w:rPr>
                    <w:del w:id="20352" w:author="Claude" w:date="2026-10-09T01:35:33Z"/>
                    <w:rFonts w:ascii="Cambria Math" w:hAnsi="Cambria Math" w:cs="Times New Roman"/>
                  </w:rPr>
                  <m:t>Γ</m:t>
                </m:r>
              </m:sub>
            </m:sSub>
          </m:num>
          <m:den>
            <m:r>
              <m:rPr>
                <m:sty m:val="p"/>
              </m:rPr>
              <w:rPr>
                <w:del w:id="20353" w:author="Claude" w:date="2026-10-09T01:35:33Z"/>
                <w:rFonts w:ascii="Cambria Math" w:hAnsi="Cambria Math" w:cs="Times New Roman"/>
              </w:rPr>
              <m:t>[Zn</m:t>
            </m:r>
            <m:sSub>
              <m:sSubPr>
                <m:ctrlPr>
                  <w:rPr>
                    <w:rFonts w:ascii="Cambria Math" w:hAnsi="Cambria Math" w:cs="Times New Roman"/>
                  </w:rPr>
                </m:ctrlPr>
              </m:sSubPr>
              <m:e>
                <m:r>
                  <m:rPr>
                    <m:sty m:val="p"/>
                  </m:rPr>
                  <w:rPr>
                    <w:del w:id="20354" w:author="Claude" w:date="2026-10-09T01:35:33Z"/>
                    <w:rFonts w:ascii="Cambria Math" w:hAnsi="Cambria Math" w:cs="Times New Roman"/>
                  </w:rPr>
                  <m:t>]</m:t>
                </m:r>
              </m:e>
              <m:sub>
                <m:r>
                  <m:rPr>
                    <m:sty m:val="p"/>
                  </m:rPr>
                  <w:rPr>
                    <w:del w:id="20355" w:author="Claude" w:date="2026-10-09T01:35:33Z"/>
                    <w:rFonts w:ascii="Cambria Math" w:hAnsi="Cambria Math" w:cs="Times New Roman"/>
                  </w:rPr>
                  <m:t>sol</m:t>
                </m:r>
              </m:sub>
            </m:sSub>
          </m:den>
        </m:f>
      </m:oMath>
      <m:oMath>
        <m:sSub>
          <m:e>
            <m:r>
              <w:rPr>
                <w:ins w:id="20320" w:author="Claude" w:date="2026-10-09T01:35:33Z"/>
              </w:rPr>
              <m:t xml:space="preserve">v</m:t>
            </m:r>
          </m:e>
          <m:sub>
            <m:r>
              <w:rPr>
                <w:ins w:id="20321" w:author="Claude" w:date="2026-10-09T01:35:33Z"/>
              </w:rPr>
              <m:t xml:space="preserve">n</m:t>
            </m:r>
          </m:sub>
        </m:sSub>
        <m:r>
          <w:rPr>
            <w:ins w:id="20322" w:author="Claude" w:date="2026-10-09T01:35:33Z"/>
          </w:rPr>
          <m:t xml:space="preserve">=</m:t>
        </m:r>
        <m:sSub>
          <m:e>
            <m:r>
              <w:rPr>
                <w:ins w:id="20323" w:author="Claude" w:date="2026-10-09T01:35:33Z"/>
              </w:rPr>
              <m:t xml:space="preserve">v</m:t>
            </m:r>
          </m:e>
          <m:sub>
            <m:r>
              <w:rPr>
                <w:ins w:id="20324" w:author="Claude" w:date="2026-10-09T01:35:33Z"/>
              </w:rPr>
              <m:t xml:space="preserve">ORR</m:t>
            </m:r>
          </m:sub>
        </m:sSub>
        <m:r>
          <w:rPr>
            <w:ins w:id="20325" w:author="Claude" w:date="2026-10-09T01:35:33Z"/>
          </w:rPr>
          <m:t xml:space="preserve">=−</m:t>
        </m:r>
        <m:f>
          <m:num>
            <m:r>
              <w:rPr>
                <w:ins w:id="20326" w:author="Claude" w:date="2026-10-09T01:35:33Z"/>
              </w:rPr>
              <m:t xml:space="preserve">2</m:t>
            </m:r>
            <m:sSub>
              <m:e>
                <m:r>
                  <w:rPr>
                    <w:ins w:id="20327" w:author="Claude" w:date="2026-10-09T01:35:33Z"/>
                  </w:rPr>
                  <m:t xml:space="preserve">k</m:t>
                </m:r>
              </m:e>
              <m:sub>
                <m:r>
                  <w:rPr>
                    <w:ins w:id="20328" w:author="Claude" w:date="2026-10-09T01:35:33Z"/>
                  </w:rPr>
                  <m:t xml:space="preserve">ORR</m:t>
                </m:r>
              </m:sub>
            </m:sSub>
            <m:sSub>
              <m:e>
                <m:r>
                  <w:rPr>
                    <w:ins w:id="20329" w:author="Claude" w:date="2026-10-09T01:35:33Z"/>
                  </w:rPr>
                  <m:t xml:space="preserve">C</m:t>
                </m:r>
              </m:e>
              <m:sub>
                <m:r>
                  <w:rPr>
                    <w:ins w:id="20330" w:author="Claude" w:date="2026-10-09T01:35:33Z"/>
                  </w:rPr>
                  <m:t xml:space="preserve">O₂</m:t>
                </m:r>
              </m:sub>
            </m:sSub>
            <m:sSub>
              <m:e>
                <m:r>
                  <w:rPr>
                    <w:ins w:id="20331" w:author="Claude" w:date="2026-10-09T01:35:33Z"/>
                  </w:rPr>
                  <m:t xml:space="preserve">|</m:t>
                </m:r>
              </m:e>
              <m:sub>
                <m:r>
                  <w:rPr>
                    <w:ins w:id="20332" w:author="Claude" w:date="2026-10-09T01:35:33Z"/>
                  </w:rPr>
                  <m:t xml:space="preserve">Γ</m:t>
                </m:r>
              </m:sub>
            </m:sSub>
          </m:num>
          <m:den>
            <m:sSub>
              <m:e>
                <m:r>
                  <w:rPr>
                    <w:ins w:id="20333" w:author="Claude" w:date="2026-10-09T01:35:33Z"/>
                  </w:rPr>
                  <m:t xml:space="preserve">M</m:t>
                </m:r>
              </m:e>
              <m:sub>
                <m:r>
                  <w:rPr>
                    <w:ins w:id="20334" w:author="Claude" w:date="2026-10-09T01:35:33Z"/>
                  </w:rPr>
                  <m:t xml:space="preserve">O₂</m:t>
                </m:r>
              </m:sub>
            </m:sSub>
            <m:sSub>
              <m:e>
                <m:r>
                  <w:rPr>
                    <w:ins w:id="20335" w:author="Claude" w:date="2026-10-09T01:35:33Z"/>
                  </w:rPr>
                  <m:t xml:space="preserve">[Zn]</m:t>
                </m:r>
              </m:e>
              <m:sub>
                <m:r>
                  <w:rPr>
                    <w:ins w:id="20336" w:author="Claude" w:date="2026-10-09T01:35:33Z"/>
                  </w:rPr>
                  <m:t xml:space="preserve">sol</m:t>
                </m:r>
              </m:sub>
            </m:sSub>
          </m:den>
        </m:f>
      </m:oMath>
      <w:r w:rsidR="00E54A50" w:rsidRPr="001A2EB4">
        <w:rPr>
          <w:rFonts w:cs="Times New Roman"/>
        </w:rPr>
        <w:tab/>
        <w:t>(1</w:t>
      </w:r>
      <w:r w:rsidR="007432DD" w:rsidRPr="001A2EB4">
        <w:rPr>
          <w:rFonts w:cs="Times New Roman"/>
        </w:rPr>
      </w:r>
      <w:del w:id="9001" w:author="Claude" w:date="2026-10-09T02:10:29Z">
        <w:r>
          <w:rPr>
            <w:rFonts w:cs="Times New Roman"/>
          </w:rPr>
          <w:delText xml:space="preserve">5</w:delText>
        </w:r>
      </w:del>
      <w:ins w:id="9002" w:author="Claude" w:date="2026-10-09T02:10:29Z">
        <w:r w:rsidR="007432DD" w:rsidRPr="001A2EB4">
          <w:rPr>
            <w:rFonts w:cs="Times New Roman"/>
          </w:rPr>
          <w:t>4</w:t>
        </w:r>
      </w:ins>
      <w:r w:rsidR="00E54A50" w:rsidRPr="001A2EB4">
        <w:rPr>
          <w:rFonts w:cs="Times New Roman"/>
        </w:rPr>
        <w:t>)</w:t>
      </w:r>
    </w:p>
    <w:p w14:paraId="26261584" w14:textId="037A6BBC" w:rsidR="00E54A50" w:rsidRPr="001A2EB4" w:rsidRDefault="008934FF" w:rsidP="00E54A50">
      <w:pPr>
        <w:pStyle w:val="BodyText"/>
        <w:ind w:firstLine="0"/>
        <w:rPr>
          <w:del w:id="20362" w:author="Claude" w:date="2026-10-09T01:35:33Z"/>
          <w:rFonts w:cs="Times New Roman"/>
        </w:rPr>
      </w:pPr>
      <w:del w:id="9002" w:author="Claude" w:date="2026-10-08T23:42:36Z">
        <w:r>
          <w:rPr>
            <w:rFonts w:cs="Times New Roman"/>
          </w:rPr>
          <w:delText xml:space="preserve">Where</w:delText>
        </w:r>
      </w:del>
      <w:del w:id="20356" w:author="Claude" w:date="2026-10-09T01:35:33Z">
        <w:r>
          <w:rPr>
            <w:rFonts w:cs="Times New Roman"/>
          </w:rPr>
          <w:delText xml:space="preserve"> </w:delText>
        </w:r>
      </w:del>
      <w:del w:id="20357" w:author="Claude" w:date="2026-10-09T01:35:33Z">
        <w:r w:rsidRPr="001A2EB4">
          <w:rPr>
            <w:rFonts w:cs="Times New Roman"/>
          </w:rPr>
          <w:delText xml:space="preserve">M</w:delText>
        </w:r>
      </w:del>
      <w:del w:id="20358" w:author="Claude" w:date="2026-10-09T01:35:33Z">
        <w:r w:rsidRPr="008934FF">
          <w:rPr>
            <w:rFonts w:cs="Times New Roman"/>
            <w:vertAlign w:val="subscript"/>
          </w:rPr>
          <w:delText xml:space="preserve">O₂</w:delText>
        </w:r>
      </w:del>
      <w:del w:id="20359" w:author="Claude" w:date="2026-10-09T01:35:33Z">
        <w:r w:rsidRPr="001A2EB4">
          <w:rPr>
            <w:rFonts w:cs="Times New Roman"/>
          </w:rPr>
          <w:delText xml:space="preserve"> is the molar mass of </w:delText>
        </w:r>
      </w:del>
      <w:del w:id="20360" w:author="Claude" w:date="2026-10-09T01:35:33Z">
        <w:r>
          <w:rPr>
            <w:rFonts w:cs="Times New Roman"/>
          </w:rPr>
          <w:delText xml:space="preserve">oxygen. </w:delText>
        </w:r>
      </w:del>
      <w:del w:id="20361" w:author="Claude" w:date="2026-10-09T01:35:33Z">
        <w:r w:rsidR="00E54A50" w:rsidRPr="001A2EB4">
          <w:rPr>
            <w:rFonts w:cs="Times New Roman"/>
          </w:rPr>
          <w:delText xml:space="preserve">As corrosion products accumulate and restrict oxygen transport to the metal surface, an oxygen-transport-limited recession velocity is given by:</w:delText>
        </w:r>
      </w:del>
    </w:p>
    <w:p w14:paraId="73E7218C" w14:textId="74F2D5D2" w:rsidR="00D26518" w:rsidRPr="001A2EB4" w:rsidRDefault="00D26518" w:rsidP="00D1626D">
      <w:pPr>
        <w:pStyle w:val="BodyText"/>
        <w:rPr>
          <w:ins w:id="20378" w:author="Claude" w:date="2026-10-09T01:35:33Z"/>
        </w:rPr>
      </w:pPr>
      <w:ins w:id="20363" w:author="Claude" w:date="2026-10-09T01:35:33Z">
        <w:r w:rsidRPr="001A2EB4">
          <w:t xml:space="preserve">where [Zn]</w:t>
        </w:r>
      </w:ins>
      <w:ins w:id="20364" w:author="Claude" w:date="2026-10-09T01:35:33Z">
        <w:r w:rsidRPr="001A2EB4">
          <w:rPr>
            <w:vertAlign w:val="subscript"/>
          </w:rPr>
          <w:t xml:space="preserve">sol</w:t>
        </w:r>
      </w:ins>
      <w:ins w:id="20365" w:author="Claude" w:date="2026-10-09T01:35:33Z">
        <w:r w:rsidRPr="001A2EB4">
          <w:t xml:space="preserve"> = ρ</w:t>
        </w:r>
      </w:ins>
      <w:ins w:id="20366" w:author="Claude" w:date="2026-10-09T01:35:33Z">
        <w:r w:rsidRPr="001A2EB4">
          <w:rPr>
            <w:vertAlign w:val="subscript"/>
          </w:rPr>
          <w:t xml:space="preserve">Zn</w:t>
        </w:r>
      </w:ins>
      <w:ins w:id="20367" w:author="Claude" w:date="2026-10-09T01:35:33Z">
        <w:r w:rsidRPr="001A2EB4">
          <w:t xml:space="preserve">/M</w:t>
        </w:r>
      </w:ins>
      <w:ins w:id="20368" w:author="Claude" w:date="2026-10-09T01:35:33Z">
        <w:r w:rsidRPr="001A2EB4">
          <w:rPr>
            <w:vertAlign w:val="subscript"/>
          </w:rPr>
          <w:t xml:space="preserve">Zn</w:t>
        </w:r>
      </w:ins>
      <w:ins w:id="20369" w:author="Claude" w:date="2026-10-09T01:35:33Z">
        <w:r w:rsidRPr="001A2EB4">
          <w:t xml:space="preserve"> is the molar density of solid Zn, C</w:t>
        </w:r>
      </w:ins>
      <w:ins w:id="20370" w:author="Claude" w:date="2026-10-09T01:35:33Z">
        <w:r w:rsidRPr="001A2EB4">
          <w:rPr>
            <w:vertAlign w:val="subscript"/>
          </w:rPr>
          <w:t xml:space="preserve">O2</w:t>
        </w:r>
      </w:ins>
      <w:ins w:id="20371" w:author="Claude" w:date="2026-10-09T01:35:33Z">
        <w:r w:rsidRPr="001A2EB4">
          <w:t xml:space="preserve">|</w:t>
        </w:r>
      </w:ins>
      <w:ins w:id="20372" w:author="Claude" w:date="2026-10-09T01:35:33Z">
        <w:r w:rsidRPr="001A2EB4">
          <w:rPr>
            <w:vertAlign w:val="subscript"/>
          </w:rPr>
          <w:t xml:space="preserve">Γ</w:t>
        </w:r>
      </w:ins>
      <w:ins w:id="20373" w:author="Claude" w:date="2026-10-09T01:35:33Z">
        <w:r w:rsidRPr="001A2EB4">
          <w:t xml:space="preserve"> is the oxygen concentration at the interface and M</w:t>
        </w:r>
      </w:ins>
      <w:ins w:id="20374" w:author="Claude" w:date="2026-10-09T01:35:33Z">
        <w:r w:rsidRPr="001A2EB4">
          <w:rPr>
            <w:vertAlign w:val="subscript"/>
          </w:rPr>
          <w:t xml:space="preserve">O2</w:t>
        </w:r>
      </w:ins>
      <w:ins w:id="20375" w:author="Claude" w:date="2026-10-09T01:35:33Z">
        <w:r w:rsidRPr="001A2EB4">
          <w:t xml:space="preserve"> is the molar mass of oxygen. The oxygen-diffusion limitation is carried by the Robin boundary condition for C</w:t>
        </w:r>
      </w:ins>
      <w:ins w:id="20376" w:author="Claude" w:date="2026-10-09T01:35:33Z">
        <w:r w:rsidRPr="001A2EB4">
          <w:rPr>
            <w:vertAlign w:val="subscript"/>
          </w:rPr>
          <w:t xml:space="preserve">O2</w:t>
        </w:r>
      </w:ins>
      <w:ins w:id="20377" w:author="Claude" w:date="2026-10-09T01:35:33Z">
        <w:r w:rsidRPr="001A2EB4">
          <w:t xml:space="preserve"> at the interface (Eq. 7), so no separate velocity cap is applied.</w:t>
        </w:r>
      </w:ins>
    </w:p>
    <w:p w14:paraId="1E142F9D" w14:textId="1F297642" w:rsidR="00E54A50" w:rsidRPr="001A2EB4" w:rsidRDefault="00621E22" w:rsidP="00E54A50">
      <w:pPr>
        <w:pStyle w:val="BodyText"/>
        <w:tabs>
          <w:tab w:val="right" w:pos="9360"/>
        </w:tabs>
        <w:spacing w:before="240" w:after="240"/>
        <w:ind w:firstLine="0"/>
        <w:rPr>
          <w:del w:id="20405" w:author="Claude" w:date="2026-10-09T01:35:33Z"/>
          <w:rFonts w:cs="Times New Roman"/>
        </w:rPr>
      </w:pPr>
      <m:oMath>
        <m:sSub>
          <m:sSubPr>
            <m:ctrlPr>
              <w:rPr>
                <w:rFonts w:ascii="Cambria Math" w:hAnsi="Cambria Math" w:cs="Times New Roman"/>
              </w:rPr>
            </m:ctrlPr>
          </m:sSubPr>
          <m:e>
            <m:r>
              <w:rPr>
                <w:del w:id="20382" w:author="Claude" w:date="2026-10-09T01:35:33Z"/>
                <w:rFonts w:ascii="Cambria Math" w:hAnsi="Cambria Math" w:cs="Times New Roman"/>
              </w:rPr>
              <m:t>v</m:t>
            </m:r>
          </m:e>
          <m:sub>
            <m:sSub>
              <m:sSubPr>
                <m:ctrlPr>
                  <w:rPr>
                    <w:rFonts w:ascii="Cambria Math" w:hAnsi="Cambria Math" w:cs="Times New Roman"/>
                  </w:rPr>
                </m:ctrlPr>
              </m:sSubPr>
              <m:e>
                <m:r>
                  <m:rPr>
                    <m:sty m:val="p"/>
                  </m:rPr>
                  <w:rPr>
                    <w:del w:id="20383" w:author="Claude" w:date="2026-10-09T01:35:33Z"/>
                    <w:rFonts w:ascii="Cambria Math" w:hAnsi="Cambria Math" w:cs="Times New Roman"/>
                  </w:rPr>
                  <m:t>O</m:t>
                </m:r>
              </m:e>
              <m:sub>
                <m:r>
                  <m:rPr>
                    <m:sty m:val="p"/>
                  </m:rPr>
                  <w:rPr>
                    <w:del w:id="20384" w:author="Claude" w:date="2026-10-09T01:35:33Z"/>
                    <w:rFonts w:ascii="Cambria Math" w:hAnsi="Cambria Math" w:cs="Times New Roman"/>
                  </w:rPr>
                  <m:t>2</m:t>
                </m:r>
              </m:sub>
            </m:sSub>
          </m:sub>
        </m:sSub>
        <m:r>
          <m:rPr>
            <m:sty m:val="p"/>
          </m:rPr>
          <w:rPr>
            <w:del w:id="20385" w:author="Claude" w:date="2026-10-09T01:35:33Z"/>
            <w:rFonts w:ascii="Cambria Math" w:hAnsi="Cambria Math" w:cs="Times New Roman"/>
          </w:rPr>
          <m:t>=-</m:t>
        </m:r>
        <m:f>
          <m:fPr>
            <m:ctrlPr>
              <w:rPr>
                <w:rFonts w:ascii="Cambria Math" w:hAnsi="Cambria Math" w:cs="Times New Roman"/>
              </w:rPr>
            </m:ctrlPr>
          </m:fPr>
          <m:num>
            <m:r>
              <w:rPr>
                <w:del w:id="20386" w:author="Claude" w:date="2026-10-09T01:35:33Z"/>
                <w:rFonts w:ascii="Cambria Math" w:hAnsi="Cambria Math" w:cs="Times New Roman"/>
              </w:rPr>
              <m:t>2 </m:t>
            </m:r>
            <m:sSub>
              <m:sSubPr>
                <m:ctrlPr>
                  <w:rPr>
                    <w:rFonts w:ascii="Cambria Math" w:hAnsi="Cambria Math" w:cs="Times New Roman"/>
                  </w:rPr>
                </m:ctrlPr>
              </m:sSubPr>
              <m:e>
                <m:r>
                  <w:rPr>
                    <w:del w:id="20387" w:author="Claude" w:date="2026-10-09T01:35:33Z"/>
                    <w:rFonts w:ascii="Cambria Math" w:hAnsi="Cambria Math" w:cs="Times New Roman"/>
                  </w:rPr>
                  <m:t>M</m:t>
                </m:r>
              </m:e>
              <m:sub>
                <m:sSub>
                  <m:sSubPr>
                    <m:ctrlPr>
                      <w:rPr>
                        <w:rFonts w:ascii="Cambria Math" w:hAnsi="Cambria Math" w:cs="Times New Roman"/>
                      </w:rPr>
                    </m:ctrlPr>
                  </m:sSubPr>
                  <m:e>
                    <m:r>
                      <m:rPr>
                        <m:sty m:val="p"/>
                      </m:rPr>
                      <w:rPr>
                        <w:del w:id="20388" w:author="Claude" w:date="2026-10-09T01:35:33Z"/>
                        <w:rFonts w:ascii="Cambria Math" w:hAnsi="Cambria Math" w:cs="Times New Roman"/>
                      </w:rPr>
                      <m:t>O</m:t>
                    </m:r>
                  </m:e>
                  <m:sub>
                    <m:r>
                      <m:rPr>
                        <m:sty m:val="p"/>
                      </m:rPr>
                      <w:rPr>
                        <w:del w:id="20389" w:author="Claude" w:date="2026-10-09T01:35:33Z"/>
                        <w:rFonts w:ascii="Cambria Math" w:hAnsi="Cambria Math" w:cs="Times New Roman"/>
                      </w:rPr>
                      <m:t>2</m:t>
                    </m:r>
                  </m:sub>
                </m:sSub>
              </m:sub>
            </m:sSub>
            <m:r>
              <w:rPr>
                <w:del w:id="20390" w:author="Claude" w:date="2026-10-09T01:35:33Z"/>
                <w:rFonts w:ascii="Cambria Math" w:hAnsi="Cambria Math" w:cs="Times New Roman"/>
              </w:rPr>
              <m:t> </m:t>
            </m:r>
            <m:sSubSup>
              <m:sSubSupPr>
                <m:ctrlPr>
                  <w:rPr>
                    <w:rFonts w:ascii="Cambria Math" w:hAnsi="Cambria Math" w:cs="Times New Roman"/>
                  </w:rPr>
                </m:ctrlPr>
              </m:sSubSupPr>
              <m:e>
                <m:r>
                  <w:rPr>
                    <w:del w:id="20391" w:author="Claude" w:date="2026-10-09T01:35:33Z"/>
                    <w:rFonts w:ascii="Cambria Math" w:hAnsi="Cambria Math" w:cs="Times New Roman"/>
                  </w:rPr>
                  <m:t>D</m:t>
                </m:r>
              </m:e>
              <m:sub>
                <m:sSub>
                  <m:sSubPr>
                    <m:ctrlPr>
                      <w:rPr>
                        <w:rFonts w:ascii="Cambria Math" w:hAnsi="Cambria Math" w:cs="Times New Roman"/>
                      </w:rPr>
                    </m:ctrlPr>
                  </m:sSubPr>
                  <m:e>
                    <m:r>
                      <m:rPr>
                        <m:sty m:val="p"/>
                      </m:rPr>
                      <w:rPr>
                        <w:del w:id="20392" w:author="Claude" w:date="2026-10-09T01:35:33Z"/>
                        <w:rFonts w:ascii="Cambria Math" w:hAnsi="Cambria Math" w:cs="Times New Roman"/>
                      </w:rPr>
                      <m:t>O</m:t>
                    </m:r>
                  </m:e>
                  <m:sub>
                    <m:r>
                      <m:rPr>
                        <m:sty m:val="p"/>
                      </m:rPr>
                      <w:rPr>
                        <w:del w:id="20393" w:author="Claude" w:date="2026-10-09T01:35:33Z"/>
                        <w:rFonts w:ascii="Cambria Math" w:hAnsi="Cambria Math" w:cs="Times New Roman"/>
                      </w:rPr>
                      <m:t>2</m:t>
                    </m:r>
                  </m:sub>
                </m:sSub>
              </m:sub>
              <m:sup>
                <m:r>
                  <m:rPr>
                    <m:nor/>
                  </m:rPr>
                  <w:rPr>
                    <w:del w:id="20394" w:author="Claude" w:date="2026-10-09T01:35:33Z"/>
                    <w:rFonts w:cs="Times New Roman"/>
                  </w:rPr>
                  <m:t>eff</m:t>
                </m:r>
              </m:sup>
            </m:sSubSup>
            <m:r>
              <w:rPr>
                <w:del w:id="20395" w:author="Claude" w:date="2026-10-09T01:35:33Z"/>
                <w:rFonts w:ascii="Cambria Math" w:hAnsi="Cambria Math" w:cs="Times New Roman"/>
              </w:rPr>
              <m:t> </m:t>
            </m:r>
            <m:r>
              <m:rPr>
                <m:sty m:val="p"/>
              </m:rPr>
              <w:rPr>
                <w:del w:id="20396" w:author="Claude" w:date="2026-10-09T01:35:33Z"/>
                <w:rFonts w:ascii="Cambria Math" w:hAnsi="Cambria Math" w:cs="Times New Roman"/>
              </w:rPr>
              <m:t>∇</m:t>
            </m:r>
            <m:sSub>
              <m:sSubPr>
                <m:ctrlPr>
                  <w:rPr>
                    <w:rFonts w:ascii="Cambria Math" w:hAnsi="Cambria Math" w:cs="Times New Roman"/>
                  </w:rPr>
                </m:ctrlPr>
              </m:sSubPr>
              <m:e>
                <m:r>
                  <w:rPr>
                    <w:del w:id="20397" w:author="Claude" w:date="2026-10-09T01:35:33Z"/>
                    <w:rFonts w:ascii="Cambria Math" w:hAnsi="Cambria Math" w:cs="Times New Roman"/>
                  </w:rPr>
                  <m:t>C</m:t>
                </m:r>
              </m:e>
              <m:sub>
                <m:sSub>
                  <m:sSubPr>
                    <m:ctrlPr>
                      <w:rPr>
                        <w:rFonts w:ascii="Cambria Math" w:hAnsi="Cambria Math" w:cs="Times New Roman"/>
                      </w:rPr>
                    </m:ctrlPr>
                  </m:sSubPr>
                  <m:e>
                    <m:r>
                      <m:rPr>
                        <m:sty m:val="p"/>
                      </m:rPr>
                      <w:rPr>
                        <w:del w:id="20398" w:author="Claude" w:date="2026-10-09T01:35:33Z"/>
                        <w:rFonts w:ascii="Cambria Math" w:hAnsi="Cambria Math" w:cs="Times New Roman"/>
                      </w:rPr>
                      <m:t>O</m:t>
                    </m:r>
                  </m:e>
                  <m:sub>
                    <m:r>
                      <m:rPr>
                        <m:sty m:val="p"/>
                      </m:rPr>
                      <w:rPr>
                        <w:del w:id="20399" w:author="Claude" w:date="2026-10-09T01:35:33Z"/>
                        <w:rFonts w:ascii="Cambria Math" w:hAnsi="Cambria Math" w:cs="Times New Roman"/>
                      </w:rPr>
                      <m:t>2</m:t>
                    </m:r>
                  </m:sub>
                </m:sSub>
              </m:sub>
            </m:sSub>
            <m:r>
              <m:rPr>
                <m:sty m:val="p"/>
              </m:rPr>
              <w:rPr>
                <w:del w:id="20400" w:author="Claude" w:date="2026-10-09T01:35:33Z"/>
                <w:rFonts w:ascii="Cambria Math" w:hAnsi="Cambria Math" w:cs="Times New Roman"/>
              </w:rPr>
              <m:t>⋅</m:t>
            </m:r>
            <m:r>
              <m:rPr>
                <m:sty m:val="bi"/>
              </m:rPr>
              <w:rPr>
                <w:del w:id="20401" w:author="Claude" w:date="2026-10-09T01:35:33Z"/>
                <w:rFonts w:ascii="Cambria Math" w:hAnsi="Cambria Math" w:cs="Times New Roman"/>
              </w:rPr>
              <m:t>n</m:t>
            </m:r>
          </m:num>
          <m:den>
            <m:r>
              <m:rPr>
                <m:sty m:val="p"/>
              </m:rPr>
              <w:rPr>
                <w:del w:id="20402" w:author="Claude" w:date="2026-10-09T01:35:33Z"/>
                <w:rFonts w:ascii="Cambria Math" w:hAnsi="Cambria Math" w:cs="Times New Roman"/>
              </w:rPr>
              <m:t>[Zn</m:t>
            </m:r>
            <m:sSub>
              <m:sSubPr>
                <m:ctrlPr>
                  <w:rPr>
                    <w:rFonts w:ascii="Cambria Math" w:hAnsi="Cambria Math" w:cs="Times New Roman"/>
                  </w:rPr>
                </m:ctrlPr>
              </m:sSubPr>
              <m:e>
                <m:r>
                  <m:rPr>
                    <m:sty m:val="p"/>
                  </m:rPr>
                  <w:rPr>
                    <w:del w:id="20403" w:author="Claude" w:date="2026-10-09T01:35:33Z"/>
                    <w:rFonts w:ascii="Cambria Math" w:hAnsi="Cambria Math" w:cs="Times New Roman"/>
                  </w:rPr>
                  <m:t>]</m:t>
                </m:r>
              </m:e>
              <m:sub>
                <m:r>
                  <m:rPr>
                    <m:sty m:val="p"/>
                  </m:rPr>
                  <w:rPr>
                    <w:del w:id="20404" w:author="Claude" w:date="2026-10-09T01:35:33Z"/>
                    <w:rFonts w:ascii="Cambria Math" w:hAnsi="Cambria Math" w:cs="Times New Roman"/>
                  </w:rPr>
                  <m:t>sol</m:t>
                </m:r>
              </m:sub>
            </m:sSub>
          </m:den>
        </m:f>
      </m:oMath>
      <w:del w:id="20379" w:author="Claude" w:date="2026-10-09T01:35:33Z">
        <w:r w:rsidR="00E54A50" w:rsidRPr="001A2EB4">
          <w:rPr>
            <w:rFonts w:cs="Times New Roman"/>
          </w:rPr>
          <w:tab/>
          <w:delText xml:space="preserve">(1</w:delText>
        </w:r>
      </w:del>
      <w:del w:id="20380" w:author="Claude" w:date="2026-10-09T01:35:33Z">
        <w:r w:rsidR="007432DD" w:rsidRPr="001A2EB4">
          <w:rPr>
            <w:rFonts w:cs="Times New Roman"/>
          </w:rPr>
          <w:delText xml:space="preserve">6</w:delText>
        </w:r>
      </w:del>
      <w:del w:id="20381" w:author="Claude" w:date="2026-10-09T01:35:33Z">
        <w:r w:rsidR="00E54A50" w:rsidRPr="001A2EB4">
          <w:rPr>
            <w:rFonts w:cs="Times New Roman"/>
          </w:rPr>
          <w:delText xml:space="preserve">)</w:delText>
        </w:r>
      </w:del>
    </w:p>
    <w:p w14:paraId="07735887" w14:textId="77777777" w:rsidR="00E54A50" w:rsidRPr="001A2EB4" w:rsidRDefault="00E54A50" w:rsidP="00E54A50">
      <w:pPr>
        <w:pStyle w:val="BodyText"/>
        <w:ind w:firstLine="0"/>
        <w:rPr>
          <w:del w:id="20407" w:author="Claude" w:date="2026-10-09T01:35:33Z"/>
          <w:rFonts w:cs="Times New Roman"/>
        </w:rPr>
      </w:pPr>
      <w:del w:id="20406" w:author="Claude" w:date="2026-10-09T01:35:33Z">
        <w:r w:rsidRPr="001A2EB4">
          <w:rPr>
            <w:rFonts w:cs="Times New Roman"/>
          </w:rPr>
          <w:delText xml:space="preserve">The local recession velocity was determined as:</w:delText>
        </w:r>
      </w:del>
    </w:p>
    <w:p w14:paraId="6F17F940" w14:textId="6AEA0EFE" w:rsidR="00E54A50" w:rsidRPr="001A2EB4" w:rsidRDefault="00621E22" w:rsidP="00E54A50">
      <w:pPr>
        <w:pStyle w:val="BodyText"/>
        <w:tabs>
          <w:tab w:val="right" w:pos="9360"/>
        </w:tabs>
        <w:spacing w:before="240" w:after="240"/>
        <w:ind w:firstLine="0"/>
        <w:rPr>
          <w:del w:id="20426" w:author="Claude" w:date="2026-10-09T01:35:33Z"/>
          <w:rFonts w:cs="Times New Roman"/>
        </w:rPr>
      </w:pPr>
      <m:oMath>
        <m:sSub>
          <m:sSubPr>
            <m:ctrlPr>
              <w:rPr>
                <w:rFonts w:ascii="Cambria Math" w:hAnsi="Cambria Math" w:cs="Times New Roman"/>
              </w:rPr>
            </m:ctrlPr>
          </m:sSubPr>
          <m:e>
            <m:r>
              <w:rPr>
                <w:del w:id="20411" w:author="Claude" w:date="2026-10-09T01:35:33Z"/>
                <w:rFonts w:ascii="Cambria Math" w:hAnsi="Cambria Math" w:cs="Times New Roman"/>
              </w:rPr>
              <m:t>v</m:t>
            </m:r>
          </m:e>
          <m:sub>
            <m:r>
              <w:rPr>
                <w:del w:id="20412" w:author="Claude" w:date="2026-10-09T01:35:33Z"/>
                <w:rFonts w:ascii="Cambria Math" w:hAnsi="Cambria Math" w:cs="Times New Roman"/>
              </w:rPr>
              <m:t>n</m:t>
            </m:r>
          </m:sub>
        </m:sSub>
        <m:r>
          <m:rPr>
            <m:sty m:val="p"/>
          </m:rPr>
          <w:rPr>
            <w:del w:id="20413" w:author="Claude" w:date="2026-10-09T01:35:33Z"/>
            <w:rFonts w:ascii="Cambria Math" w:hAnsi="Cambria Math" w:cs="Times New Roman"/>
          </w:rPr>
          <m:t>=min</m:t>
        </m:r>
        <m:r>
          <w:rPr>
            <w:del w:id="20414" w:author="Claude" w:date="2026-10-09T01:35:33Z"/>
            <w:rFonts w:ascii="Cambria Math" w:hAnsi="Cambria Math" w:cs="Times New Roman"/>
          </w:rPr>
          <m:t>​</m:t>
        </m:r>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del w:id="20415" w:author="Claude" w:date="2026-10-09T01:35:33Z"/>
                        <w:rFonts w:ascii="Cambria Math" w:hAnsi="Cambria Math" w:cs="Times New Roman"/>
                      </w:rPr>
                      <m:t>v</m:t>
                    </m:r>
                  </m:e>
                  <m:sub>
                    <m:r>
                      <m:rPr>
                        <m:sty m:val="p"/>
                      </m:rPr>
                      <w:rPr>
                        <w:del w:id="20416" w:author="Claude" w:date="2026-10-09T01:35:33Z"/>
                        <w:rFonts w:ascii="Cambria Math" w:hAnsi="Cambria Math" w:cs="Times New Roman"/>
                      </w:rPr>
                      <m:t>Zn</m:t>
                    </m:r>
                  </m:sub>
                </m:sSub>
              </m:e>
            </m:d>
            <m:r>
              <m:rPr>
                <m:sty m:val="p"/>
              </m:rPr>
              <w:rPr>
                <w:del w:id="20417" w:author="Claude" w:date="2026-10-09T01:35:33Z"/>
                <w:rFonts w:ascii="Cambria Math" w:hAnsi="Cambria Math" w:cs="Times New Roman"/>
              </w:rPr>
              <m:t>,</m:t>
            </m:r>
            <m:r>
              <w:rPr>
                <w:del w:id="20418" w:author="Claude" w:date="2026-10-09T01:35:33Z"/>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del w:id="20419" w:author="Claude" w:date="2026-10-09T01:35:33Z"/>
                        <w:rFonts w:ascii="Cambria Math" w:hAnsi="Cambria Math" w:cs="Times New Roman"/>
                      </w:rPr>
                      <m:t>v</m:t>
                    </m:r>
                  </m:e>
                  <m:sub>
                    <m:r>
                      <m:rPr>
                        <m:sty m:val="p"/>
                      </m:rPr>
                      <w:rPr>
                        <w:del w:id="20420" w:author="Claude" w:date="2026-10-09T01:35:33Z"/>
                        <w:rFonts w:ascii="Cambria Math" w:hAnsi="Cambria Math" w:cs="Times New Roman"/>
                      </w:rPr>
                      <m:t>ORR</m:t>
                    </m:r>
                  </m:sub>
                </m:sSub>
              </m:e>
            </m:d>
            <m:r>
              <m:rPr>
                <m:sty m:val="p"/>
              </m:rPr>
              <w:rPr>
                <w:del w:id="20421" w:author="Claude" w:date="2026-10-09T01:35:33Z"/>
                <w:rFonts w:ascii="Cambria Math" w:hAnsi="Cambria Math" w:cs="Times New Roman"/>
              </w:rPr>
              <m:t>,</m:t>
            </m:r>
            <m:r>
              <w:rPr>
                <w:del w:id="20422" w:author="Claude" w:date="2026-10-09T01:35:33Z"/>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del w:id="20423" w:author="Claude" w:date="2026-10-09T01:35:33Z"/>
                        <w:rFonts w:ascii="Cambria Math" w:hAnsi="Cambria Math" w:cs="Times New Roman"/>
                      </w:rPr>
                      <m:t>v</m:t>
                    </m:r>
                  </m:e>
                  <m:sub>
                    <m:sSub>
                      <m:sSubPr>
                        <m:ctrlPr>
                          <w:rPr>
                            <w:rFonts w:ascii="Cambria Math" w:hAnsi="Cambria Math" w:cs="Times New Roman"/>
                          </w:rPr>
                        </m:ctrlPr>
                      </m:sSubPr>
                      <m:e>
                        <m:r>
                          <m:rPr>
                            <m:sty m:val="p"/>
                          </m:rPr>
                          <w:rPr>
                            <w:del w:id="20424" w:author="Claude" w:date="2026-10-09T01:35:33Z"/>
                            <w:rFonts w:ascii="Cambria Math" w:hAnsi="Cambria Math" w:cs="Times New Roman"/>
                          </w:rPr>
                          <m:t>O</m:t>
                        </m:r>
                      </m:e>
                      <m:sub>
                        <m:r>
                          <m:rPr>
                            <m:sty m:val="p"/>
                          </m:rPr>
                          <w:rPr>
                            <w:del w:id="20425" w:author="Claude" w:date="2026-10-09T01:35:33Z"/>
                            <w:rFonts w:ascii="Cambria Math" w:hAnsi="Cambria Math" w:cs="Times New Roman"/>
                          </w:rPr>
                          <m:t>2</m:t>
                        </m:r>
                      </m:sub>
                    </m:sSub>
                  </m:sub>
                </m:sSub>
              </m:e>
            </m:d>
          </m:e>
        </m:d>
      </m:oMath>
      <w:del w:id="20408" w:author="Claude" w:date="2026-10-09T01:35:33Z">
        <w:r w:rsidR="00E54A50" w:rsidRPr="001A2EB4">
          <w:rPr>
            <w:rFonts w:cs="Times New Roman"/>
          </w:rPr>
          <w:tab/>
          <w:delText xml:space="preserve">(1</w:delText>
        </w:r>
      </w:del>
      <w:del w:id="20409" w:author="Claude" w:date="2026-10-09T01:35:33Z">
        <w:r w:rsidR="007432DD" w:rsidRPr="001A2EB4">
          <w:rPr>
            <w:rFonts w:cs="Times New Roman"/>
          </w:rPr>
          <w:delText xml:space="preserve">7</w:delText>
        </w:r>
      </w:del>
      <w:del w:id="20410" w:author="Claude" w:date="2026-10-09T01:35:33Z">
        <w:r w:rsidR="00E54A50" w:rsidRPr="001A2EB4">
          <w:rPr>
            <w:rFonts w:cs="Times New Roman"/>
          </w:rPr>
          <w:delText xml:space="preserve">)</w:delText>
        </w:r>
      </w:del>
    </w:p>
    <w:p w14:paraId="05C1EDA9" w14:textId="7AA22A74" w:rsidR="00E54A50" w:rsidRPr="001A2EB4" w:rsidRDefault="00C26B61" w:rsidP="00E54A50">
      <w:pPr>
        <w:pStyle w:val="BodyText"/>
        <w:tabs>
          <w:tab w:val="right" w:pos="9360"/>
        </w:tabs>
        <w:spacing w:before="240" w:after="240"/>
        <w:ind w:firstLine="0"/>
        <w:rPr>
          <w:del w:id="20432" w:author="Claude" w:date="2026-10-09T01:35:33Z"/>
          <w:rFonts w:cs="Times New Roman"/>
        </w:rPr>
      </w:pPr>
      <w:del w:id="20427" w:author="Claude" w:date="2026-10-09T01:35:33Z">
        <w:r w:rsidRPr="001A2EB4">
          <w:rPr>
            <w:rFonts w:cs="Times New Roman"/>
          </w:rPr>
          <w:delText xml:space="preserve">This limiting-rate formulation allows the controlling mechanism to vary spatially and temporally with the local physicochemical conditions</w:delText>
        </w:r>
      </w:del>
      <w:del w:id="20428" w:author="Claude" w:date="2026-10-09T01:35:33Z">
        <w:r w:rsidR="00780FF0" w:rsidRPr="001A2EB4">
          <w:rPr>
            <w:rFonts w:cs="Times New Roman"/>
          </w:rPr>
          <w:delText xml:space="preserve">, capturing the transition between reaction-controlled and diffusion-controlled Zn degradation</w:delText>
        </w:r>
      </w:del>
      <w:del w:id="20429" w:author="Claude" w:date="2026-10-09T01:35:33Z">
        <w:r w:rsidR="00E54A50" w:rsidRPr="001A2EB4">
          <w:rPr>
            <w:rFonts w:cs="Times New Roman"/>
          </w:rPr>
          <w:delText xml:space="preserve"> (</w:delText>
        </w:r>
      </w:del>
      <w:del w:id="20430" w:author="Claude" w:date="2026-10-09T01:35:33Z">
        <w:r w:rsidR="00E54A50" w:rsidRPr="00FD7271">
          <w:rPr>
            <w:rFonts w:cs="Times New Roman"/>
            <w:b/>
            <w:bCs/>
          </w:rPr>
          <w:delText xml:space="preserve">Section S1</w:delText>
        </w:r>
      </w:del>
      <w:del w:id="20431" w:author="Claude" w:date="2026-10-09T01:35:33Z">
        <w:r w:rsidR="00E54A50" w:rsidRPr="001A2EB4">
          <w:rPr>
            <w:rFonts w:cs="Times New Roman"/>
          </w:rPr>
          <w:delText xml:space="preserve">).</w:delText>
        </w:r>
      </w:del>
    </w:p>
    <w:p w14:paraId="73E7218C" w14:textId="74F2D5D2" w:rsidR="00D26518" w:rsidRPr="001A2EB4" w:rsidRDefault="00D26518" w:rsidP="00D1626D">
      <w:pPr>
        <w:pStyle w:val="BodyText"/>
        <w:rPr>
          <w:ins w:id="20436" w:author="Claude" w:date="2026-10-09T01:35:33Z"/>
        </w:rPr>
      </w:pPr>
      <w:ins w:id="20433" w:author="Claude" w:date="2026-10-09T01:35:33Z">
        <w:r w:rsidRPr="001A2EB4">
          <w:t xml:space="preserve">The transition from reaction-controlled to diffusion-controlled degradation therefore emerges from the depletion of C</w:t>
        </w:r>
      </w:ins>
      <w:ins w:id="20434" w:author="Claude" w:date="2026-10-09T01:35:33Z">
        <w:r w:rsidRPr="001A2EB4">
          <w:rPr>
            <w:vertAlign w:val="subscript"/>
          </w:rPr>
          <w:t xml:space="preserve">O2</w:t>
        </w:r>
      </w:ins>
      <w:ins w:id="20435" w:author="Claude" w:date="2026-10-09T01:35:33Z">
        <w:r w:rsidRPr="001A2EB4">
          <w:t xml:space="preserve"> at the interface (Section S1).</w:t>
        </w:r>
      </w:ins>
    </w:p>
    <w:p w14:paraId="7BC724F6" w14:textId="77777777" w:rsidR="00E54A50" w:rsidRPr="001A2EB4" w:rsidRDefault="00E54A50" w:rsidP="000631D6">
      <w:pPr>
        <w:pStyle w:val="Heading2"/>
      </w:pPr>
      <w:bookmarkStart w:id="9" w:name="_Ref240381709"/>
      <w:bookmarkStart w:id="10" w:name="tab:params"/>
      <w:r w:rsidRPr="001A2EB4">
        <w:t>Numerical Implementation and Simulation Setup</w:t>
      </w:r>
      <w:bookmarkEnd w:id="9"/>
    </w:p>
    <w:p w14:paraId="73E7218C" w14:textId="74F2D5D2" w:rsidR="00D26518" w:rsidRPr="001A2EB4" w:rsidRDefault="00D26518" w:rsidP="00D1626D">
      <w:pPr>
        <w:pStyle w:val="BodyText"/>
      </w:pPr>
      <w:r w:rsidRPr="001A2EB4">
        <w:t xml:space="preserve">The coupled reaction-diffusion and moving-boundary framework was implemented in </w:t>
      </w:r>
      <w:proofErr w:type="spellStart"/>
      <w:r w:rsidRPr="001A2EB4">
        <w:t>FreeFEM</w:t>
      </w:r>
      <w:proofErr w:type="spellEnd"/>
      <w:r w:rsidRPr="001A2EB4">
        <w:t xml:space="preserve">++ and solved using first-order finite elements with implicit time integration. </w:t>
      </w:r>
      <w:r w:rsidR="00024712" w:rsidRPr="001A2EB4">
        <w:t>Parametrically generated implant geometries were discretized into tetrahedral meshes and embedded within a 30 × 30 × 30 mm electrolyte domain</w:t>
      </w:r>
      <w:ins w:id="11" w:author="Claude" w:date="2026-10-08T20:38:00Z">
        <w:r w:rsidR="00024712" w:rsidRPr="001A2EB4">
          <w:t>,</w:t>
        </w:r>
      </w:ins>
      <w:r w:rsidR="00024712" w:rsidRPr="001A2EB4">
        <w:t xml:space="preserve"> identical for the disc and the stent and larger than three times the implant characteristic dimension in each direction</w:t>
      </w:r>
      <w:ins w:id="12" w:author="Claude" w:date="2026-10-08T04:28:00Z">
        <w:r w:rsidR="00024712" w:rsidRPr="001A2EB4">
          <w:t>,</w:t>
        </w:r>
      </w:ins>
      <w:r w:rsidR="00024712" w:rsidRPr="001A2EB4">
        <w:t xml:space="preserve"> to minimize boundary effects. </w:t>
      </w:r>
      <w:r w:rsidR="00667C3C" w:rsidRPr="001A2EB4">
        <w:t xml:space="preserve">The level-set signed-distance function </w:t>
      </w:r>
      <w:r w:rsidR="00024712" w:rsidRPr="001A2EB4">
        <w:t>was periodically reinitialized to maintain numerical stability.</w:t>
      </w:r>
      <w:r w:rsidR="00D1626D" w:rsidRPr="001A2EB4">
        <w:t xml:space="preserve"> </w:t>
      </w:r>
      <w:r w:rsidRPr="001A2EB4">
        <w:t xml:space="preserve">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w:t>
      </w:r>
      <w:r w:rsidRPr="001A2EB4">
        <w:t>0.2</w:t>
      </w:r>
      <w:r w:rsidRPr="001A2EB4">
        <w:t>% with further refinement (</w:t>
      </w:r>
      <w:r w:rsidRPr="00FD7271">
        <w:rPr>
          <w:b/>
          <w:bCs/>
        </w:rPr>
        <w:t>Section S2</w:t>
      </w:r>
      <w:r w:rsidRPr="001A2EB4">
        <w:t xml:space="preserve">).</w:t>
      </w:r>
      <w:ins w:id="9004" w:author="Claude" w:date="2026-10-09T01:35:33Z">
        <w:r w:rsidRPr="001A2EB4">
          <w:t xml:space="preserve"> Calibration used a coarse mesh of the disc (37,399 tetrahedra), with the mass loss corrected to the fine-mesh basis (constants in Section S2).</w:t>
        </w:r>
      </w:ins>
    </w:p>
    <w:p w14:paraId="17BAEB51" w14:textId="42C341C7" w:rsidR="00D26518" w:rsidRPr="001A2EB4" w:rsidRDefault="00D26518" w:rsidP="00D26518">
      <w:pPr>
        <w:pStyle w:val="BodyText"/>
      </w:pPr>
      <w:r w:rsidRPr="001A2EB4">
        <w:t xml:space="preserve">Physiological initial and boundary conditions were imposed throughout the electrolyte domain, including continuous oxygen replenishment at the electrolyte-air interface and kinetic flux conditions at the moving metal-electrolyte boundary</w:t>
      </w:r>
      <w:ins w:id="9005" w:author="Claude" w:date="2026-10-09T01:35:33Z">
        <w:r w:rsidRPr="001A2EB4">
          <w:t xml:space="preserve">. The top face of the box is a Dirichlet boundary (C_O₂ = 3.5 mg L⁻¹); the other box faces and the metal surface are zero-flux</w:t>
        </w:r>
      </w:ins>
      <w:r w:rsidRPr="001A2EB4">
        <w:t xml:space="preserve">. The </w:t>
      </w:r>
      <w:proofErr w:type="gramStart"/>
      <w:r w:rsidRPr="001A2EB4">
        <w:t>48 h</w:t>
      </w:r>
      <w:proofErr w:type="gramEnd"/>
      <w:r w:rsidRPr="001A2EB4">
        <w:t xml:space="preserve"> medium renewal used in the immersion tests was not modeled explicitly; instead, dissolved oxygen was assumed to be </w:t>
      </w:r>
      <w:r w:rsidRPr="001A2EB4">
        <w:lastRenderedPageBreak/>
        <w:t>continuously replenished at the electrolyte–air interface</w:t>
      </w:r>
      <w:r w:rsidR="00442207">
        <w:t xml:space="preserve"> and </w:t>
      </w:r>
      <w:r w:rsidRPr="001A2EB4">
        <w:t xml:space="preserve">no natural convection was considered (static conditions). Simulations were executed in parallel using </w:t>
      </w:r>
      <w:proofErr w:type="spellStart"/>
      <w:r w:rsidRPr="001A2EB4">
        <w:t>FreeFEM</w:t>
      </w:r>
      <w:proofErr w:type="spellEnd"/>
      <w:r w:rsidRPr="001A2EB4">
        <w:t>++ MPI on a high-performance computing cluster, and degradation metrics together with concentration and interface fields were recorded at regular time intervals.</w:t>
      </w:r>
      <w:r w:rsidR="00780FF0" w:rsidRPr="001A2EB4">
        <w:t xml:space="preserve"> Predicted mass loss, corrosion rate (</w:t>
      </w:r>
      <w:r w:rsidR="00780FF0" w:rsidRPr="001A2EB4">
        <w:rPr>
          <w:b/>
          <w:bCs/>
        </w:rPr>
        <w:t>Equation S1</w:t>
      </w:r>
      <w:r w:rsidR="00780FF0" w:rsidRPr="001A2EB4">
        <w:t>), Zn²⁺ concentration, pH (</w:t>
      </w:r>
      <w:r w:rsidR="00780FF0" w:rsidRPr="001A2EB4">
        <w:rPr>
          <w:b/>
          <w:bCs/>
        </w:rPr>
        <w:t>Equation S2</w:t>
      </w:r>
      <w:r w:rsidR="00780FF0" w:rsidRPr="001A2EB4">
        <w:t>)</w:t>
      </w:r>
      <w:r w:rsidR="00603A21" w:rsidRPr="001A2EB4">
        <w:t xml:space="preserve">, </w:t>
      </w:r>
      <w:r w:rsidR="00C500E2" w:rsidRPr="001A2EB4">
        <w:t>normalized corrosion-product saturation</w:t>
      </w:r>
      <w:r w:rsidR="00603A21" w:rsidRPr="001A2EB4">
        <w:t>, and dissolved oxygen concentration</w:t>
      </w:r>
      <w:r w:rsidR="00780FF0" w:rsidRPr="001A2EB4">
        <w:t xml:space="preserve"> were extracted during post-processing. The transition between reaction-controlled and diffusion-controlled degradation was quantified using the local </w:t>
      </w:r>
      <w:proofErr w:type="spellStart"/>
      <w:r w:rsidR="00780FF0" w:rsidRPr="001A2EB4">
        <w:t>Damköhler</w:t>
      </w:r>
      <w:proofErr w:type="spellEnd"/>
      <w:r w:rsidR="00780FF0" w:rsidRPr="001A2EB4">
        <w:t xml:space="preserve"> number (</w:t>
      </w:r>
      <w:r w:rsidR="00780FF0" w:rsidRPr="001A2EB4">
        <w:rPr>
          <w:b/>
          <w:bCs/>
        </w:rPr>
        <w:t>Equation S3</w:t>
      </w:r>
      <w:r w:rsidR="00780FF0" w:rsidRPr="001A2EB4">
        <w:t>), while spatial distributions of oxygen concentration and corrosion-product fields were used to interpret degradation mechanisms.</w:t>
      </w:r>
      <w:r w:rsidRPr="001A2EB4">
        <w:t xml:space="preserve"> </w:t>
      </w:r>
      <w:r w:rsidRPr="001A2EB4">
        <w:rPr>
          <w:b/>
          <w:bCs/>
        </w:rPr>
        <w:fldChar w:fldCharType="begin"/>
      </w:r>
      <w:r w:rsidRPr="001A2EB4">
        <w:rPr>
          <w:b/>
          <w:bCs/>
        </w:rPr>
        <w:instrText xml:space="preserve"> REF _Ref238635735 \h  \* MERGEFORMAT </w:instrText>
      </w:r>
      <w:r w:rsidRPr="001A2EB4">
        <w:rPr>
          <w:b/>
          <w:bCs/>
        </w:rPr>
      </w:r>
      <w:r w:rsidRPr="001A2EB4">
        <w:rPr>
          <w:b/>
          <w:bCs/>
        </w:rPr>
        <w:fldChar w:fldCharType="separate"/>
      </w:r>
      <w:r w:rsidR="001C3008" w:rsidRPr="001A2EB4">
        <w:rPr>
          <w:b/>
          <w:bCs/>
        </w:rPr>
        <w:t xml:space="preserve">Table </w:t>
      </w:r>
      <w:r w:rsidR="001C3008">
        <w:rPr>
          <w:b/>
          <w:bCs/>
          <w:noProof/>
        </w:rPr>
        <w:t>1</w:t>
      </w:r>
      <w:r w:rsidRPr="001A2EB4">
        <w:rPr>
          <w:b/>
          <w:bCs/>
        </w:rPr>
        <w:fldChar w:fldCharType="end"/>
      </w:r>
      <w:r w:rsidRPr="001A2EB4">
        <w:t xml:space="preserve"> </w:t>
      </w:r>
      <w:r w:rsidR="0004311D" w:rsidRPr="001A2EB4">
        <w:t xml:space="preserve">summarizes the model parameters, while </w:t>
      </w:r>
      <w:r w:rsidR="002B2A3C" w:rsidRPr="001A2EB4">
        <w:rPr>
          <w:b/>
          <w:bCs/>
        </w:rPr>
        <w:t xml:space="preserve">Section S3 </w:t>
      </w:r>
      <w:r w:rsidR="002B2A3C" w:rsidRPr="00B82888">
        <w:t>lists the computational parameters</w:t>
      </w:r>
      <w:r w:rsidR="0004311D" w:rsidRPr="00B82888">
        <w:t xml:space="preserve"> </w:t>
      </w:r>
      <w:r w:rsidR="0004311D" w:rsidRPr="001A2EB4">
        <w:t xml:space="preserve">used in the simulations. </w:t>
      </w:r>
    </w:p>
    <w:p w14:paraId="5BC5B0D0" w14:textId="77777777" w:rsidR="00633455" w:rsidRPr="001A2EB4" w:rsidRDefault="00633455" w:rsidP="00D26518">
      <w:pPr>
        <w:pStyle w:val="BodyText"/>
        <w:ind w:firstLine="0"/>
      </w:pPr>
    </w:p>
    <w:p w14:paraId="6B0F207C" w14:textId="187ED038" w:rsidR="00E54A50" w:rsidRPr="001A2EB4" w:rsidRDefault="00E54A50" w:rsidP="00871D7C">
      <w:pPr>
        <w:pStyle w:val="Captions"/>
        <w:keepNext/>
        <w:rPr>
          <w:rFonts w:cs="Times New Roman"/>
        </w:rPr>
      </w:pPr>
      <w:bookmarkStart w:id="13" w:name="_Ref238635735"/>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1</w:t>
      </w:r>
      <w:r w:rsidRPr="001A2EB4">
        <w:rPr>
          <w:b/>
          <w:bCs/>
        </w:rPr>
        <w:fldChar w:fldCharType="end"/>
      </w:r>
      <w:bookmarkEnd w:id="13"/>
      <w:r w:rsidR="00EF6093" w:rsidRPr="001A2EB4">
        <w:rPr>
          <w:b/>
          <w:bCs/>
        </w:rPr>
        <w:t xml:space="preserve">. </w:t>
      </w:r>
      <w:r w:rsidRPr="001A2EB4">
        <w:rPr>
          <w:rFonts w:cs="Times New Roman"/>
        </w:rPr>
        <w:t xml:space="preserve">Model parameters used in the Zn biodegradation simulation.</w:t>
      </w:r>
      <w:ins w:id="9006" w:author="Claude" w:date="2026-10-09T01:35:33Z">
        <w:r w:rsidRPr="001A2EB4">
          <w:rPr>
            <w:rFonts w:cs="Times New Roman"/>
          </w:rPr>
          <w:t xml:space="preserve"> The simulations used diffusivities 15–26% above these tabulated values (mm² h⁻¹: Zn²⁺ 3.38, Cl⁻ 9.7, OH⁻ 25.45, O₂ 10.8) and a film tortuosity of 120.</w:t>
        </w:r>
      </w:ins>
    </w:p>
    <w:tbl>
      <w:tblPr>
        <w:tblW w:w="5000" w:type="pct"/>
        <w:tblBorders>
          <w:top w:val="single" w:sz="12" w:space="0" w:color="000000"/>
          <w:bottom w:val="single" w:sz="12" w:space="0" w:color="000000"/>
        </w:tblBorders>
        <w:tblLook w:val="0020" w:firstRow="1" w:lastRow="0" w:firstColumn="0" w:lastColumn="0" w:noHBand="0" w:noVBand="0"/>
      </w:tblPr>
      <w:tblGrid>
        <w:gridCol w:w="3634"/>
        <w:gridCol w:w="1450"/>
        <w:gridCol w:w="2584"/>
        <w:gridCol w:w="1404"/>
      </w:tblGrid>
      <w:tr w:rsidR="00E54A50" w:rsidRPr="001A2EB4" w14:paraId="5E15812C" w14:textId="77777777" w:rsidTr="00641024">
        <w:trPr>
          <w:cantSplit/>
          <w:trHeight w:val="397"/>
          <w:tblHeader/>
        </w:trPr>
        <w:tc>
          <w:tcPr>
            <w:tcW w:w="2003"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sz w:val="22"/>
                <w:szCs w:val="22"/>
              </w:rPr>
              <w:t>Property/Parameter</w:t>
            </w:r>
          </w:p>
        </w:tc>
        <w:tc>
          <w:tcPr>
            <w:tcW w:w="799" w:type="pct"/>
            <w:tcBorders>
              <w:bottom w:val="single" w:sz="6" w:space="0" w:color="000000"/>
            </w:tcBorders>
          </w:tcPr>
          <w:p w14:paraId="3A766050"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Symbol</w:t>
            </w:r>
          </w:p>
        </w:tc>
        <w:tc>
          <w:tcPr>
            <w:tcW w:w="1424"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Source</w:t>
            </w:r>
          </w:p>
        </w:tc>
      </w:tr>
      <w:tr w:rsidR="00E54A50" w:rsidRPr="001A2EB4" w14:paraId="2BCA96D6" w14:textId="77777777" w:rsidTr="00641024">
        <w:trPr>
          <w:cantSplit/>
          <w:trHeight w:val="397"/>
        </w:trPr>
        <w:tc>
          <w:tcPr>
            <w:tcW w:w="2003" w:type="pct"/>
          </w:tcPr>
          <w:p w14:paraId="7A0953EA"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Material properties</w:t>
            </w:r>
          </w:p>
        </w:tc>
        <w:tc>
          <w:tcPr>
            <w:tcW w:w="799" w:type="pct"/>
          </w:tcPr>
          <w:p w14:paraId="52E53D87"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3F765842"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A24AB40"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44F83B1" w14:textId="77777777" w:rsidTr="00641024">
        <w:trPr>
          <w:cantSplit/>
          <w:trHeight w:val="397"/>
        </w:trPr>
        <w:tc>
          <w:tcPr>
            <w:tcW w:w="2003" w:type="pct"/>
          </w:tcPr>
          <w:p w14:paraId="1609486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density</w:t>
            </w:r>
          </w:p>
        </w:tc>
        <w:tc>
          <w:tcPr>
            <w:tcW w:w="799" w:type="pct"/>
          </w:tcPr>
          <w:p w14:paraId="7D2AE417" w14:textId="77777777" w:rsidR="00E54A50" w:rsidRPr="001A2EB4" w:rsidRDefault="00621E22"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sty m:val="p"/>
                      </m:rPr>
                      <w:rPr>
                        <w:rFonts w:ascii="Cambria Math" w:hAnsi="Cambria Math" w:cs="Times New Roman"/>
                        <w:sz w:val="22"/>
                        <w:szCs w:val="22"/>
                      </w:rPr>
                      <m:t>Zn</m:t>
                    </m:r>
                  </m:sub>
                </m:sSub>
              </m:oMath>
            </m:oMathPara>
          </w:p>
        </w:tc>
        <w:tc>
          <w:tcPr>
            <w:tcW w:w="1424" w:type="pct"/>
          </w:tcPr>
          <w:p w14:paraId="717D364C" w14:textId="14C1ECF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7.14 g cm</w:t>
            </w:r>
            <w:r w:rsidRPr="001A2EB4">
              <w:rPr>
                <w:rFonts w:cs="Times New Roman"/>
                <w:sz w:val="22"/>
                <w:szCs w:val="22"/>
                <w:vertAlign w:val="superscript"/>
              </w:rPr>
              <w:t>−3</w:t>
            </w:r>
          </w:p>
        </w:tc>
        <w:tc>
          <w:tcPr>
            <w:tcW w:w="774" w:type="pct"/>
          </w:tcPr>
          <w:p w14:paraId="6B98E9D5" w14:textId="50FBD795"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A6791C">
              <w:rPr>
                <w:rFonts w:cs="Times New Roman"/>
                <w:sz w:val="22"/>
                <w:szCs w:val="22"/>
              </w:rPr>
              <w:instrText xml:space="preserve"> ADDIN ZOTERO_ITEM CSL_CITATION {"citationID":"bkkoCSJb","properties":{"unsorted":false,"formattedCitation":"\\super [33]\\nosupersub{}","plainCitation":"[33]","noteIndex":0},"citationItems":[{"id":3844,"uris":["http://zotero.org/users/16939557/items/YSXNXCNJ"],"itemData":{"id":3844,"type":"book","abstract":"Presents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A6791C" w:rsidRPr="00A6791C">
              <w:rPr>
                <w:rFonts w:cs="Times New Roman"/>
                <w:sz w:val="22"/>
                <w:vertAlign w:val="superscript"/>
              </w:rPr>
              <w:t>[33]</w:t>
            </w:r>
            <w:r w:rsidRPr="001A2EB4">
              <w:rPr>
                <w:rFonts w:cs="Times New Roman"/>
                <w:sz w:val="22"/>
                <w:szCs w:val="22"/>
              </w:rPr>
              <w:fldChar w:fldCharType="end"/>
            </w:r>
          </w:p>
        </w:tc>
      </w:tr>
      <w:tr w:rsidR="00E54A50" w:rsidRPr="001A2EB4" w14:paraId="25641E69" w14:textId="77777777" w:rsidTr="00641024">
        <w:trPr>
          <w:cantSplit/>
          <w:trHeight w:val="397"/>
        </w:trPr>
        <w:tc>
          <w:tcPr>
            <w:tcW w:w="2003" w:type="pct"/>
          </w:tcPr>
          <w:p w14:paraId="597C0C1E"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molar mass</w:t>
            </w:r>
          </w:p>
        </w:tc>
        <w:tc>
          <w:tcPr>
            <w:tcW w:w="799" w:type="pct"/>
          </w:tcPr>
          <w:p w14:paraId="06E9CD8B" w14:textId="77777777" w:rsidR="00E54A50" w:rsidRPr="001A2EB4" w:rsidRDefault="00621E22"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m:rPr>
                        <m:sty m:val="p"/>
                      </m:rPr>
                      <w:rPr>
                        <w:rFonts w:ascii="Cambria Math" w:hAnsi="Cambria Math" w:cs="Times New Roman"/>
                        <w:sz w:val="22"/>
                        <w:szCs w:val="22"/>
                      </w:rPr>
                      <m:t>Zn</m:t>
                    </m:r>
                  </m:sub>
                </m:sSub>
              </m:oMath>
            </m:oMathPara>
          </w:p>
        </w:tc>
        <w:tc>
          <w:tcPr>
            <w:tcW w:w="1424" w:type="pct"/>
          </w:tcPr>
          <w:p w14:paraId="527EFD86" w14:textId="7312B39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65.38 g mol</w:t>
            </w:r>
            <w:r w:rsidRPr="001A2EB4">
              <w:rPr>
                <w:rFonts w:cs="Times New Roman"/>
                <w:sz w:val="22"/>
                <w:szCs w:val="22"/>
                <w:vertAlign w:val="superscript"/>
              </w:rPr>
              <w:t>−1</w:t>
            </w:r>
          </w:p>
        </w:tc>
        <w:tc>
          <w:tcPr>
            <w:tcW w:w="774" w:type="pct"/>
          </w:tcPr>
          <w:p w14:paraId="6CD0E813" w14:textId="0929E061"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A6791C">
              <w:rPr>
                <w:rFonts w:cs="Times New Roman"/>
                <w:sz w:val="22"/>
                <w:szCs w:val="22"/>
              </w:rPr>
              <w:instrText xml:space="preserve"> ADDIN ZOTERO_ITEM CSL_CITATION {"citationID":"fY7GQsE5","properties":{"unsorted":false,"formattedCitation":"\\super [33]\\nosupersub{}","plainCitation":"[33]","noteIndex":0},"citationItems":[{"id":3844,"uris":["http://zotero.org/users/16939557/items/YSXNXCNJ"],"itemData":{"id":3844,"type":"book","abstract":"Presents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A6791C" w:rsidRPr="00A6791C">
              <w:rPr>
                <w:rFonts w:cs="Times New Roman"/>
                <w:sz w:val="22"/>
                <w:vertAlign w:val="superscript"/>
              </w:rPr>
              <w:t>[33]</w:t>
            </w:r>
            <w:r w:rsidRPr="001A2EB4">
              <w:rPr>
                <w:rFonts w:cs="Times New Roman"/>
                <w:sz w:val="22"/>
                <w:szCs w:val="22"/>
              </w:rPr>
              <w:fldChar w:fldCharType="end"/>
            </w:r>
          </w:p>
        </w:tc>
      </w:tr>
      <w:tr w:rsidR="00E54A50" w:rsidRPr="001A2EB4" w14:paraId="36F7DDBD" w14:textId="77777777" w:rsidTr="00641024">
        <w:trPr>
          <w:cantSplit/>
          <w:trHeight w:val="397"/>
        </w:trPr>
        <w:tc>
          <w:tcPr>
            <w:tcW w:w="2003" w:type="pct"/>
          </w:tcPr>
          <w:p w14:paraId="0CEF5F37"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Diffusion coefficients (37 °C)</w:t>
            </w:r>
          </w:p>
        </w:tc>
        <w:tc>
          <w:tcPr>
            <w:tcW w:w="799" w:type="pct"/>
          </w:tcPr>
          <w:p w14:paraId="562475E1"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FCB1BB8"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DF339A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53CCC82A" w14:textId="77777777" w:rsidTr="00641024">
        <w:trPr>
          <w:cantSplit/>
          <w:trHeight w:val="397"/>
        </w:trPr>
        <w:tc>
          <w:tcPr>
            <w:tcW w:w="2003" w:type="pct"/>
          </w:tcPr>
          <w:p w14:paraId="5E02713A"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diffusivity</w:t>
            </w:r>
          </w:p>
        </w:tc>
        <w:tc>
          <w:tcPr>
            <w:tcW w:w="799" w:type="pct"/>
          </w:tcPr>
          <w:p w14:paraId="1EBEA88C" w14:textId="77777777" w:rsidR="00E54A50" w:rsidRPr="001A2EB4" w:rsidRDefault="00621E22"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1354BA9C" w14:textId="74016D1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7.56 × 10</w:t>
            </w:r>
            <w:r w:rsidRPr="001A2EB4">
              <w:rPr>
                <w:rFonts w:cs="Times New Roman"/>
                <w:sz w:val="22"/>
                <w:szCs w:val="22"/>
                <w:vertAlign w:val="superscript"/>
              </w:rPr>
              <w:t>−4</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3487AB8B" w14:textId="2B04A26D"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A6791C">
              <w:rPr>
                <w:rFonts w:cs="Times New Roman"/>
                <w:sz w:val="22"/>
                <w:szCs w:val="22"/>
              </w:rPr>
              <w:instrText xml:space="preserve"> ADDIN ZOTERO_ITEM CSL_CITATION {"citationID":"Vft5a5IP","properties":{"unsorted":false,"formattedCitation":"\\super [33]\\nosupersub{}","plainCitation":"[33]","noteIndex":0},"citationItems":[{"id":3844,"uris":["http://zotero.org/users/16939557/items/YSXNXCNJ"],"itemData":{"id":3844,"type":"book","abstract":"Presents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A6791C" w:rsidRPr="00A6791C">
              <w:rPr>
                <w:rFonts w:cs="Times New Roman"/>
                <w:sz w:val="22"/>
                <w:vertAlign w:val="superscript"/>
              </w:rPr>
              <w:t>[33]</w:t>
            </w:r>
            <w:r w:rsidRPr="001A2EB4">
              <w:rPr>
                <w:rFonts w:cs="Times New Roman"/>
                <w:sz w:val="22"/>
                <w:szCs w:val="22"/>
              </w:rPr>
              <w:fldChar w:fldCharType="end"/>
            </w:r>
          </w:p>
        </w:tc>
      </w:tr>
      <w:tr w:rsidR="00E54A50" w:rsidRPr="001A2EB4" w14:paraId="3BA80CF3" w14:textId="77777777" w:rsidTr="00641024">
        <w:trPr>
          <w:cantSplit/>
          <w:trHeight w:val="397"/>
        </w:trPr>
        <w:tc>
          <w:tcPr>
            <w:tcW w:w="2003" w:type="pct"/>
          </w:tcPr>
          <w:p w14:paraId="7227D6D6"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7D69B8F0" w14:textId="77777777" w:rsidR="00E54A50" w:rsidRPr="001A2EB4" w:rsidRDefault="00621E22"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5BE8D04A" w14:textId="71B7668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2.16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D8B7F87" w14:textId="049029C8"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A6791C">
              <w:rPr>
                <w:rFonts w:cs="Times New Roman"/>
                <w:sz w:val="22"/>
                <w:szCs w:val="22"/>
              </w:rPr>
              <w:instrText xml:space="preserve"> ADDIN ZOTERO_ITEM CSL_CITATION {"citationID":"l2tMpFrk","properties":{"unsorted":false,"formattedCitation":"\\super [33]\\nosupersub{}","plainCitation":"[33]","noteIndex":0},"citationItems":[{"id":3844,"uris":["http://zotero.org/users/16939557/items/YSXNXCNJ"],"itemData":{"id":3844,"type":"book","abstract":"Presents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A6791C" w:rsidRPr="00A6791C">
              <w:rPr>
                <w:rFonts w:cs="Times New Roman"/>
                <w:sz w:val="22"/>
                <w:vertAlign w:val="superscript"/>
              </w:rPr>
              <w:t>[33]</w:t>
            </w:r>
            <w:r w:rsidRPr="001A2EB4">
              <w:rPr>
                <w:rFonts w:cs="Times New Roman"/>
                <w:sz w:val="22"/>
                <w:szCs w:val="22"/>
              </w:rPr>
              <w:fldChar w:fldCharType="end"/>
            </w:r>
          </w:p>
        </w:tc>
      </w:tr>
      <w:tr w:rsidR="00E54A50" w:rsidRPr="001A2EB4" w14:paraId="71D9E7D7" w14:textId="77777777" w:rsidTr="00641024">
        <w:trPr>
          <w:cantSplit/>
          <w:trHeight w:val="397"/>
        </w:trPr>
        <w:tc>
          <w:tcPr>
            <w:tcW w:w="2003" w:type="pct"/>
          </w:tcPr>
          <w:p w14:paraId="390594E1"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O</m:t>
              </m:r>
              <m:sSup>
                <m:sSupPr>
                  <m:ctrlPr>
                    <w:rPr>
                      <w:rFonts w:ascii="Cambria Math" w:hAnsi="Cambria Math" w:cs="Times New Roman"/>
                      <w:sz w:val="22"/>
                      <w:szCs w:val="22"/>
                    </w:rPr>
                  </m:ctrlPr>
                </m:sSupPr>
                <m:e>
                  <m:r>
                    <m:rPr>
                      <m:sty m:val="p"/>
                    </m:rPr>
                    <w:rPr>
                      <w:rFonts w:ascii="Cambria Math" w:hAnsi="Cambria Math" w:cs="Times New Roman"/>
                      <w:sz w:val="22"/>
                      <w:szCs w:val="22"/>
                    </w:rPr>
                    <m:t>H</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262D43F9" w14:textId="77777777" w:rsidR="00E54A50" w:rsidRPr="001A2EB4" w:rsidRDefault="00621E22"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OH</m:t>
                    </m:r>
                  </m:sub>
                  <m:sup>
                    <m:r>
                      <w:rPr>
                        <w:rFonts w:ascii="Cambria Math" w:hAnsi="Cambria Math" w:cs="Times New Roman"/>
                        <w:sz w:val="22"/>
                        <w:szCs w:val="22"/>
                      </w:rPr>
                      <m:t>0</m:t>
                    </m:r>
                  </m:sup>
                </m:sSubSup>
              </m:oMath>
            </m:oMathPara>
          </w:p>
        </w:tc>
        <w:tc>
          <w:tcPr>
            <w:tcW w:w="1424" w:type="pct"/>
          </w:tcPr>
          <w:p w14:paraId="31955ED5" w14:textId="5534069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4A63CDC5" w14:textId="5867AE07"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A6791C">
              <w:rPr>
                <w:rFonts w:cs="Times New Roman"/>
                <w:sz w:val="22"/>
                <w:szCs w:val="22"/>
              </w:rPr>
              <w:instrText xml:space="preserve"> ADDIN ZOTERO_ITEM CSL_CITATION {"citationID":"NlQlyJ8K","properties":{"unsorted":false,"formattedCitation":"\\super [33]\\nosupersub{}","plainCitation":"[33]","noteIndex":0},"citationItems":[{"id":3844,"uris":["http://zotero.org/users/16939557/items/YSXNXCNJ"],"itemData":{"id":3844,"type":"book","abstract":"Presents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A6791C" w:rsidRPr="00A6791C">
              <w:rPr>
                <w:rFonts w:cs="Times New Roman"/>
                <w:sz w:val="22"/>
                <w:vertAlign w:val="superscript"/>
              </w:rPr>
              <w:t>[33]</w:t>
            </w:r>
            <w:r w:rsidRPr="001A2EB4">
              <w:rPr>
                <w:rFonts w:cs="Times New Roman"/>
                <w:sz w:val="22"/>
                <w:szCs w:val="22"/>
              </w:rPr>
              <w:fldChar w:fldCharType="end"/>
            </w:r>
          </w:p>
        </w:tc>
      </w:tr>
      <w:tr w:rsidR="00E54A50" w:rsidRPr="001A2EB4" w14:paraId="7FEF8402" w14:textId="77777777" w:rsidTr="00641024">
        <w:trPr>
          <w:cantSplit/>
          <w:trHeight w:val="397"/>
        </w:trPr>
        <w:tc>
          <w:tcPr>
            <w:tcW w:w="2003" w:type="pct"/>
          </w:tcPr>
          <w:p w14:paraId="4FA004D0" w14:textId="77777777" w:rsidR="00E54A50" w:rsidRPr="001A2EB4" w:rsidRDefault="00621E22"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diffusivity</w:t>
            </w:r>
          </w:p>
        </w:tc>
        <w:tc>
          <w:tcPr>
            <w:tcW w:w="799" w:type="pct"/>
          </w:tcPr>
          <w:p w14:paraId="48E57402" w14:textId="77777777" w:rsidR="00E54A50" w:rsidRPr="001A2EB4" w:rsidRDefault="00621E22"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25A03F67" w14:textId="27140BB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FAD219F" w14:textId="7FFD580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A6791C">
              <w:rPr>
                <w:rFonts w:cs="Times New Roman"/>
                <w:sz w:val="22"/>
                <w:szCs w:val="22"/>
              </w:rPr>
              <w:instrText xml:space="preserve"> ADDIN ZOTERO_ITEM CSL_CITATION {"citationID":"m13lUIve","properties":{"unsorted":false,"formattedCitation":"\\super [34]\\nosupersub{}","plainCitation":"[34]","noteIndex":0},"citationItems":[{"id":3994,"uris":["http://zotero.org/users/16939557/items/TWITJIEX","http://zotero.org/users/16939557/items/6XPFCI3L"],"itemData":{"id":3994,"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rPr>
              <w:fldChar w:fldCharType="separate"/>
            </w:r>
            <w:r w:rsidR="00A6791C" w:rsidRPr="00A6791C">
              <w:rPr>
                <w:rFonts w:cs="Times New Roman"/>
                <w:sz w:val="22"/>
                <w:vertAlign w:val="superscript"/>
              </w:rPr>
              <w:t>[34]</w:t>
            </w:r>
            <w:r w:rsidRPr="001A2EB4">
              <w:rPr>
                <w:rFonts w:cs="Times New Roman"/>
                <w:sz w:val="22"/>
                <w:szCs w:val="22"/>
              </w:rPr>
              <w:fldChar w:fldCharType="end"/>
            </w:r>
          </w:p>
        </w:tc>
      </w:tr>
      <w:tr w:rsidR="00E54A50" w:rsidRPr="001A2EB4" w14:paraId="3BC5B4F6" w14:textId="77777777" w:rsidTr="00641024">
        <w:trPr>
          <w:cantSplit/>
          <w:trHeight w:val="397"/>
        </w:trPr>
        <w:tc>
          <w:tcPr>
            <w:tcW w:w="2003" w:type="pct"/>
          </w:tcPr>
          <w:p w14:paraId="22A84A39" w14:textId="1ED98700"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Film properties</w:t>
            </w:r>
          </w:p>
        </w:tc>
        <w:tc>
          <w:tcPr>
            <w:tcW w:w="799" w:type="pct"/>
          </w:tcPr>
          <w:p w14:paraId="2D342C2C"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58F680E"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2997B34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26149A2" w14:textId="77777777" w:rsidTr="00F96068">
        <w:trPr>
          <w:cantSplit/>
          <w:trHeight w:val="397"/>
        </w:trPr>
        <w:tc>
          <w:tcPr>
            <w:tcW w:w="2003" w:type="pct"/>
          </w:tcPr>
          <w:p w14:paraId="2ABC191C"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density</w:t>
            </w:r>
          </w:p>
        </w:tc>
        <w:tc>
          <w:tcPr>
            <w:tcW w:w="799" w:type="pct"/>
          </w:tcPr>
          <w:p w14:paraId="0D1C158D" w14:textId="77777777" w:rsidR="00E54A50" w:rsidRPr="001A2EB4" w:rsidRDefault="00621E22"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nor/>
                      </m:rPr>
                      <w:rPr>
                        <w:rFonts w:cs="Times New Roman"/>
                        <w:sz w:val="22"/>
                        <w:szCs w:val="22"/>
                      </w:rPr>
                      <m:t>film</m:t>
                    </m:r>
                  </m:sub>
                </m:sSub>
              </m:oMath>
            </m:oMathPara>
          </w:p>
        </w:tc>
        <w:tc>
          <w:tcPr>
            <w:tcW w:w="1424" w:type="pct"/>
          </w:tcPr>
          <w:p w14:paraId="0973758D" w14:textId="33C94ADC" w:rsidR="00E54A50" w:rsidRPr="001A2EB4" w:rsidRDefault="00E54A50" w:rsidP="00641024">
            <w:pPr>
              <w:pStyle w:val="Compact"/>
              <w:spacing w:before="0" w:after="0" w:line="240" w:lineRule="auto"/>
              <w:jc w:val="left"/>
              <w:rPr>
                <w:rFonts w:cs="Times New Roman"/>
                <w:sz w:val="22"/>
                <w:szCs w:val="22"/>
              </w:rPr>
            </w:pPr>
            <w:del w:id="9010" w:author="Claude" w:date="2026-10-09T01:35:33Z">
              <w:r>
                <w:rPr>
                  <w:rFonts w:cs="Times New Roman"/>
                  <w:sz w:val="22"/>
                  <w:szCs w:val="22"/>
                </w:rPr>
                <w:delText xml:space="preserve">5</w:delText>
              </w:r>
            </w:del>
            <w:ins w:id="9009" w:author="Claude" w:date="2026-10-09T01:35:33Z">
              <w:r w:rsidRPr="001A2EB4">
                <w:rPr>
                  <w:rFonts w:cs="Times New Roman"/>
                  <w:sz w:val="22"/>
                  <w:szCs w:val="22"/>
                </w:rPr>
                <w:t xml:space="preserve">3</w:t>
              </w:r>
            </w:ins>
            <w:r w:rsidRPr="001A2EB4">
              <w:rPr>
                <w:rFonts w:cs="Times New Roman"/>
                <w:sz w:val="22"/>
                <w:szCs w:val="22"/>
              </w:rPr>
              <w:t xml:space="preserve">.</w:t>
            </w:r>
            <w:del w:id="9008" w:author="Claude" w:date="2026-10-09T01:35:33Z">
              <w:r>
                <w:rPr>
                  <w:rFonts w:cs="Times New Roman"/>
                  <w:sz w:val="22"/>
                  <w:szCs w:val="22"/>
                </w:rPr>
                <w:delText xml:space="preserve">606</w:delText>
              </w:r>
            </w:del>
            <w:ins w:id="9007" w:author="Claude" w:date="2026-10-09T01:35:33Z">
              <w:r w:rsidRPr="001A2EB4">
                <w:rPr>
                  <w:rFonts w:cs="Times New Roman"/>
                  <w:sz w:val="22"/>
                  <w:szCs w:val="22"/>
                </w:rPr>
                <w:t xml:space="preserve">998</w:t>
              </w:r>
            </w:ins>
            <w:r w:rsidRPr="001A2EB4">
              <w:rPr>
                <w:rFonts w:cs="Times New Roman"/>
                <w:sz w:val="22"/>
                <w:szCs w:val="22"/>
              </w:rPr>
              <w:t xml:space="preserve"> g cm</w:t>
            </w:r>
            <w:r w:rsidRPr="001A2EB4">
              <w:rPr>
                <w:rFonts w:cs="Times New Roman"/>
                <w:sz w:val="22"/>
                <w:szCs w:val="22"/>
                <w:vertAlign w:val="superscript"/>
              </w:rPr>
              <w:t>−3</w:t>
            </w:r>
          </w:p>
        </w:tc>
        <w:tc>
          <w:tcPr>
            <w:tcW w:w="774" w:type="pct"/>
          </w:tcPr>
          <w:p w14:paraId="2D7165F6" w14:textId="5B66E5EA"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A6791C">
              <w:rPr>
                <w:rFonts w:cs="Times New Roman"/>
                <w:sz w:val="22"/>
                <w:szCs w:val="22"/>
              </w:rPr>
              <w:instrText xml:space="preserve"> ADDIN ZOTERO_ITEM CSL_CITATION {"citationID":"hHwQHmrQ","properties":{"unsorted":false,"formattedCitation":"\\super [33]\\nosupersub{}","plainCitation":"[33]","noteIndex":0},"citationItems":[{"id":3844,"uris":["http://zotero.org/users/16939557/items/YSXNXCNJ"],"itemData":{"id":3844,"type":"book","abstract":"Presents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A6791C" w:rsidRPr="00A6791C">
              <w:rPr>
                <w:rFonts w:cs="Times New Roman"/>
                <w:sz w:val="22"/>
                <w:vertAlign w:val="superscript"/>
              </w:rPr>
              <w:t>[33]</w:t>
            </w:r>
            <w:r w:rsidRPr="001A2EB4">
              <w:rPr>
                <w:rFonts w:cs="Times New Roman"/>
                <w:sz w:val="22"/>
                <w:szCs w:val="22"/>
              </w:rPr>
              <w:fldChar w:fldCharType="end"/>
            </w:r>
          </w:p>
        </w:tc>
      </w:tr>
      <w:tr w:rsidR="00E54A50" w:rsidRPr="001A2EB4" w14:paraId="36B458A6" w14:textId="77777777" w:rsidTr="00641024">
        <w:trPr>
          <w:cantSplit/>
          <w:trHeight w:val="397"/>
        </w:trPr>
        <w:tc>
          <w:tcPr>
            <w:tcW w:w="2003" w:type="pct"/>
          </w:tcPr>
          <w:p w14:paraId="1952BFB2"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porosity</w:t>
            </w:r>
          </w:p>
        </w:tc>
        <w:tc>
          <w:tcPr>
            <w:tcW w:w="799" w:type="pct"/>
          </w:tcPr>
          <w:p w14:paraId="1690BC40" w14:textId="77777777" w:rsidR="00E54A50" w:rsidRPr="001A2EB4" w:rsidRDefault="00E54A50" w:rsidP="00641024">
            <w:pPr>
              <w:pStyle w:val="Compact"/>
              <w:spacing w:before="0" w:after="0" w:line="240" w:lineRule="auto"/>
              <w:jc w:val="left"/>
              <w:rPr>
                <w:rFonts w:cs="Times New Roman"/>
                <w:sz w:val="22"/>
                <w:szCs w:val="22"/>
              </w:rPr>
            </w:pPr>
            <m:oMathPara>
              <m:oMath>
                <m:r>
                  <w:rPr>
                    <w:rFonts w:ascii="Cambria Math" w:hAnsi="Cambria Math" w:cs="Times New Roman"/>
                    <w:sz w:val="22"/>
                    <w:szCs w:val="22"/>
                  </w:rPr>
                  <m:t>ε</m:t>
                </m:r>
              </m:oMath>
            </m:oMathPara>
          </w:p>
        </w:tc>
        <w:tc>
          <w:tcPr>
            <w:tcW w:w="1424" w:type="pct"/>
          </w:tcPr>
          <w:p w14:paraId="499299A6"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0.25</w:t>
            </w:r>
          </w:p>
        </w:tc>
        <w:tc>
          <w:tcPr>
            <w:tcW w:w="774" w:type="pct"/>
          </w:tcPr>
          <w:p w14:paraId="181D4A34" w14:textId="018A78F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A6791C">
              <w:rPr>
                <w:rFonts w:cs="Times New Roman"/>
                <w:sz w:val="22"/>
                <w:szCs w:val="22"/>
              </w:rPr>
              <w:instrText xml:space="preserve"> ADDIN ZOTERO_ITEM CSL_CITATION {"citationID":"oOAQfSGY","properties":{"unsorted":false,"formattedCitation":"\\super [35]\\nosupersub{}","plainCitation":"[35]","noteIndex":0},"citationItems":[{"id":4093,"uris":["http://zotero.org/users/16939557/items/UL4PDBDZ"],"itemData":{"id":4093,"type":"article-journal","abstract":"Porous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rPr>
              <w:fldChar w:fldCharType="separate"/>
            </w:r>
            <w:r w:rsidR="00A6791C" w:rsidRPr="00A6791C">
              <w:rPr>
                <w:rFonts w:cs="Times New Roman"/>
                <w:sz w:val="22"/>
                <w:vertAlign w:val="superscript"/>
              </w:rPr>
              <w:t>[35]</w:t>
            </w:r>
            <w:r w:rsidRPr="001A2EB4">
              <w:rPr>
                <w:rFonts w:cs="Times New Roman"/>
                <w:sz w:val="22"/>
                <w:szCs w:val="22"/>
              </w:rPr>
              <w:fldChar w:fldCharType="end"/>
            </w:r>
          </w:p>
        </w:tc>
      </w:tr>
      <w:tr w:rsidR="00E54A50" w:rsidRPr="001A2EB4" w14:paraId="35DD48AA" w14:textId="77777777" w:rsidTr="00F96068">
        <w:trPr>
          <w:cantSplit/>
          <w:trHeight w:val="397"/>
        </w:trPr>
        <w:tc>
          <w:tcPr>
            <w:tcW w:w="2003" w:type="pct"/>
          </w:tcPr>
          <w:p w14:paraId="1A39CC2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Film tortuosity</w:t>
            </w:r>
          </w:p>
          <w:p w14:paraId="3FB9B524" w14:textId="29D7A377"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Film molar mass</w:t>
            </w:r>
          </w:p>
        </w:tc>
        <w:tc>
          <w:tcPr>
            <w:tcW w:w="799" w:type="pct"/>
          </w:tcPr>
          <w:p w14:paraId="2A8DB7FA" w14:textId="77777777" w:rsidR="00E54A50" w:rsidRPr="001A2EB4" w:rsidRDefault="00E54A50" w:rsidP="00CB5BB3">
            <w:pPr>
              <w:pStyle w:val="Compact"/>
              <w:spacing w:before="0" w:after="0"/>
              <w:jc w:val="left"/>
              <w:rPr>
                <w:rFonts w:cs="Times New Roman"/>
                <w:sz w:val="22"/>
                <w:szCs w:val="22"/>
              </w:rPr>
            </w:pPr>
            <m:oMathPara>
              <m:oMath>
                <m:r>
                  <w:rPr>
                    <w:rFonts w:ascii="Cambria Math" w:hAnsi="Cambria Math" w:cs="Times New Roman"/>
                    <w:sz w:val="22"/>
                    <w:szCs w:val="22"/>
                  </w:rPr>
                  <m:t>τ</m:t>
                </m:r>
              </m:oMath>
            </m:oMathPara>
          </w:p>
          <w:p w14:paraId="526701F0" w14:textId="68715B32" w:rsidR="00CB5BB3" w:rsidRPr="001A2EB4" w:rsidRDefault="00621E22" w:rsidP="00CB5BB3">
            <w:pPr>
              <w:pStyle w:val="Compact"/>
              <w:spacing w:before="0" w:after="0"/>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film</m:t>
                    </m:r>
                  </m:sub>
                </m:sSub>
              </m:oMath>
            </m:oMathPara>
          </w:p>
        </w:tc>
        <w:tc>
          <w:tcPr>
            <w:tcW w:w="1424" w:type="pct"/>
          </w:tcPr>
          <w:p w14:paraId="115F0D1C" w14:textId="77777777" w:rsidR="00E54A50" w:rsidRPr="001A2EB4" w:rsidRDefault="00E54A50" w:rsidP="00CB5BB3">
            <w:pPr>
              <w:pStyle w:val="Compact"/>
              <w:spacing w:before="0" w:after="0"/>
              <w:jc w:val="left"/>
              <w:rPr>
                <w:rFonts w:cs="Times New Roman"/>
                <w:sz w:val="22"/>
                <w:szCs w:val="22"/>
              </w:rPr>
            </w:pPr>
            <w:del w:id="9012" w:author="Claude" w:date="2026-10-09T01:35:33Z">
              <w:r>
                <w:rPr>
                  <w:rFonts w:cs="Times New Roman"/>
                  <w:sz w:val="22"/>
                  <w:szCs w:val="22"/>
                </w:rPr>
                <w:delText xml:space="preserve">2.00</w:delText>
              </w:r>
            </w:del>
            <w:ins w:id="9011" w:author="Claude" w:date="2026-10-09T01:35:33Z">
              <w:r w:rsidRPr="001A2EB4">
                <w:rPr>
                  <w:rFonts w:cs="Times New Roman"/>
                  <w:sz w:val="22"/>
                  <w:szCs w:val="22"/>
                </w:rPr>
                <w:t xml:space="preserve">120</w:t>
              </w:r>
            </w:ins>
          </w:p>
          <w:p w14:paraId="54C2488D" w14:textId="4BB44211"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81.38 g mol−1</w:t>
            </w:r>
          </w:p>
        </w:tc>
        <w:tc>
          <w:tcPr>
            <w:tcW w:w="774" w:type="pct"/>
          </w:tcPr>
          <w:p w14:paraId="5FC371F3" w14:textId="1A01BF52" w:rsidR="00E54A50" w:rsidRPr="001A2EB4" w:rsidRDefault="00E54A50" w:rsidP="00CB5BB3">
            <w:pPr>
              <w:pStyle w:val="Compact"/>
              <w:spacing w:before="0" w:after="0"/>
              <w:jc w:val="left"/>
              <w:rPr>
                <w:rFonts w:cs="Times New Roman"/>
                <w:sz w:val="22"/>
                <w:vertAlign w:val="superscript"/>
              </w:rPr>
            </w:pPr>
            <w:r w:rsidRPr="001A2EB4">
              <w:rPr>
                <w:rFonts w:cs="Times New Roman"/>
                <w:sz w:val="22"/>
                <w:vertAlign w:val="superscript"/>
              </w:rPr>
              <w:fldChar w:fldCharType="begin"/>
            </w:r>
            <w:r w:rsidR="00A6791C">
              <w:rPr>
                <w:rFonts w:cs="Times New Roman"/>
                <w:sz w:val="22"/>
                <w:vertAlign w:val="superscript"/>
              </w:rPr>
              <w:instrText xml:space="preserve"> ADDIN ZOTERO_ITEM CSL_CITATION {"citationID":"Au8QZnxE","properties":{"unsorted":false,"formattedCitation":"\\super [36]\\nosupersub{}","plainCitation":"[36]","noteIndex":0},"citationItems":[{"id":3991,"uris":["http://zotero.org/users/16939557/items/PJ5WSM85"],"itemData":{"id":3991,"type":"chapter","abstract":"Abstract\n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rPr>
              <w:fldChar w:fldCharType="separate"/>
            </w:r>
            <w:r w:rsidR="00A6791C" w:rsidRPr="00A6791C">
              <w:rPr>
                <w:rFonts w:cs="Times New Roman"/>
                <w:sz w:val="22"/>
                <w:vertAlign w:val="superscript"/>
              </w:rPr>
              <w:t>[36]</w:t>
            </w:r>
            <w:r w:rsidRPr="001A2EB4">
              <w:rPr>
                <w:rFonts w:cs="Times New Roman"/>
                <w:sz w:val="22"/>
                <w:vertAlign w:val="superscript"/>
              </w:rPr>
              <w:fldChar w:fldCharType="end"/>
            </w:r>
          </w:p>
          <w:p w14:paraId="3C66266F" w14:textId="5D0C6366" w:rsidR="00CB5BB3" w:rsidRPr="001A2EB4" w:rsidRDefault="009C7622" w:rsidP="00CB5BB3">
            <w:pPr>
              <w:pStyle w:val="Compact"/>
              <w:spacing w:before="0" w:after="0"/>
              <w:jc w:val="left"/>
              <w:rPr>
                <w:rFonts w:cs="Times New Roman"/>
                <w:sz w:val="22"/>
                <w:vertAlign w:val="superscript"/>
              </w:rPr>
            </w:pPr>
            <w:r w:rsidRPr="001A2EB4">
              <w:rPr>
                <w:rFonts w:cs="Times New Roman"/>
                <w:sz w:val="22"/>
                <w:szCs w:val="22"/>
              </w:rPr>
              <w:fldChar w:fldCharType="begin"/>
            </w:r>
            <w:r w:rsidR="00A6791C">
              <w:rPr>
                <w:rFonts w:cs="Times New Roman"/>
                <w:sz w:val="22"/>
                <w:szCs w:val="22"/>
              </w:rPr>
              <w:instrText xml:space="preserve"> ADDIN ZOTERO_ITEM CSL_CITATION {"citationID":"9qIzsxfq","properties":{"unsorted":false,"formattedCitation":"\\super [33]\\nosupersub{}","plainCitation":"[33]","noteIndex":0},"citationItems":[{"id":3844,"uris":["http://zotero.org/users/16939557/items/YSXNXCNJ"],"itemData":{"id":3844,"type":"book","abstract":"Presents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A6791C" w:rsidRPr="00A6791C">
              <w:rPr>
                <w:rFonts w:cs="Times New Roman"/>
                <w:sz w:val="22"/>
                <w:vertAlign w:val="superscript"/>
              </w:rPr>
              <w:t>[33]</w:t>
            </w:r>
            <w:r w:rsidRPr="001A2EB4">
              <w:rPr>
                <w:rFonts w:cs="Times New Roman"/>
                <w:sz w:val="22"/>
                <w:szCs w:val="22"/>
              </w:rPr>
              <w:fldChar w:fldCharType="end"/>
            </w:r>
          </w:p>
        </w:tc>
      </w:tr>
      <w:tr w:rsidR="00E54A50" w:rsidRPr="001A2EB4" w14:paraId="00B9AB7C" w14:textId="77777777" w:rsidTr="00F96068">
        <w:trPr>
          <w:cantSplit/>
          <w:trHeight w:val="397"/>
        </w:trPr>
        <w:tc>
          <w:tcPr>
            <w:tcW w:w="2003" w:type="pct"/>
          </w:tcPr>
          <w:p w14:paraId="1CE46343"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Interface conditions</w:t>
            </w:r>
          </w:p>
        </w:tc>
        <w:tc>
          <w:tcPr>
            <w:tcW w:w="799" w:type="pct"/>
          </w:tcPr>
          <w:p w14:paraId="00C0B665"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C21E4E1"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B5681AD"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D3B0A43" w14:textId="77777777" w:rsidTr="00641024">
        <w:trPr>
          <w:cantSplit/>
          <w:trHeight w:val="397"/>
          <w:del w:id="20437" w:author="Claude" w:date="2026-10-09T01:35:33Z"/>
        </w:trPr>
        <w:tc>
          <w:tcPr>
            <w:tcW w:w="2003" w:type="pct"/>
          </w:tcPr>
          <w:p w14:paraId="6DF45B28" w14:textId="77777777" w:rsidR="00E54A50" w:rsidRPr="001A2EB4" w:rsidRDefault="00E54A50" w:rsidP="00641024">
            <w:pPr>
              <w:pStyle w:val="Compact"/>
              <w:spacing w:before="0" w:after="0" w:line="240" w:lineRule="auto"/>
              <w:jc w:val="left"/>
              <w:rPr>
                <w:del w:id="20442" w:author="Claude" w:date="2026-10-09T01:35:33Z"/>
                <w:rFonts w:cs="Times New Roman"/>
                <w:sz w:val="22"/>
                <w:szCs w:val="22"/>
              </w:rPr>
            </w:pPr>
            <m:oMath>
              <m:r>
                <m:rPr>
                  <m:sty m:val="p"/>
                </m:rPr>
                <w:rPr>
                  <w:del w:id="20439" w:author="Claude" w:date="2026-10-09T01:35:33Z"/>
                  <w:rFonts w:ascii="Cambria Math" w:hAnsi="Cambria Math" w:cs="Times New Roman"/>
                  <w:sz w:val="22"/>
                  <w:szCs w:val="22"/>
                </w:rPr>
                <m:t>Z</m:t>
              </m:r>
              <m:sSup>
                <m:sSupPr>
                  <m:ctrlPr>
                    <w:rPr>
                      <w:rFonts w:ascii="Cambria Math" w:hAnsi="Cambria Math" w:cs="Times New Roman"/>
                      <w:sz w:val="22"/>
                      <w:szCs w:val="22"/>
                    </w:rPr>
                  </m:ctrlPr>
                </m:sSupPr>
                <m:e>
                  <m:r>
                    <m:rPr>
                      <m:sty m:val="p"/>
                    </m:rPr>
                    <w:rPr>
                      <w:del w:id="20440" w:author="Claude" w:date="2026-10-09T01:35:33Z"/>
                      <w:rFonts w:ascii="Cambria Math" w:hAnsi="Cambria Math" w:cs="Times New Roman"/>
                      <w:sz w:val="22"/>
                      <w:szCs w:val="22"/>
                    </w:rPr>
                    <m:t>n</m:t>
                  </m:r>
                </m:e>
                <m:sup>
                  <m:r>
                    <m:rPr>
                      <m:sty m:val="p"/>
                    </m:rPr>
                    <w:rPr>
                      <w:del w:id="20441" w:author="Claude" w:date="2026-10-09T01:35:33Z"/>
                      <w:rFonts w:ascii="Cambria Math" w:hAnsi="Cambria Math" w:cs="Times New Roman"/>
                      <w:sz w:val="22"/>
                      <w:szCs w:val="22"/>
                    </w:rPr>
                    <m:t>2+</m:t>
                  </m:r>
                </m:sup>
              </m:sSup>
            </m:oMath>
            <w:del w:id="20438" w:author="Claude" w:date="2026-10-09T01:35:33Z">
              <w:r w:rsidRPr="001A2EB4">
                <w:rPr>
                  <w:rFonts w:cs="Times New Roman"/>
                  <w:sz w:val="22"/>
                  <w:szCs w:val="22"/>
                </w:rPr>
                <w:delText xml:space="preserve"> sat. concentration</w:delText>
              </w:r>
            </w:del>
          </w:p>
        </w:tc>
        <w:tc>
          <w:tcPr>
            <w:tcW w:w="799" w:type="pct"/>
          </w:tcPr>
          <w:p w14:paraId="525A06B1" w14:textId="77777777" w:rsidR="00E54A50" w:rsidRPr="001A2EB4" w:rsidRDefault="00E54A50" w:rsidP="00641024">
            <w:pPr>
              <w:pStyle w:val="Compact"/>
              <w:spacing w:before="0" w:after="0" w:line="240" w:lineRule="auto"/>
              <w:jc w:val="left"/>
              <w:rPr>
                <w:del w:id="20446" w:author="Claude" w:date="2026-10-09T01:35:33Z"/>
                <w:rFonts w:cs="Times New Roman"/>
                <w:sz w:val="22"/>
                <w:szCs w:val="22"/>
              </w:rPr>
            </w:pPr>
            <m:oMathPara>
              <m:oMath>
                <m:r>
                  <m:rPr>
                    <m:sty m:val="p"/>
                  </m:rPr>
                  <w:rPr>
                    <w:del w:id="20443" w:author="Claude" w:date="2026-10-09T01:35:33Z"/>
                    <w:rFonts w:ascii="Cambria Math" w:hAnsi="Cambria Math" w:cs="Times New Roman"/>
                    <w:sz w:val="22"/>
                    <w:szCs w:val="22"/>
                  </w:rPr>
                  <m:t>[Zn</m:t>
                </m:r>
                <m:sSub>
                  <m:sSubPr>
                    <m:ctrlPr>
                      <w:rPr>
                        <w:rFonts w:ascii="Cambria Math" w:hAnsi="Cambria Math" w:cs="Times New Roman"/>
                        <w:sz w:val="22"/>
                        <w:szCs w:val="22"/>
                      </w:rPr>
                    </m:ctrlPr>
                  </m:sSubPr>
                  <m:e>
                    <m:r>
                      <m:rPr>
                        <m:sty m:val="p"/>
                      </m:rPr>
                      <w:rPr>
                        <w:del w:id="20444" w:author="Claude" w:date="2026-10-09T01:35:33Z"/>
                        <w:rFonts w:ascii="Cambria Math" w:hAnsi="Cambria Math" w:cs="Times New Roman"/>
                        <w:sz w:val="22"/>
                        <w:szCs w:val="22"/>
                      </w:rPr>
                      <m:t>]</m:t>
                    </m:r>
                  </m:e>
                  <m:sub>
                    <m:r>
                      <m:rPr>
                        <m:sty m:val="p"/>
                      </m:rPr>
                      <w:rPr>
                        <w:del w:id="20445" w:author="Claude" w:date="2026-10-09T01:35:33Z"/>
                        <w:rFonts w:ascii="Cambria Math" w:hAnsi="Cambria Math" w:cs="Times New Roman"/>
                        <w:sz w:val="22"/>
                        <w:szCs w:val="22"/>
                      </w:rPr>
                      <m:t>sat</m:t>
                    </m:r>
                  </m:sub>
                </m:sSub>
              </m:oMath>
            </m:oMathPara>
          </w:p>
        </w:tc>
        <w:tc>
          <w:tcPr>
            <w:tcW w:w="1424" w:type="pct"/>
          </w:tcPr>
          <w:p w14:paraId="62BF8EBD" w14:textId="4387A5BE" w:rsidR="00E54A50" w:rsidRPr="001A2EB4" w:rsidRDefault="00E54A50" w:rsidP="00641024">
            <w:pPr>
              <w:pStyle w:val="Compact"/>
              <w:spacing w:before="0" w:after="0" w:line="240" w:lineRule="auto"/>
              <w:jc w:val="left"/>
              <w:rPr>
                <w:del w:id="20449" w:author="Claude" w:date="2026-10-09T01:35:33Z"/>
                <w:rFonts w:cs="Times New Roman"/>
                <w:sz w:val="22"/>
                <w:szCs w:val="22"/>
              </w:rPr>
            </w:pPr>
            <w:del w:id="20447" w:author="Claude" w:date="2026-10-09T01:35:33Z">
              <w:r w:rsidRPr="001A2EB4">
                <w:rPr>
                  <w:rFonts w:cs="Times New Roman"/>
                  <w:sz w:val="22"/>
                  <w:szCs w:val="22"/>
                </w:rPr>
                <w:delText xml:space="preserve">10 mg L</w:delText>
              </w:r>
            </w:del>
            <w:del w:id="20448" w:author="Claude" w:date="2026-10-09T01:35:33Z">
              <w:r w:rsidRPr="001A2EB4">
                <w:rPr>
                  <w:rFonts w:cs="Times New Roman"/>
                  <w:sz w:val="22"/>
                  <w:szCs w:val="22"/>
                  <w:vertAlign w:val="superscript"/>
                </w:rPr>
                <w:delText xml:space="preserve">−1</w:delText>
              </w:r>
            </w:del>
          </w:p>
        </w:tc>
        <w:tc>
          <w:tcPr>
            <w:tcW w:w="774" w:type="pct"/>
          </w:tcPr>
          <w:p w14:paraId="69D3CBB7" w14:textId="567DA5A8" w:rsidR="00E54A50" w:rsidRPr="001A2EB4" w:rsidRDefault="00E54A50" w:rsidP="00641024">
            <w:pPr>
              <w:pStyle w:val="Compact"/>
              <w:spacing w:before="0" w:after="0" w:line="240" w:lineRule="auto"/>
              <w:jc w:val="left"/>
              <w:rPr>
                <w:del w:id="20455" w:author="Claude" w:date="2026-10-09T01:35:33Z"/>
                <w:rFonts w:cs="Times New Roman"/>
                <w:sz w:val="22"/>
                <w:szCs w:val="22"/>
              </w:rPr>
            </w:pPr>
            <w:del w:id="20450" w:author="Claude" w:date="2026-10-09T01:35:33Z">
              <w:r w:rsidRPr="001A2EB4">
                <w:rPr>
                  <w:rFonts w:cs="Times New Roman"/>
                  <w:sz w:val="22"/>
                  <w:szCs w:val="22"/>
                </w:rPr>
                <w:fldChar w:fldCharType="begin"/>
              </w:r>
            </w:del>
            <w:del w:id="20451" w:author="Claude" w:date="2026-10-09T01:35:33Z">
              <w:r w:rsidR="00A6791C">
                <w:rPr>
                  <w:rFonts w:cs="Times New Roman"/>
                  <w:sz w:val="22"/>
                  <w:szCs w:val="22"/>
                </w:rPr>
                <w:delInstrText xml:space="preserve"> ADDIN ZOTERO_ITEM CSL_CITATION {"citationID":"4uE0bPh7","properties":{"unsorted":false,"formattedCitation":"\\super [37]\\nosupersub{}","plainCitation":"[37]","noteIndex":0},"citationItems":[{"id":3507,"uris":["http://zotero.org/users/16939557/items/3SWFGNFX"],"itemData":{"id":3507,"type":"article-journal","citation-key":"chenFluidinducedCorrosionBehavior2021","container-title":"Journal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delInstrText>
              </w:r>
            </w:del>
            <w:del w:id="20452" w:author="Claude" w:date="2026-10-09T01:35:33Z">
              <w:r w:rsidRPr="001A2EB4">
                <w:rPr>
                  <w:rFonts w:cs="Times New Roman"/>
                  <w:sz w:val="22"/>
                  <w:szCs w:val="22"/>
                </w:rPr>
                <w:fldChar w:fldCharType="separate"/>
              </w:r>
            </w:del>
            <w:del w:id="20453" w:author="Claude" w:date="2026-10-09T01:35:33Z">
              <w:r w:rsidR="00A6791C" w:rsidRPr="00A6791C">
                <w:rPr>
                  <w:rFonts w:cs="Times New Roman"/>
                  <w:sz w:val="22"/>
                  <w:vertAlign w:val="superscript"/>
                </w:rPr>
                <w:delText xml:space="preserve">[37]</w:delText>
              </w:r>
            </w:del>
            <w:del w:id="20454" w:author="Claude" w:date="2026-10-09T01:35:33Z">
              <w:r w:rsidRPr="001A2EB4">
                <w:rPr>
                  <w:rFonts w:cs="Times New Roman"/>
                  <w:sz w:val="22"/>
                  <w:szCs w:val="22"/>
                </w:rPr>
                <w:fldChar w:fldCharType="end"/>
              </w:r>
            </w:del>
          </w:p>
        </w:tc>
      </w:tr>
      <w:tr w:rsidR="00E54A50" w:rsidRPr="001A2EB4" w14:paraId="3F0159D2" w14:textId="77777777" w:rsidTr="00F96068">
        <w:trPr>
          <w:cantSplit/>
          <w:trHeight w:val="397"/>
        </w:trPr>
        <w:tc>
          <w:tcPr>
            <w:tcW w:w="2003" w:type="pct"/>
          </w:tcPr>
          <w:p w14:paraId="5D05A3ED"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Initial conditions</w:t>
            </w:r>
          </w:p>
        </w:tc>
        <w:tc>
          <w:tcPr>
            <w:tcW w:w="799" w:type="pct"/>
          </w:tcPr>
          <w:p w14:paraId="3C6E910A"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8BF1395"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555F2AFF"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A3884C7" w14:textId="77777777" w:rsidTr="00641024">
        <w:trPr>
          <w:cantSplit/>
          <w:trHeight w:val="397"/>
        </w:trPr>
        <w:tc>
          <w:tcPr>
            <w:tcW w:w="2003" w:type="pct"/>
          </w:tcPr>
          <w:p w14:paraId="31DF9752"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concentration</w:t>
            </w:r>
          </w:p>
        </w:tc>
        <w:tc>
          <w:tcPr>
            <w:tcW w:w="799" w:type="pct"/>
          </w:tcPr>
          <w:p w14:paraId="69BCE9F2" w14:textId="77777777" w:rsidR="00E54A50" w:rsidRPr="001A2EB4" w:rsidRDefault="00621E22"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0F67DBDB"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w:t>
            </w:r>
          </w:p>
        </w:tc>
        <w:tc>
          <w:tcPr>
            <w:tcW w:w="774" w:type="pct"/>
          </w:tcPr>
          <w:p w14:paraId="1E6A2C77"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2592DF6D" w14:textId="77777777" w:rsidTr="00F96068">
        <w:trPr>
          <w:cantSplit/>
          <w:trHeight w:val="397"/>
        </w:trPr>
        <w:tc>
          <w:tcPr>
            <w:tcW w:w="2003" w:type="pct"/>
          </w:tcPr>
          <w:p w14:paraId="154AC54D"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concentration</w:t>
            </w:r>
          </w:p>
        </w:tc>
        <w:tc>
          <w:tcPr>
            <w:tcW w:w="799" w:type="pct"/>
          </w:tcPr>
          <w:p w14:paraId="707FC9E0" w14:textId="77777777" w:rsidR="00E54A50" w:rsidRPr="001A2EB4" w:rsidRDefault="00621E22"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71708B56" w14:textId="61E798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142.3 mmol L</w:t>
            </w:r>
            <w:r w:rsidRPr="001A2EB4">
              <w:rPr>
                <w:rFonts w:cs="Times New Roman"/>
                <w:sz w:val="22"/>
                <w:szCs w:val="22"/>
                <w:vertAlign w:val="superscript"/>
              </w:rPr>
              <w:t xml:space="preserve">−1</w:t>
            </w:r>
            <w:ins w:id="9013" w:author="Claude" w:date="2026-10-09T01:35:33Z">
              <w:r w:rsidRPr="001A2EB4">
                <w:rPr>
                  <w:rFonts w:cs="Times New Roman"/>
                  <w:sz w:val="22"/>
                  <w:szCs w:val="22"/>
                  <w:vertAlign w:val="superscript"/>
                </w:rPr>
                <w:t xml:space="preserve"> (5.04 × 10⁻⁶ g mm⁻³)</w:t>
              </w:r>
            </w:ins>
          </w:p>
        </w:tc>
        <w:tc>
          <w:tcPr>
            <w:tcW w:w="774" w:type="pct"/>
          </w:tcPr>
          <w:p w14:paraId="059E50EA" w14:textId="74CD77C3"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A6791C">
              <w:rPr>
                <w:rFonts w:cs="Times New Roman"/>
                <w:sz w:val="22"/>
                <w:szCs w:val="22"/>
              </w:rPr>
              <w:instrText xml:space="preserve"> ADDIN ZOTERO_ITEM CSL_CITATION {"citationID":"ZtOdV6sS","properties":{"unsorted":false,"formattedCitation":"\\super [38]\\nosupersub{}","plainCitation":"[38]","noteIndex":0},"citationItems":[{"id":4092,"uris":["http://zotero.org/users/16939557/items/946AFXXG"],"itemData":{"id":4092,"type":"article-journal","abstract":"The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rPr>
              <w:fldChar w:fldCharType="separate"/>
            </w:r>
            <w:r w:rsidR="00A6791C" w:rsidRPr="00A6791C">
              <w:rPr>
                <w:rFonts w:cs="Times New Roman"/>
                <w:sz w:val="22"/>
                <w:vertAlign w:val="superscript"/>
              </w:rPr>
              <w:t>[38]</w:t>
            </w:r>
            <w:r w:rsidRPr="001A2EB4">
              <w:rPr>
                <w:rFonts w:cs="Times New Roman"/>
                <w:sz w:val="22"/>
                <w:szCs w:val="22"/>
              </w:rPr>
              <w:fldChar w:fldCharType="end"/>
            </w:r>
          </w:p>
        </w:tc>
      </w:tr>
      <w:tr w:rsidR="00E54A50" w:rsidRPr="001A2EB4" w14:paraId="2CEFE425" w14:textId="77777777" w:rsidTr="00641024">
        <w:trPr>
          <w:cantSplit/>
          <w:trHeight w:val="397"/>
        </w:trPr>
        <w:tc>
          <w:tcPr>
            <w:tcW w:w="2003" w:type="pct"/>
          </w:tcPr>
          <w:p w14:paraId="0E9217D7" w14:textId="77777777" w:rsidR="00E54A50" w:rsidRPr="001A2EB4" w:rsidRDefault="00621E22"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concentration</w:t>
            </w:r>
          </w:p>
        </w:tc>
        <w:tc>
          <w:tcPr>
            <w:tcW w:w="799" w:type="pct"/>
          </w:tcPr>
          <w:p w14:paraId="15A95246" w14:textId="77777777" w:rsidR="00E54A50" w:rsidRPr="001A2EB4" w:rsidRDefault="00621E22"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1BC5FFA1" w14:textId="0B7E5D0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3.5 mg L</w:t>
            </w:r>
            <w:r w:rsidRPr="001A2EB4">
              <w:rPr>
                <w:rFonts w:cs="Times New Roman"/>
                <w:sz w:val="22"/>
                <w:szCs w:val="22"/>
                <w:vertAlign w:val="superscript"/>
              </w:rPr>
              <w:t xml:space="preserve">−1</w:t>
            </w:r>
            <w:ins w:id="9014" w:author="Claude" w:date="2026-10-09T01:35:33Z">
              <w:r w:rsidRPr="001A2EB4">
                <w:rPr>
                  <w:rFonts w:cs="Times New Roman"/>
                  <w:sz w:val="22"/>
                  <w:szCs w:val="22"/>
                  <w:vertAlign w:val="superscript"/>
                </w:rPr>
                <w:t xml:space="preserve"> (3.5 × 10⁻⁹ g mm⁻³)</w:t>
              </w:r>
            </w:ins>
          </w:p>
        </w:tc>
        <w:tc>
          <w:tcPr>
            <w:tcW w:w="774" w:type="pct"/>
          </w:tcPr>
          <w:p w14:paraId="15EC7FCF" w14:textId="4C918B1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{"citationID":"Qb99DDIy","properties":{"unsorted":false,"formattedCitation":"\\super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[21]</w:t>
            </w:r>
            <w:r w:rsidRPr="001A2EB4">
              <w:rPr>
                <w:rFonts w:cs="Times New Roman"/>
                <w:sz w:val="22"/>
                <w:szCs w:val="22"/>
              </w:rPr>
              <w:fldChar w:fldCharType="end"/>
            </w:r>
          </w:p>
        </w:tc>
      </w:tr>
      <w:tr w:rsidR="00E54A50" w:rsidRPr="001A2EB4" w14:paraId="4E76E898" w14:textId="77777777" w:rsidTr="00F96068">
        <w:trPr>
          <w:cantSplit/>
          <w:trHeight w:val="397"/>
        </w:trPr>
        <w:tc>
          <w:tcPr>
            <w:tcW w:w="2003" w:type="pct"/>
          </w:tcPr>
          <w:p w14:paraId="0A101EE9" w14:textId="2535882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pH</w:t>
            </w:r>
          </w:p>
        </w:tc>
        <w:tc>
          <w:tcPr>
            <w:tcW w:w="799" w:type="pct"/>
          </w:tcPr>
          <w:p w14:paraId="277E7E5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w:t>
            </w:r>
          </w:p>
        </w:tc>
        <w:tc>
          <w:tcPr>
            <w:tcW w:w="1424" w:type="pct"/>
          </w:tcPr>
          <w:p w14:paraId="3AC214E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7.40</w:t>
            </w:r>
          </w:p>
        </w:tc>
        <w:tc>
          <w:tcPr>
            <w:tcW w:w="774" w:type="pct"/>
          </w:tcPr>
          <w:p w14:paraId="42A852A2" w14:textId="024EAA70"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A6791C">
              <w:rPr>
                <w:rFonts w:cs="Times New Roman"/>
                <w:sz w:val="22"/>
                <w:szCs w:val="22"/>
              </w:rPr>
              <w:instrText xml:space="preserve"> ADDIN ZOTERO_ITEM CSL_CITATION {"citationID":"GVtRPvVm","properties":{"unsorted":false,"formattedCitation":"\\super [39]\\nosupersub{}","plainCitation":"[39]","noteIndex":0},"citationItems":[{"id":3922,"uris":["http://zotero.org/users/16939557/items/9XZFX7JJ"],"itemData":{"id":3922,"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rPr>
              <w:fldChar w:fldCharType="separate"/>
            </w:r>
            <w:r w:rsidR="00A6791C" w:rsidRPr="00A6791C">
              <w:rPr>
                <w:rFonts w:cs="Times New Roman"/>
                <w:sz w:val="22"/>
                <w:vertAlign w:val="superscript"/>
              </w:rPr>
              <w:t>[39]</w:t>
            </w:r>
            <w:r w:rsidRPr="001A2EB4">
              <w:rPr>
                <w:rFonts w:cs="Times New Roman"/>
                <w:sz w:val="22"/>
                <w:szCs w:val="22"/>
              </w:rPr>
              <w:fldChar w:fldCharType="end"/>
            </w:r>
          </w:p>
        </w:tc>
      </w:tr>
      <w:bookmarkEnd w:id="10"/>
    </w:tbl>
    <w:p w14:paraId="77CFBF34" w14:textId="77777777" w:rsidR="00E54A50" w:rsidRPr="001A2EB4" w:rsidRDefault="00E54A50" w:rsidP="00E54A50">
      <w:pPr>
        <w:pStyle w:val="BodyText"/>
        <w:ind w:firstLine="0"/>
        <w:rPr>
          <w:rFonts w:cs="Times New Roman"/>
        </w:rPr>
      </w:pPr>
    </w:p>
    <w:bookmarkEnd w:id="8"/>
    <w:p w14:paraId="77E72313" w14:textId="77777777" w:rsidR="00E54A50" w:rsidRPr="001A2EB4" w:rsidRDefault="00E54A50" w:rsidP="000631D6">
      <w:pPr>
        <w:pStyle w:val="Heading2"/>
      </w:pPr>
      <w:r w:rsidRPr="001A2EB4">
        <w:lastRenderedPageBreak/>
        <w:t>Model Optimization and Calibration</w:t>
      </w:r>
    </w:p>
    <w:p w14:paraId="1EF45F4D" w14:textId="4386E9CA" w:rsidR="00435C38" w:rsidRPr="001A2EB4" w:rsidRDefault="00E54A50" w:rsidP="00435C38">
      <w:pPr>
        <w:pStyle w:val="BodyText"/>
      </w:pPr>
      <w:r w:rsidRPr="001A2EB4">
        <w:t>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 (</w:t>
      </w:r>
      <w:r w:rsidRPr="00A44EF5">
        <w:rPr>
          <w:b/>
          <w:bCs/>
        </w:rPr>
        <w:t>Section S4</w:t>
      </w:r>
      <w:r w:rsidRPr="001A2EB4">
        <w:t xml:space="preserve">). </w:t>
      </w:r>
      <w:r w:rsidR="00DE298F" w:rsidRPr="001A2EB4">
        <w:t>This analysis identified the three effective kinetic parameters</w:t>
      </w:r>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147E69" w:rsidRPr="001A2EB4">
        <w:t xml:space="preserve"> </w:t>
      </w:r>
      <w:r w:rsidR="00DE298F" w:rsidRPr="001A2EB4">
        <w:t>as influential controls on predicted Zn mass loss.</w:t>
      </w:r>
      <w:r w:rsidR="00295668" w:rsidRPr="001A2EB4">
        <w:t xml:space="preserve"> </w:t>
      </w:r>
      <w:r w:rsidR="00A44EF5">
        <w:t>These</w:t>
      </w:r>
      <w:r w:rsidR="00D16F63" w:rsidRPr="001A2EB4">
        <w:t xml:space="preserve"> identified kinetic parameters </w:t>
      </w:r>
      <w:r w:rsidR="00435C38" w:rsidRPr="001A2EB4">
        <w:t>were calibrated using Bayesian optimization</w:t>
      </w:r>
      <w:r w:rsidR="00A44EF5">
        <w:t xml:space="preserve"> </w:t>
      </w:r>
      <w:r w:rsidR="00A44EF5" w:rsidRPr="001A2EB4">
        <w:t>(</w:t>
      </w:r>
      <w:r w:rsidR="00A44EF5" w:rsidRPr="00A44EF5">
        <w:rPr>
          <w:b/>
          <w:bCs/>
        </w:rPr>
        <w:t>Section S5</w:t>
      </w:r>
      <w:r w:rsidR="00A44EF5" w:rsidRPr="001A2EB4">
        <w:t>)</w:t>
      </w:r>
      <w:r w:rsidR="00435C38" w:rsidRPr="001A2EB4">
        <w:t>.</w:t>
      </w:r>
      <w:r w:rsidR="00295668" w:rsidRPr="001A2EB4">
        <w:t xml:space="preserve"> The calibration</w:t>
      </w:r>
      <w:r w:rsidR="00435C38" w:rsidRPr="001A2EB4">
        <w:t xml:space="preserve"> used published 14-day mass-loss measurements obtained from revised simulated body fluid (r-SBF) immersion experiments reported by Liu et al. </w:t>
      </w:r>
      <w:r w:rsidR="00435C38" w:rsidRPr="001A2EB4">
        <w:rPr>
          <w:rFonts w:cs="Times New Roman"/>
        </w:rPr>
        <w:fldChar w:fldCharType="begin"/>
      </w:r>
      <w:r w:rsidR="00A6791C">
        <w:rPr>
          <w:rFonts w:cs="Times New Roman"/>
        </w:rPr>
        <w:instrText xml:space="preserve"> ADDIN ZOTERO_ITEM CSL_CITATION {"citationID":"4C0fw3Ct","properties":{"unsorted":false,"formattedCitation":"\\super [40]\\nosupersub{}","plainCitation":"[40]","noteIndex":0},"citationItems":[{"id":3943,"uris":["http://zotero.org/users/16939557/items/QAXDRACS"],"itemData":{"id":3943,"type":"article-journal","citation-key":"liuInitialFormationCorrosion2018","container-title":"Journal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rPr>
        <w:fldChar w:fldCharType="separate"/>
      </w:r>
      <w:r w:rsidR="00A6791C" w:rsidRPr="00A6791C">
        <w:rPr>
          <w:rFonts w:cs="Times New Roman"/>
          <w:vertAlign w:val="superscript"/>
        </w:rPr>
        <w:t>[40]</w:t>
      </w:r>
      <w:r w:rsidR="00435C38" w:rsidRPr="001A2EB4">
        <w:rPr>
          <w:rFonts w:cs="Times New Roman"/>
        </w:rPr>
        <w:fldChar w:fldCharType="end"/>
      </w:r>
      <w:r w:rsidR="00435C38" w:rsidRPr="001A2EB4">
        <w:t xml:space="preserve"> (</w:t>
      </w:r>
      <w:r w:rsidR="00A44EF5" w:rsidRPr="00A44EF5">
        <w:rPr>
          <w:b/>
          <w:bCs/>
        </w:rPr>
        <w:t>Table S7</w:t>
      </w:r>
      <w:r w:rsidR="00435C38" w:rsidRPr="001A2EB4">
        <w:t xml:space="preserve">). Optimal parameter combinations were identified by minimizing the RMSE between simulated and literature mass-loss data. </w:t>
      </w:r>
      <w:r w:rsidR="00881520" w:rsidRPr="001A2EB4">
        <w:t xml:space="preserve">The calibrated model was then validated against the HBSS immersion dataset generated in the present study. </w:t>
      </w:r>
    </w:p>
    <w:p w14:paraId="73D43328" w14:textId="5374CA9F" w:rsidR="00881520" w:rsidRPr="001A2EB4" w:rsidRDefault="00435C38" w:rsidP="00435C38">
      <w:pPr>
        <w:pStyle w:val="BodyText"/>
      </w:pPr>
      <w:r w:rsidRPr="001A2EB4">
        <w:t xml:space="preserve">To further provide mechanistic insight into the </w:t>
      </w:r>
      <w:r w:rsidR="00952D2B" w:rsidRPr="001A2EB4">
        <w:t>effects of</w:t>
      </w:r>
      <w:r w:rsidRPr="001A2EB4">
        <w:t xml:space="preserve"> kinetic parameters</w:t>
      </w:r>
      <w:r w:rsidR="00952D2B" w:rsidRPr="001A2EB4">
        <w:t xml:space="preserve"> on degradation</w:t>
      </w:r>
      <w:r w:rsidRPr="001A2EB4">
        <w:t>, one-at-a-time parameter sweeps were performed for 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m:t>
        </m:r>
      </m:oMath>
      <w:r w:rsidRPr="001A2EB4">
        <w:t xml:space="preserve">. Each parameter was varied above and below the baseline values while the remaining parameters were held constant. The resulting changes in mass loss, corrosion-product saturation (F/Fₘₐₓ), and interfacial oxygen concentration were analyzed to </w:t>
      </w:r>
      <w:r w:rsidR="00952D2B" w:rsidRPr="001A2EB4">
        <w:t>investigate</w:t>
      </w:r>
      <w:r w:rsidRPr="001A2EB4">
        <w:t xml:space="preserve"> the roles of passivation, corrosion-product dissolution, and oxygen-reduction kinetics in governing Zn degradation behavior.</w:t>
      </w:r>
    </w:p>
    <w:p w14:paraId="657B45BB" w14:textId="1C1BDC03" w:rsidR="00837759" w:rsidRPr="001A2EB4" w:rsidRDefault="00837759" w:rsidP="00435C38">
      <w:pPr>
        <w:pStyle w:val="BodyText"/>
      </w:pPr>
      <w:r w:rsidRPr="001A2EB4">
        <w:t xml:space="preserve"> </w:t>
      </w:r>
    </w:p>
    <w:p w14:paraId="02ACB436" w14:textId="77777777" w:rsidR="00E54A50" w:rsidRPr="001A2EB4" w:rsidRDefault="00E54A50" w:rsidP="000631D6">
      <w:pPr>
        <w:pStyle w:val="Heading2"/>
      </w:pPr>
      <w:r w:rsidRPr="001A2EB4">
        <w:t>Zinc Stent Case Study</w:t>
      </w:r>
    </w:p>
    <w:p w14:paraId="368A36D0" w14:textId="119C320B" w:rsidR="00E54A50" w:rsidRPr="001A2EB4" w:rsidRDefault="00E54A50" w:rsidP="00B2686D">
      <w:pPr>
        <w:pStyle w:val="BodyText"/>
      </w:pPr>
      <w:r w:rsidRPr="001A2EB4">
        <w:t xml:space="preserve">To evaluate the </w:t>
      </w:r>
      <w:r w:rsidR="009B6E29">
        <w:t>framework's transferability</w:t>
      </w:r>
      <w:r w:rsidRPr="001A2EB4">
        <w:t xml:space="preserve"> beyond the </w:t>
      </w:r>
      <w:r w:rsidR="009B6E29">
        <w:t>disc specimen</w:t>
      </w:r>
      <w:r w:rsidRPr="001A2EB4">
        <w:t xml:space="preserve">, the model was applied to a six-crown Zn endovascular stent representative of previously reported stent designs </w:t>
      </w:r>
      <w:r w:rsidRPr="001A2EB4">
        <w:fldChar w:fldCharType="begin"/>
      </w:r>
      <w:r w:rsidR="00A6791C">
        <w:instrText xml:space="preserve"> ADDIN ZOTERO_ITEM CSL_CITATION {"citationID":"9eSARvh4","properties":{"unsorted":false,"formattedCitation":"\\super [41]\\nosupersub{}","plainCitation":"[41]","noteIndex":0},"citationItems":[{"id":3479,"uris":["http://zotero.org/users/16939557/items/VGDYQBA9"],"itemData":{"id":3479,"type":"article-journal","citation-key":"mostaedZincbasedAlloysDegradable2018","container-title":"Acta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W."},{"family":"Vedani","given":"Maurizio"}],"issued":{"date-parts":[["2018",4]]}}}],"schema":"https://github.com/citation-style-language/schema/raw/master/csl-citation.json"} </w:instrText>
      </w:r>
      <w:r w:rsidRPr="001A2EB4">
        <w:fldChar w:fldCharType="separate"/>
      </w:r>
      <w:r w:rsidR="00A6791C" w:rsidRPr="00A6791C">
        <w:rPr>
          <w:rFonts w:cs="Times New Roman"/>
          <w:vertAlign w:val="superscript"/>
        </w:rPr>
        <w:t>[41]</w:t>
      </w:r>
      <w:r w:rsidRPr="001A2EB4">
        <w:fldChar w:fldCharType="end"/>
      </w:r>
      <w:r w:rsidRPr="001A2EB4">
        <w:t xml:space="preserve">. </w:t>
      </w:r>
      <w:r w:rsidR="00241425" w:rsidRPr="001A2EB4">
        <w:t xml:space="preserve">In contrast to the disc specimen, which experiences relatively uniform </w:t>
      </w:r>
      <w:r w:rsidR="00295668" w:rsidRPr="001A2EB4">
        <w:t>electrolyte exposure, the stent contains complex geometric features, including curved struts, junction regions, and variable strut spacing,</w:t>
      </w:r>
      <w:r w:rsidR="00241425" w:rsidRPr="001A2EB4">
        <w:t xml:space="preserve"> that can generate heterogeneous local transport conditions and degradation patterns. The stent geometry </w:t>
      </w:r>
      <w:r w:rsidR="00605BD5">
        <w:t>used</w:t>
      </w:r>
      <w:r w:rsidR="00241425" w:rsidRPr="001A2EB4">
        <w:t xml:space="preserve"> the same meshing and numerical procedures described in </w:t>
      </w:r>
      <w:r w:rsidR="00241425" w:rsidRPr="001A2EB4">
        <w:rPr>
          <w:b/>
          <w:bCs/>
        </w:rPr>
        <w:t xml:space="preserve">Section </w:t>
      </w:r>
      <w:r w:rsidR="00241425" w:rsidRPr="001A2EB4">
        <w:rPr>
          <w:b/>
          <w:bCs/>
        </w:rPr>
        <w:fldChar w:fldCharType="begin"/>
      </w:r>
      <w:r w:rsidR="00241425" w:rsidRPr="001A2EB4">
        <w:rPr>
          <w:b/>
          <w:bCs/>
        </w:rPr>
        <w:instrText xml:space="preserve"> REF _Ref240381709 \r \h </w:instrText>
      </w:r>
      <w:r w:rsidR="00B30658" w:rsidRPr="001A2EB4">
        <w:rPr>
          <w:b/>
          <w:bCs/>
        </w:rPr>
        <w:instrText xml:space="preserve"> \* MERGEFORMAT </w:instrText>
      </w:r>
      <w:r w:rsidR="00241425" w:rsidRPr="001A2EB4">
        <w:rPr>
          <w:b/>
          <w:bCs/>
        </w:rPr>
      </w:r>
      <w:r w:rsidR="00241425" w:rsidRPr="001A2EB4">
        <w:rPr>
          <w:b/>
          <w:bCs/>
        </w:rPr>
        <w:fldChar w:fldCharType="separate"/>
      </w:r>
      <w:r w:rsidR="001C3008">
        <w:rPr>
          <w:b/>
          <w:bCs/>
        </w:rPr>
        <w:t>2.3</w:t>
      </w:r>
      <w:r w:rsidR="00241425" w:rsidRPr="001A2EB4">
        <w:rPr>
          <w:b/>
          <w:bCs/>
        </w:rPr>
        <w:fldChar w:fldCharType="end"/>
      </w:r>
      <w:r w:rsidR="00241425" w:rsidRPr="001A2EB4">
        <w:t xml:space="preserve">. </w:t>
      </w:r>
      <w:r w:rsidRPr="001A2EB4">
        <w:t>All simulations were performed using the calibrated parameter set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1A2EB4">
        <w:t xml:space="preserve">,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1A2EB4">
        <w:t xml:space="preserve">, and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1A2EB4">
        <w:t xml:space="preserve">) without further adjustments. </w:t>
      </w:r>
      <w:r w:rsidR="00241425" w:rsidRPr="001A2EB4">
        <w:t xml:space="preserve">To ensure that differences in degradation behavior arose solely from geometric effects, the same physiological boundary and initial conditions used for the disc simulations were applied to the stent model. </w:t>
      </w:r>
      <w:r w:rsidRPr="001A2EB4">
        <w:t xml:space="preserve">Predicted degradation kinetics were </w:t>
      </w:r>
      <w:r w:rsidR="00241425" w:rsidRPr="001A2EB4">
        <w:t>then</w:t>
      </w:r>
      <w:r w:rsidRPr="001A2EB4">
        <w:t xml:space="preserve"> compared with literature-reported </w:t>
      </w:r>
      <w:r w:rsidRPr="001A2EB4">
        <w:rPr>
          <w:i/>
        </w:rPr>
        <w:t>in vivo</w:t>
      </w:r>
      <w:r w:rsidRPr="001A2EB4">
        <w:t xml:space="preserve"> observations for Zn stents </w:t>
      </w:r>
      <w:r w:rsidRPr="001A2EB4">
        <w:fldChar w:fldCharType="begin"/>
      </w:r>
      <w:r w:rsidR="00CE255A">
        <w:instrText xml:space="preserve"> ADDIN ZOTERO_ITEM CSL_CITATION {"citationID":"aixMBNSv","properties":{"unsorted":false,"formattedCitation":"\\super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fldChar w:fldCharType="separate"/>
      </w:r>
      <w:r w:rsidR="00F60B2A" w:rsidRPr="00F60B2A">
        <w:rPr>
          <w:rFonts w:cs="Times New Roman"/>
          <w:vertAlign w:val="superscript"/>
        </w:rPr>
        <w:t>[10]</w:t>
      </w:r>
      <w:r w:rsidRPr="001A2EB4">
        <w:fldChar w:fldCharType="end"/>
      </w:r>
      <w:r w:rsidRPr="001A2EB4">
        <w:t>.</w:t>
      </w:r>
      <w:r w:rsidR="00B2686D" w:rsidRPr="001A2EB4">
        <w:t xml:space="preserve"> To quantify </w:t>
      </w:r>
      <w:r w:rsidR="00B2686D" w:rsidRPr="001A2EB4">
        <w:lastRenderedPageBreak/>
        <w:t>geometry-dependent degradation, spatial distributions of oxygen concentration, corrosion-product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06796DD2" w:rsidR="00241425" w:rsidRPr="001A2EB4" w:rsidRDefault="00241425" w:rsidP="000631D6">
      <w:pPr>
        <w:pStyle w:val="BodyText"/>
        <w:ind w:firstLine="0"/>
      </w:pPr>
    </w:p>
    <w:p w14:paraId="58897B09" w14:textId="77777777" w:rsidR="000631D6" w:rsidRPr="001A2EB4" w:rsidRDefault="000631D6" w:rsidP="000631D6">
      <w:pPr>
        <w:pStyle w:val="Heading1"/>
      </w:pPr>
      <w:r w:rsidRPr="001A2EB4">
        <w:t>Results and Discussion</w:t>
      </w:r>
    </w:p>
    <w:p w14:paraId="2D41F1C5" w14:textId="77777777" w:rsidR="000631D6" w:rsidRPr="001A2EB4" w:rsidRDefault="000631D6" w:rsidP="000631D6">
      <w:pPr>
        <w:pStyle w:val="Heading2"/>
      </w:pPr>
      <w:r w:rsidRPr="001A2EB4">
        <w:t>Model Calibration Outcomes</w:t>
      </w:r>
    </w:p>
    <w:p w14:paraId="55E4EE47" w14:textId="62E1AB9C" w:rsidR="000631D6" w:rsidRPr="001A2EB4" w:rsidRDefault="000631D6" w:rsidP="000631D6">
      <w:pPr>
        <w:pStyle w:val="FirstParagraph"/>
        <w:ind w:firstLine="360"/>
        <w:rPr>
          <w:del w:id="20541" w:author="Claude" w:date="2026-10-09T01:35:33Z"/>
          <w:rFonts w:cs="Times New Roman"/>
        </w:rPr>
      </w:pPr>
      <w:bookmarkStart w:id="14" w:name="fig:gsa"/>
      <w:del w:id="20456" w:author="Claude" w:date="2026-10-09T01:35:33Z">
        <w:r w:rsidRPr="001A2EB4">
          <w:rPr>
            <w:rFonts w:cs="Times New Roman"/>
          </w:rPr>
          <w:delText xml:space="preserve">The Morris sensitivity analysis revealed a clear hierarchy among the investigated parameters (</w:delText>
        </w:r>
      </w:del>
      <w:del w:id="20457" w:author="Claude" w:date="2026-10-09T01:35:33Z">
        <w:r w:rsidRPr="001A2EB4">
          <w:rPr>
            <w:rFonts w:cs="Times New Roman"/>
            <w:b/>
            <w:bCs/>
          </w:rPr>
          <w:fldChar w:fldCharType="begin"/>
        </w:r>
      </w:del>
      <w:del w:id="20458" w:author="Claude" w:date="2026-10-09T01:35:33Z">
        <w:r w:rsidRPr="001A2EB4">
          <w:rPr>
            <w:rFonts w:cs="Times New Roman"/>
            <w:b/>
            <w:bCs/>
          </w:rPr>
          <w:delInstrText xml:space="preserve"> REF _Ref239754266 \h  \* MERGEFORMAT </w:delInstrText>
        </w:r>
      </w:del>
      <w:del w:id="20459" w:author="Claude" w:date="2026-10-09T01:35:33Z">
        <w:r w:rsidRPr="001A2EB4">
          <w:rPr>
            <w:rFonts w:cs="Times New Roman"/>
            <w:b/>
            <w:bCs/>
          </w:rPr>
        </w:r>
      </w:del>
      <w:del w:id="20460" w:author="Claude" w:date="2026-10-09T01:35:33Z">
        <w:r w:rsidRPr="001A2EB4">
          <w:rPr>
            <w:rFonts w:cs="Times New Roman"/>
            <w:b/>
            <w:bCs/>
          </w:rPr>
          <w:fldChar w:fldCharType="separate"/>
        </w:r>
      </w:del>
      <w:del w:id="20461" w:author="Claude" w:date="2026-10-09T01:35:33Z">
        <w:r w:rsidR="001C3008" w:rsidRPr="001A2EB4">
          <w:rPr>
            <w:b/>
            <w:bCs/>
          </w:rPr>
          <w:delText xml:space="preserve">Figure </w:delText>
        </w:r>
      </w:del>
      <w:del w:id="20462" w:author="Claude" w:date="2026-10-09T01:35:33Z">
        <w:r w:rsidR="001C3008">
          <w:rPr>
            <w:b/>
            <w:bCs/>
          </w:rPr>
          <w:delText xml:space="preserve">3</w:delText>
        </w:r>
      </w:del>
      <w:del w:id="20463" w:author="Claude" w:date="2026-10-09T01:35:33Z">
        <w:r w:rsidRPr="001A2EB4">
          <w:rPr>
            <w:rFonts w:cs="Times New Roman"/>
            <w:b/>
            <w:bCs/>
          </w:rPr>
          <w:fldChar w:fldCharType="end"/>
        </w:r>
      </w:del>
      <w:del w:id="20464" w:author="Claude" w:date="2026-10-09T01:35:33Z">
        <w:r w:rsidRPr="001A2EB4">
          <w:rPr>
            <w:rFonts w:cs="Times New Roman"/>
            <w:b/>
            <w:bCs/>
          </w:rPr>
          <w:delText xml:space="preserve">a</w:delText>
        </w:r>
      </w:del>
      <w:del w:id="20465" w:author="Claude" w:date="2026-10-09T01:35:33Z">
        <w:r w:rsidRPr="001A2EB4">
          <w:rPr>
            <w:rFonts w:cs="Times New Roman"/>
          </w:rPr>
          <w:delText xml:space="preserve">). Dissolved oxygen availability (</w:delText>
        </w:r>
      </w:del>
      <m:oMath>
        <m:sSub>
          <m:sSubPr>
            <m:ctrlPr>
              <w:rPr>
                <w:rFonts w:ascii="Cambria Math" w:hAnsi="Cambria Math" w:cs="Times New Roman"/>
              </w:rPr>
            </m:ctrlPr>
          </m:sSubPr>
          <m:e>
            <m:r>
              <w:rPr>
                <w:del w:id="20504" w:author="Claude" w:date="2026-10-09T01:35:33Z"/>
                <w:rFonts w:ascii="Cambria Math" w:hAnsi="Cambria Math" w:cs="Times New Roman"/>
              </w:rPr>
              <m:t>C</m:t>
            </m:r>
          </m:e>
          <m:sub>
            <m:sSub>
              <m:sSubPr>
                <m:ctrlPr>
                  <w:rPr>
                    <w:rFonts w:ascii="Cambria Math" w:hAnsi="Cambria Math" w:cs="Times New Roman"/>
                  </w:rPr>
                </m:ctrlPr>
              </m:sSubPr>
              <m:e>
                <m:r>
                  <m:rPr>
                    <m:sty m:val="p"/>
                  </m:rPr>
                  <w:rPr>
                    <w:del w:id="20505" w:author="Claude" w:date="2026-10-09T01:35:33Z"/>
                    <w:rFonts w:ascii="Cambria Math" w:hAnsi="Cambria Math" w:cs="Times New Roman"/>
                  </w:rPr>
                  <m:t>O</m:t>
                </m:r>
              </m:e>
              <m:sub>
                <m:r>
                  <m:rPr>
                    <m:sty m:val="p"/>
                  </m:rPr>
                  <w:rPr>
                    <w:del w:id="20506" w:author="Claude" w:date="2026-10-09T01:35:33Z"/>
                    <w:rFonts w:ascii="Cambria Math" w:hAnsi="Cambria Math" w:cs="Times New Roman"/>
                  </w:rPr>
                  <m:t>2</m:t>
                </m:r>
              </m:sub>
            </m:sSub>
            <m:r>
              <m:rPr>
                <m:sty m:val="p"/>
              </m:rPr>
              <w:rPr>
                <w:del w:id="20507" w:author="Claude" w:date="2026-10-09T01:35:33Z"/>
                <w:rFonts w:ascii="Cambria Math" w:hAnsi="Cambria Math" w:cs="Times New Roman"/>
              </w:rPr>
              <m:t>,0</m:t>
            </m:r>
          </m:sub>
        </m:sSub>
      </m:oMath>
      <w:del w:id="20466" w:author="Claude" w:date="2026-10-09T01:35:33Z">
        <w:r w:rsidRPr="001A2EB4">
          <w:rPr>
            <w:rFonts w:cs="Times New Roman"/>
          </w:rPr>
          <w:delText xml:space="preserve">) was identified as the dominant control on Zn mass loss, followed by the </w:delText>
        </w:r>
      </w:del>
      <w:del w:id="20467" w:author="Claude" w:date="2026-10-09T01:35:33Z">
        <w:r w:rsidR="00B710C6" w:rsidRPr="001A2EB4">
          <w:rPr>
            <w:rFonts w:cs="Times New Roman"/>
          </w:rPr>
          <w:delText xml:space="preserve">ORR rate constant (</w:delText>
        </w:r>
      </w:del>
      <m:oMath>
        <m:sSub>
          <m:sSubPr>
            <m:ctrlPr>
              <w:rPr>
                <w:rFonts w:ascii="Cambria Math" w:hAnsi="Cambria Math" w:cs="Times New Roman"/>
              </w:rPr>
            </m:ctrlPr>
          </m:sSubPr>
          <m:e>
            <m:r>
              <w:rPr>
                <w:del w:id="20508" w:author="Claude" w:date="2026-10-09T01:35:33Z"/>
                <w:rFonts w:ascii="Cambria Math" w:hAnsi="Cambria Math" w:cs="Times New Roman"/>
              </w:rPr>
              <m:t>k</m:t>
            </m:r>
          </m:e>
          <m:sub>
            <m:r>
              <m:rPr>
                <m:sty m:val="p"/>
              </m:rPr>
              <w:rPr>
                <w:del w:id="20509" w:author="Claude" w:date="2026-10-09T01:35:33Z"/>
                <w:rFonts w:ascii="Cambria Math" w:hAnsi="Cambria Math" w:cs="Times New Roman"/>
              </w:rPr>
              <m:t>ORR</m:t>
            </m:r>
          </m:sub>
        </m:sSub>
      </m:oMath>
      <w:del w:id="20468" w:author="Claude" w:date="2026-10-09T01:35:33Z">
        <w:r w:rsidR="00B710C6" w:rsidRPr="001A2EB4">
          <w:rPr>
            <w:rFonts w:cs="Times New Roman"/>
          </w:rPr>
          <w:delText xml:space="preserve">), </w:delText>
        </w:r>
      </w:del>
      <w:del w:id="20469" w:author="Claude" w:date="2026-10-09T01:35:33Z">
        <w:r w:rsidR="00DE298F" w:rsidRPr="001A2EB4">
          <w:rPr>
            <w:rFonts w:cs="Times New Roman"/>
          </w:rPr>
          <w:delText xml:space="preserve">effective corrosion-product dissolution coefficient</w:delText>
        </w:r>
      </w:del>
      <w:del w:id="20470" w:author="Claude" w:date="2026-10-09T01:35:33Z">
        <w:r w:rsidR="00B710C6" w:rsidRPr="001A2EB4">
          <w:rPr>
            <w:rFonts w:cs="Times New Roman"/>
          </w:rPr>
          <w:delText xml:space="preserve"> </w:delText>
        </w:r>
      </w:del>
      <m:oMath>
        <m:r>
          <w:rPr>
            <w:del w:id="20510" w:author="Claude" w:date="2026-10-09T01:35:33Z"/>
            <w:rFonts w:ascii="Cambria Math" w:hAnsi="Cambria Math" w:cs="Times New Roman"/>
          </w:rPr>
          <m:t>(</m:t>
        </m:r>
        <m:sSub>
          <m:sSubPr>
            <m:ctrlPr>
              <w:rPr>
                <w:rFonts w:ascii="Cambria Math" w:hAnsi="Cambria Math" w:cs="Times New Roman"/>
              </w:rPr>
            </m:ctrlPr>
          </m:sSubPr>
          <m:e>
            <m:r>
              <w:rPr>
                <w:del w:id="20511" w:author="Claude" w:date="2026-10-09T01:35:33Z"/>
                <w:rFonts w:ascii="Cambria Math" w:hAnsi="Cambria Math" w:cs="Times New Roman"/>
              </w:rPr>
              <m:t>k</m:t>
            </m:r>
          </m:e>
          <m:sub>
            <m:r>
              <w:rPr>
                <w:del w:id="20512" w:author="Claude" w:date="2026-10-09T01:35:33Z"/>
                <w:rFonts w:ascii="Cambria Math" w:hAnsi="Cambria Math" w:cs="Times New Roman"/>
              </w:rPr>
              <m:t>d</m:t>
            </m:r>
          </m:sub>
        </m:sSub>
        <m:r>
          <w:rPr>
            <w:del w:id="20513" w:author="Claude" w:date="2026-10-09T01:35:33Z"/>
            <w:rFonts w:ascii="Cambria Math" w:hAnsi="Cambria Math" w:cs="Times New Roman"/>
          </w:rPr>
          <m:t>)</m:t>
        </m:r>
      </m:oMath>
      <w:del w:id="20471" w:author="Claude" w:date="2026-10-09T01:35:33Z">
        <w:r w:rsidR="00B710C6" w:rsidRPr="001A2EB4">
          <w:rPr>
            <w:rFonts w:cs="Times New Roman"/>
          </w:rPr>
          <w:delText xml:space="preserve">, oxygen diffusivity (</w:delText>
        </w:r>
      </w:del>
      <m:oMath>
        <m:sSub>
          <m:sSubPr>
            <m:ctrlPr>
              <w:rPr>
                <w:rFonts w:ascii="Cambria Math" w:hAnsi="Cambria Math" w:cs="Times New Roman"/>
              </w:rPr>
            </m:ctrlPr>
          </m:sSubPr>
          <m:e>
            <m:r>
              <w:rPr>
                <w:del w:id="20514" w:author="Claude" w:date="2026-10-09T01:35:33Z"/>
                <w:rFonts w:ascii="Cambria Math" w:hAnsi="Cambria Math" w:cs="Times New Roman"/>
              </w:rPr>
              <m:t>D</m:t>
            </m:r>
          </m:e>
          <m:sub>
            <m:sSub>
              <m:sSubPr>
                <m:ctrlPr>
                  <w:rPr>
                    <w:rFonts w:ascii="Cambria Math" w:hAnsi="Cambria Math" w:cs="Times New Roman"/>
                  </w:rPr>
                </m:ctrlPr>
              </m:sSubPr>
              <m:e>
                <m:r>
                  <m:rPr>
                    <m:sty m:val="p"/>
                  </m:rPr>
                  <w:rPr>
                    <w:del w:id="20515" w:author="Claude" w:date="2026-10-09T01:35:33Z"/>
                    <w:rFonts w:ascii="Cambria Math" w:hAnsi="Cambria Math" w:cs="Times New Roman"/>
                  </w:rPr>
                  <m:t>O</m:t>
                </m:r>
              </m:e>
              <m:sub>
                <m:r>
                  <m:rPr>
                    <m:sty m:val="p"/>
                  </m:rPr>
                  <w:rPr>
                    <w:del w:id="20516" w:author="Claude" w:date="2026-10-09T01:35:33Z"/>
                    <w:rFonts w:ascii="Cambria Math" w:hAnsi="Cambria Math" w:cs="Times New Roman"/>
                  </w:rPr>
                  <m:t>2</m:t>
                </m:r>
              </m:sub>
            </m:sSub>
          </m:sub>
        </m:sSub>
      </m:oMath>
      <w:del w:id="20472" w:author="Claude" w:date="2026-10-09T01:35:33Z">
        <w:r w:rsidR="00B710C6" w:rsidRPr="001A2EB4">
          <w:rPr>
            <w:rFonts w:cs="Times New Roman"/>
          </w:rPr>
          <w:delText xml:space="preserve">), and </w:delText>
        </w:r>
      </w:del>
      <w:del w:id="20473" w:author="Claude" w:date="2026-10-09T01:35:33Z">
        <w:r w:rsidR="00DE298F" w:rsidRPr="001A2EB4">
          <w:rPr>
            <w:rFonts w:cs="Times New Roman"/>
          </w:rPr>
          <w:delText xml:space="preserve">effective corrosion-product formation coefficient</w:delText>
        </w:r>
      </w:del>
      <w:del w:id="20474" w:author="Claude" w:date="2026-10-09T01:35:33Z">
        <w:r w:rsidRPr="001A2EB4">
          <w:rPr>
            <w:rFonts w:cs="Times New Roman"/>
          </w:rPr>
          <w:delText xml:space="preserve"> </w:delText>
        </w:r>
      </w:del>
      <m:oMath>
        <m:r>
          <w:rPr>
            <w:del w:id="20517" w:author="Claude" w:date="2026-10-09T01:35:33Z"/>
            <w:rFonts w:ascii="Cambria Math" w:hAnsi="Cambria Math" w:cs="Times New Roman"/>
          </w:rPr>
          <m:t>(</m:t>
        </m:r>
        <m:sSub>
          <m:sSubPr>
            <m:ctrlPr>
              <w:rPr>
                <w:rFonts w:ascii="Cambria Math" w:hAnsi="Cambria Math" w:cs="Times New Roman"/>
              </w:rPr>
            </m:ctrlPr>
          </m:sSubPr>
          <m:e>
            <m:r>
              <w:rPr>
                <w:del w:id="20518" w:author="Claude" w:date="2026-10-09T01:35:33Z"/>
                <w:rFonts w:ascii="Cambria Math" w:hAnsi="Cambria Math" w:cs="Times New Roman"/>
              </w:rPr>
              <m:t>k</m:t>
            </m:r>
          </m:e>
          <m:sub>
            <m:r>
              <w:rPr>
                <w:del w:id="20519" w:author="Claude" w:date="2026-10-09T01:35:33Z"/>
                <w:rFonts w:ascii="Cambria Math" w:hAnsi="Cambria Math" w:cs="Times New Roman"/>
              </w:rPr>
              <m:t>f</m:t>
            </m:r>
          </m:sub>
        </m:sSub>
        <m:r>
          <w:rPr>
            <w:del w:id="20520" w:author="Claude" w:date="2026-10-09T01:35:33Z"/>
            <w:rFonts w:ascii="Cambria Math" w:hAnsi="Cambria Math" w:cs="Times New Roman"/>
          </w:rPr>
          <m:t>)</m:t>
        </m:r>
      </m:oMath>
      <w:del w:id="20475" w:author="Claude" w:date="2026-10-09T01:35:33Z">
        <w:r w:rsidR="00B710C6" w:rsidRPr="001A2EB4">
          <w:rPr>
            <w:rFonts w:cs="Times New Roman"/>
          </w:rPr>
          <w:delText xml:space="preserve">. </w:delText>
        </w:r>
      </w:del>
      <w:del w:id="20476" w:author="Claude" w:date="2026-10-09T01:35:33Z">
        <w:r w:rsidRPr="001A2EB4">
          <w:rPr>
            <w:rFonts w:cs="Times New Roman"/>
          </w:rPr>
          <w:delText xml:space="preserve">In contrast, the diffusivities of </w:delText>
        </w:r>
      </w:del>
      <m:oMath>
        <m:sSup>
          <m:sSupPr>
            <m:ctrlPr>
              <w:rPr>
                <w:rFonts w:ascii="Cambria Math" w:hAnsi="Cambria Math" w:cs="Times New Roman"/>
              </w:rPr>
            </m:ctrlPr>
          </m:sSupPr>
          <m:e>
            <m:r>
              <m:rPr>
                <m:sty m:val="p"/>
              </m:rPr>
              <w:rPr>
                <w:del w:id="20521" w:author="Claude" w:date="2026-10-09T01:35:33Z"/>
                <w:rFonts w:ascii="Cambria Math" w:hAnsi="Cambria Math" w:cs="Times New Roman"/>
              </w:rPr>
              <m:t>Zn</m:t>
            </m:r>
          </m:e>
          <m:sup>
            <m:r>
              <w:rPr>
                <w:del w:id="20522" w:author="Claude" w:date="2026-10-09T01:35:33Z"/>
                <w:rFonts w:ascii="Cambria Math" w:hAnsi="Cambria Math" w:cs="Times New Roman"/>
              </w:rPr>
              <m:t>2+</m:t>
            </m:r>
          </m:sup>
        </m:sSup>
      </m:oMath>
      <w:del w:id="20477" w:author="Claude" w:date="2026-10-09T01:35:33Z">
        <w:r w:rsidRPr="001A2EB4">
          <w:rPr>
            <w:rFonts w:cs="Times New Roman"/>
          </w:rPr>
          <w:delText xml:space="preserve">, </w:delText>
        </w:r>
      </w:del>
      <m:oMath>
        <m:sSup>
          <m:sSupPr>
            <m:ctrlPr>
              <w:rPr>
                <w:rFonts w:ascii="Cambria Math" w:hAnsi="Cambria Math" w:cs="Times New Roman"/>
                <w:i/>
              </w:rPr>
            </m:ctrlPr>
          </m:sSupPr>
          <m:e>
            <m:r>
              <w:rPr>
                <w:del w:id="20523" w:author="Claude" w:date="2026-10-09T01:35:33Z"/>
                <w:rFonts w:ascii="Cambria Math" w:hAnsi="Cambria Math" w:cs="Times New Roman"/>
              </w:rPr>
              <m:t>Cl</m:t>
            </m:r>
          </m:e>
          <m:sup>
            <m:r>
              <w:rPr>
                <w:del w:id="20524" w:author="Claude" w:date="2026-10-09T01:35:33Z"/>
                <w:rFonts w:ascii="Cambria Math" w:hAnsi="Cambria Math" w:cs="Times New Roman"/>
              </w:rPr>
              <m:t>-</m:t>
            </m:r>
          </m:sup>
        </m:sSup>
      </m:oMath>
      <w:del w:id="20478" w:author="Claude" w:date="2026-10-09T01:35:33Z">
        <w:r w:rsidRPr="001A2EB4">
          <w:rPr>
            <w:rFonts w:cs="Times New Roman"/>
          </w:rPr>
          <w:delText xml:space="preserve">, </w:delText>
        </w:r>
      </w:del>
      <m:oMath>
        <m:sSup>
          <m:sSupPr>
            <m:ctrlPr>
              <w:rPr>
                <w:rFonts w:ascii="Cambria Math" w:hAnsi="Cambria Math" w:cs="Times New Roman"/>
                <w:i/>
              </w:rPr>
            </m:ctrlPr>
          </m:sSupPr>
          <m:e>
            <m:r>
              <w:rPr>
                <w:del w:id="20525" w:author="Claude" w:date="2026-10-09T01:35:33Z"/>
                <w:rFonts w:ascii="Cambria Math" w:hAnsi="Cambria Math" w:cs="Times New Roman"/>
              </w:rPr>
              <m:t>OH</m:t>
            </m:r>
          </m:e>
          <m:sup>
            <m:r>
              <w:rPr>
                <w:del w:id="20526" w:author="Claude" w:date="2026-10-09T01:35:33Z"/>
                <w:rFonts w:ascii="Cambria Math" w:hAnsi="Cambria Math" w:cs="Times New Roman"/>
              </w:rPr>
              <m:t>-</m:t>
            </m:r>
          </m:sup>
        </m:sSup>
      </m:oMath>
      <w:del w:id="20479" w:author="Claude" w:date="2026-10-09T01:35:33Z">
        <w:r w:rsidRPr="001A2EB4">
          <w:rPr>
            <w:rFonts w:cs="Times New Roman"/>
          </w:rPr>
          <w:delText xml:space="preserve"> exhibited negligible sensitivity and were therefore fixed at literature values (</w:delText>
        </w:r>
      </w:del>
      <w:del w:id="20480" w:author="Claude" w:date="2026-10-09T01:35:33Z">
        <w:r w:rsidRPr="001A2EB4">
          <w:rPr>
            <w:rFonts w:cs="Times New Roman"/>
            <w:b/>
            <w:bCs/>
          </w:rPr>
          <w:fldChar w:fldCharType="begin"/>
        </w:r>
      </w:del>
      <w:del w:id="20481" w:author="Claude" w:date="2026-10-09T01:35:33Z">
        <w:r w:rsidRPr="001A2EB4">
          <w:rPr>
            <w:rFonts w:cs="Times New Roman"/>
            <w:b/>
            <w:bCs/>
          </w:rPr>
          <w:delInstrText xml:space="preserve"> REF _Ref238635735 \h  \* MERGEFORMAT </w:delInstrText>
        </w:r>
      </w:del>
      <w:del w:id="20482" w:author="Claude" w:date="2026-10-09T01:35:33Z">
        <w:r w:rsidRPr="001A2EB4">
          <w:rPr>
            <w:rFonts w:cs="Times New Roman"/>
            <w:b/>
            <w:bCs/>
          </w:rPr>
        </w:r>
      </w:del>
      <w:del w:id="20483" w:author="Claude" w:date="2026-10-09T01:35:33Z">
        <w:r w:rsidRPr="001A2EB4">
          <w:rPr>
            <w:rFonts w:cs="Times New Roman"/>
            <w:b/>
            <w:bCs/>
          </w:rPr>
          <w:fldChar w:fldCharType="separate"/>
        </w:r>
      </w:del>
      <w:del w:id="20484" w:author="Claude" w:date="2026-10-09T01:35:33Z">
        <w:r w:rsidR="001C3008" w:rsidRPr="001A2EB4">
          <w:rPr>
            <w:b/>
            <w:bCs/>
          </w:rPr>
          <w:delText xml:space="preserve">Table </w:delText>
        </w:r>
      </w:del>
      <w:del w:id="20485" w:author="Claude" w:date="2026-10-09T01:35:33Z">
        <w:r w:rsidR="001C3008">
          <w:rPr>
            <w:b/>
            <w:bCs/>
            <w:noProof/>
          </w:rPr>
          <w:delText xml:space="preserve">1</w:delText>
        </w:r>
      </w:del>
      <w:del w:id="20486" w:author="Claude" w:date="2026-10-09T01:35:33Z">
        <w:r w:rsidRPr="001A2EB4">
          <w:rPr>
            <w:rFonts w:cs="Times New Roman"/>
            <w:b/>
            <w:bCs/>
          </w:rPr>
          <w:fldChar w:fldCharType="end"/>
        </w:r>
      </w:del>
      <w:del w:id="20487" w:author="Claude" w:date="2026-10-09T01:35:33Z">
        <w:r w:rsidRPr="001A2EB4">
          <w:rPr>
            <w:rFonts w:cs="Times New Roman"/>
          </w:rPr>
          <w:delText xml:space="preserve">). The strong sensitivity of oxygen-related parameters is consistent with experimental observations of Zn biodegradation, indicating that the model successfully reproduced the oxygen-controlled degradation behavior reported under physiological conditions</w:delText>
        </w:r>
      </w:del>
      <w:del w:id="20488" w:author="Claude" w:date="2026-10-09T01:35:33Z">
        <w:r w:rsidR="00B30658" w:rsidRPr="001A2EB4">
          <w:rPr>
            <w:rFonts w:cs="Times New Roman"/>
          </w:rPr>
          <w:delText xml:space="preserve"> </w:delText>
        </w:r>
      </w:del>
      <w:del w:id="20489" w:author="Claude" w:date="2026-10-09T01:35:33Z">
        <w:r w:rsidR="00B30658" w:rsidRPr="001A2EB4">
          <w:rPr>
            <w:rFonts w:cs="Times New Roman"/>
          </w:rPr>
          <w:fldChar w:fldCharType="begin"/>
        </w:r>
      </w:del>
      <w:del w:id="20490" w:author="Claude" w:date="2026-10-09T01:35:33Z">
        <w:r w:rsidR="00CE255A">
          <w:rPr>
            <w:rFonts w:cs="Times New Roman"/>
          </w:rPr>
          <w:delInstrText xml:space="preserve"> ADDIN ZOTERO_ITEM CSL_CITATION {"citationID":"mKeaFACI","properties":{"unsorted":false,"formattedCitation":"\\super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delInstrText>
        </w:r>
      </w:del>
      <w:del w:id="20491" w:author="Claude" w:date="2026-10-09T01:35:33Z">
        <w:r w:rsidR="00B30658" w:rsidRPr="001A2EB4">
          <w:rPr>
            <w:rFonts w:cs="Times New Roman"/>
          </w:rPr>
          <w:fldChar w:fldCharType="separate"/>
        </w:r>
      </w:del>
      <w:del w:id="20492" w:author="Claude" w:date="2026-10-09T01:35:33Z">
        <w:r w:rsidR="00F60B2A" w:rsidRPr="00F60B2A">
          <w:rPr>
            <w:rFonts w:cs="Times New Roman"/>
            <w:vertAlign w:val="superscript"/>
          </w:rPr>
          <w:delText xml:space="preserve">[21]</w:delText>
        </w:r>
      </w:del>
      <w:del w:id="20493" w:author="Claude" w:date="2026-10-09T01:35:33Z">
        <w:r w:rsidR="00B30658" w:rsidRPr="001A2EB4">
          <w:rPr>
            <w:rFonts w:cs="Times New Roman"/>
          </w:rPr>
          <w:fldChar w:fldCharType="end"/>
        </w:r>
      </w:del>
      <w:del w:id="20494" w:author="Claude" w:date="2026-10-09T01:35:33Z">
        <w:r w:rsidRPr="001A2EB4">
          <w:rPr>
            <w:rFonts w:cs="Times New Roman"/>
          </w:rPr>
          <w:delText xml:space="preserve">. Despite </w:delText>
        </w:r>
      </w:del>
      <w:del w:id="20495" w:author="Claude" w:date="2026-10-09T01:35:33Z">
        <w:r w:rsidR="00B710C6" w:rsidRPr="001A2EB4">
          <w:rPr>
            <w:rFonts w:cs="Times New Roman"/>
          </w:rPr>
          <w:delText xml:space="preserve">the significant influence on degradation</w:delText>
        </w:r>
      </w:del>
      <w:del w:id="20496" w:author="Claude" w:date="2026-10-09T01:35:33Z">
        <w:r w:rsidRPr="001A2EB4">
          <w:rPr>
            <w:rFonts w:cs="Times New Roman"/>
          </w:rPr>
          <w:delText xml:space="preserve">, </w:delText>
        </w:r>
      </w:del>
      <m:oMath>
        <m:sSub>
          <m:sSubPr>
            <m:ctrlPr>
              <w:rPr>
                <w:rFonts w:ascii="Cambria Math" w:hAnsi="Cambria Math" w:cs="Times New Roman"/>
              </w:rPr>
            </m:ctrlPr>
          </m:sSubPr>
          <m:e>
            <m:r>
              <w:rPr>
                <w:del w:id="20527" w:author="Claude" w:date="2026-10-09T01:35:33Z"/>
                <w:rFonts w:ascii="Cambria Math" w:hAnsi="Cambria Math" w:cs="Times New Roman"/>
              </w:rPr>
              <m:t>C</m:t>
            </m:r>
          </m:e>
          <m:sub>
            <m:sSub>
              <m:sSubPr>
                <m:ctrlPr>
                  <w:rPr>
                    <w:rFonts w:ascii="Cambria Math" w:hAnsi="Cambria Math" w:cs="Times New Roman"/>
                  </w:rPr>
                </m:ctrlPr>
              </m:sSubPr>
              <m:e>
                <m:r>
                  <m:rPr>
                    <m:sty m:val="p"/>
                  </m:rPr>
                  <w:rPr>
                    <w:del w:id="20528" w:author="Claude" w:date="2026-10-09T01:35:33Z"/>
                    <w:rFonts w:ascii="Cambria Math" w:hAnsi="Cambria Math" w:cs="Times New Roman"/>
                  </w:rPr>
                  <m:t>O</m:t>
                </m:r>
              </m:e>
              <m:sub>
                <m:r>
                  <m:rPr>
                    <m:sty m:val="p"/>
                  </m:rPr>
                  <w:rPr>
                    <w:del w:id="20529" w:author="Claude" w:date="2026-10-09T01:35:33Z"/>
                    <w:rFonts w:ascii="Cambria Math" w:hAnsi="Cambria Math" w:cs="Times New Roman"/>
                  </w:rPr>
                  <m:t>2</m:t>
                </m:r>
              </m:sub>
            </m:sSub>
            <m:r>
              <m:rPr>
                <m:sty m:val="p"/>
              </m:rPr>
              <w:rPr>
                <w:del w:id="20530" w:author="Claude" w:date="2026-10-09T01:35:33Z"/>
                <w:rFonts w:ascii="Cambria Math" w:hAnsi="Cambria Math" w:cs="Times New Roman"/>
              </w:rPr>
              <m:t>,</m:t>
            </m:r>
            <m:r>
              <w:rPr>
                <w:del w:id="20531" w:author="Claude" w:date="2026-10-09T01:35:33Z"/>
                <w:rFonts w:ascii="Cambria Math" w:hAnsi="Cambria Math" w:cs="Times New Roman"/>
              </w:rPr>
              <m:t>0</m:t>
            </m:r>
          </m:sub>
        </m:sSub>
      </m:oMath>
      <w:del w:id="20497" w:author="Claude" w:date="2026-10-09T01:35:33Z">
        <w:r w:rsidR="00B710C6" w:rsidRPr="001A2EB4">
          <w:rPr>
            <w:rFonts w:cs="Times New Roman"/>
          </w:rPr>
          <w:delText xml:space="preserve"> and </w:delText>
        </w:r>
      </w:del>
      <m:oMath>
        <m:sSub>
          <m:sSubPr>
            <m:ctrlPr>
              <w:rPr>
                <w:rFonts w:ascii="Cambria Math" w:hAnsi="Cambria Math" w:cs="Times New Roman"/>
              </w:rPr>
            </m:ctrlPr>
          </m:sSubPr>
          <m:e>
            <m:r>
              <w:rPr>
                <w:del w:id="20532" w:author="Claude" w:date="2026-10-09T01:35:33Z"/>
                <w:rFonts w:ascii="Cambria Math" w:hAnsi="Cambria Math" w:cs="Times New Roman"/>
              </w:rPr>
              <m:t>D</m:t>
            </m:r>
          </m:e>
          <m:sub>
            <m:sSub>
              <m:sSubPr>
                <m:ctrlPr>
                  <w:rPr>
                    <w:rFonts w:ascii="Cambria Math" w:hAnsi="Cambria Math" w:cs="Times New Roman"/>
                  </w:rPr>
                </m:ctrlPr>
              </m:sSubPr>
              <m:e>
                <m:r>
                  <m:rPr>
                    <m:sty m:val="p"/>
                  </m:rPr>
                  <w:rPr>
                    <w:del w:id="20533" w:author="Claude" w:date="2026-10-09T01:35:33Z"/>
                    <w:rFonts w:ascii="Cambria Math" w:hAnsi="Cambria Math" w:cs="Times New Roman"/>
                  </w:rPr>
                  <m:t>O</m:t>
                </m:r>
              </m:e>
              <m:sub>
                <m:r>
                  <m:rPr>
                    <m:sty m:val="p"/>
                  </m:rPr>
                  <w:rPr>
                    <w:del w:id="20534" w:author="Claude" w:date="2026-10-09T01:35:33Z"/>
                    <w:rFonts w:ascii="Cambria Math" w:hAnsi="Cambria Math" w:cs="Times New Roman"/>
                  </w:rPr>
                  <m:t>2</m:t>
                </m:r>
              </m:sub>
            </m:sSub>
          </m:sub>
        </m:sSub>
      </m:oMath>
      <w:del w:id="20498" w:author="Claude" w:date="2026-10-09T01:35:33Z">
        <w:r w:rsidRPr="001A2EB4">
          <w:rPr>
            <w:rFonts w:cs="Times New Roman"/>
          </w:rPr>
          <w:delText xml:space="preserve"> </w:delText>
        </w:r>
      </w:del>
      <w:del w:id="20499" w:author="Claude" w:date="2026-10-09T01:35:33Z">
        <w:r w:rsidR="00B710C6" w:rsidRPr="001A2EB4">
          <w:rPr>
            <w:rFonts w:cs="Times New Roman"/>
          </w:rPr>
          <w:delText xml:space="preserve">were fixed at literature-derived values to preserve physical realism and avoid compensatory parameter fitting</w:delText>
        </w:r>
      </w:del>
      <w:del w:id="20500" w:author="Claude" w:date="2026-10-09T01:35:33Z">
        <w:r w:rsidRPr="001A2EB4">
          <w:rPr>
            <w:rFonts w:cs="Times New Roman"/>
          </w:rPr>
          <w:delText xml:space="preserve">. Calibration was therefore restricted to the three kinetic parameters </w:delText>
        </w:r>
      </w:del>
      <m:oMath>
        <m:sSub>
          <m:sSubPr>
            <m:ctrlPr>
              <w:rPr>
                <w:rFonts w:ascii="Cambria Math" w:hAnsi="Cambria Math" w:cs="Times New Roman"/>
              </w:rPr>
            </m:ctrlPr>
          </m:sSubPr>
          <m:e>
            <m:r>
              <w:rPr>
                <w:del w:id="20535" w:author="Claude" w:date="2026-10-09T01:35:33Z"/>
                <w:rFonts w:ascii="Cambria Math" w:hAnsi="Cambria Math" w:cs="Times New Roman"/>
              </w:rPr>
              <m:t>k</m:t>
            </m:r>
          </m:e>
          <m:sub>
            <m:r>
              <w:rPr>
                <w:del w:id="20536" w:author="Claude" w:date="2026-10-09T01:35:33Z"/>
                <w:rFonts w:ascii="Cambria Math" w:hAnsi="Cambria Math" w:cs="Times New Roman"/>
              </w:rPr>
              <m:t>f</m:t>
            </m:r>
          </m:sub>
        </m:sSub>
      </m:oMath>
      <w:del w:id="20501" w:author="Claude" w:date="2026-10-09T01:35:33Z">
        <w:r w:rsidRPr="001A2EB4">
          <w:rPr>
            <w:rFonts w:cs="Times New Roman"/>
          </w:rPr>
          <w:delText xml:space="preserve">, </w:delText>
        </w:r>
      </w:del>
      <m:oMath>
        <m:sSub>
          <m:sSubPr>
            <m:ctrlPr>
              <w:rPr>
                <w:rFonts w:ascii="Cambria Math" w:hAnsi="Cambria Math" w:cs="Times New Roman"/>
              </w:rPr>
            </m:ctrlPr>
          </m:sSubPr>
          <m:e>
            <m:r>
              <w:rPr>
                <w:del w:id="20537" w:author="Claude" w:date="2026-10-09T01:35:33Z"/>
                <w:rFonts w:ascii="Cambria Math" w:hAnsi="Cambria Math" w:cs="Times New Roman"/>
              </w:rPr>
              <m:t>k</m:t>
            </m:r>
          </m:e>
          <m:sub>
            <m:r>
              <w:rPr>
                <w:del w:id="20538" w:author="Claude" w:date="2026-10-09T01:35:33Z"/>
                <w:rFonts w:ascii="Cambria Math" w:hAnsi="Cambria Math" w:cs="Times New Roman"/>
              </w:rPr>
              <m:t>d</m:t>
            </m:r>
          </m:sub>
        </m:sSub>
      </m:oMath>
      <w:del w:id="20502" w:author="Claude" w:date="2026-10-09T01:35:33Z">
        <w:r w:rsidRPr="001A2EB4">
          <w:rPr>
            <w:rFonts w:cs="Times New Roman"/>
          </w:rPr>
          <w:delText xml:space="preserve">, and </w:delText>
        </w:r>
      </w:del>
      <m:oMath>
        <m:sSub>
          <m:sSubPr>
            <m:ctrlPr>
              <w:rPr>
                <w:rFonts w:ascii="Cambria Math" w:hAnsi="Cambria Math" w:cs="Times New Roman"/>
              </w:rPr>
            </m:ctrlPr>
          </m:sSubPr>
          <m:e>
            <m:r>
              <w:rPr>
                <w:del w:id="20539" w:author="Claude" w:date="2026-10-09T01:35:33Z"/>
                <w:rFonts w:ascii="Cambria Math" w:hAnsi="Cambria Math" w:cs="Times New Roman"/>
              </w:rPr>
              <m:t>k</m:t>
            </m:r>
          </m:e>
          <m:sub>
            <m:r>
              <m:rPr>
                <m:sty m:val="p"/>
              </m:rPr>
              <w:rPr>
                <w:del w:id="20540" w:author="Claude" w:date="2026-10-09T01:35:33Z"/>
                <w:rFonts w:ascii="Cambria Math" w:hAnsi="Cambria Math" w:cs="Times New Roman"/>
              </w:rPr>
              <m:t>ORR</m:t>
            </m:r>
          </m:sub>
        </m:sSub>
      </m:oMath>
      <w:del w:id="20503" w:author="Claude" w:date="2026-10-09T01:35:33Z">
        <w:r w:rsidRPr="001A2EB4">
          <w:rPr>
            <w:rFonts w:cs="Times New Roman"/>
          </w:rPr>
          <w:delText xml:space="preserve">. </w:delText>
        </w:r>
      </w:del>
    </w:p>
    <w:p w14:paraId="73E7218C" w14:textId="74F2D5D2" w:rsidR="00D26518" w:rsidRPr="001A2EB4" w:rsidRDefault="00D26518" w:rsidP="00D1626D">
      <w:pPr>
        <w:pStyle w:val="BodyText"/>
        <w:rPr>
          <w:ins w:id="20559" w:author="Claude" w:date="2026-10-09T01:35:33Z"/>
        </w:rPr>
      </w:pPr>
      <w:ins w:id="20542" w:author="Claude" w:date="2026-10-09T01:35:33Z">
        <w:r w:rsidRPr="001A2EB4">
          <w:t xml:space="preserve">The Morris sensitivity analysis (Figure 3a) identified dissolved oxygen availability (C</w:t>
        </w:r>
      </w:ins>
      <w:ins w:id="20543" w:author="Claude" w:date="2026-10-09T01:35:33Z">
        <w:r w:rsidRPr="001A2EB4">
          <w:rPr>
            <w:vertAlign w:val="subscript"/>
          </w:rPr>
          <w:t xml:space="preserve">O2</w:t>
        </w:r>
      </w:ins>
      <w:ins w:id="20544" w:author="Claude" w:date="2026-10-09T01:35:33Z">
        <w:r w:rsidRPr="001A2EB4">
          <w:t xml:space="preserve">) as the dominant control on Zn mass loss, followed by the ORR rate constant (k</w:t>
        </w:r>
      </w:ins>
      <w:ins w:id="20545" w:author="Claude" w:date="2026-10-09T01:35:33Z">
        <w:r w:rsidRPr="001A2EB4">
          <w:rPr>
            <w:vertAlign w:val="subscript"/>
          </w:rPr>
          <w:t xml:space="preserve">ORR</w:t>
        </w:r>
      </w:ins>
      <w:ins w:id="20546" w:author="Claude" w:date="2026-10-09T01:35:33Z">
        <w:r w:rsidRPr="001A2EB4">
          <w:t xml:space="preserve">); the corrosion-product coefficients (k</w:t>
        </w:r>
      </w:ins>
      <w:ins w:id="20547" w:author="Claude" w:date="2026-10-09T01:35:33Z">
        <w:r w:rsidRPr="001A2EB4">
          <w:rPr>
            <w:vertAlign w:val="subscript"/>
          </w:rPr>
          <w:t xml:space="preserve">f</w:t>
        </w:r>
      </w:ins>
      <w:ins w:id="20548" w:author="Claude" w:date="2026-10-09T01:35:33Z">
        <w:r w:rsidRPr="001A2EB4">
          <w:t xml:space="preserve">, k</w:t>
        </w:r>
      </w:ins>
      <w:ins w:id="20549" w:author="Claude" w:date="2026-10-09T01:35:33Z">
        <w:r w:rsidRPr="001A2EB4">
          <w:rPr>
            <w:vertAlign w:val="subscript"/>
          </w:rPr>
          <w:t xml:space="preserve">d</w:t>
        </w:r>
      </w:ins>
      <w:ins w:id="20550" w:author="Claude" w:date="2026-10-09T01:35:33Z">
        <w:r w:rsidRPr="001A2EB4">
          <w:t xml:space="preserve">) and the oxygen diffusivity had smaller effects [ranking to be confirmed by repeating the analysis over the calibration ranges]. The diffusivities of Zn²⁺, Cl⁻ and OH⁻ showed negligible sensitivity and were fixed at literature values (Table 1). The strong sensitivity to oxygen-related parameters is consistent with experimental observations of oxygen-controlled Zn biodegradation under physiological conditions </w:t>
        </w:r>
      </w:ins>
      <w:ins w:id="20001" w:author="Claude" w:date="2026-10-09T02:19:18Z">
        <w:r w:rsidR="00B30658" w:rsidRPr="001A2EB4">
          <w:rPr>
            <w:rFonts w:cs="Times New Roman"/>
          </w:rPr>
          <w:fldChar w:fldCharType="begin"/>
        </w:r>
      </w:ins>
      <w:ins w:id="20002" w:author="Claude" w:date="2026-10-09T02:19:18Z">
        <w:r w:rsidR="00CE255A">
          <w:rPr>
            <w:rFonts w:cs="Times New Roman"/>
          </w:rPr>
          <w:delInstrText xml:space="preserve"> ADDIN ZOTERO_ITEM CSL_CITATION {"citationID":"mKeaFACI","properties":{"unsorted":false,"formattedCitation":"\\super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delInstrText>
        </w:r>
      </w:ins>
      <w:ins w:id="20003" w:author="Claude" w:date="2026-10-09T02:19:18Z">
        <w:r w:rsidR="00B30658" w:rsidRPr="001A2EB4">
          <w:rPr>
            <w:rFonts w:cs="Times New Roman"/>
          </w:rPr>
          <w:fldChar w:fldCharType="separate"/>
        </w:r>
      </w:ins>
      <w:ins w:id="20004" w:author="Claude" w:date="2026-10-09T02:19:18Z">
        <w:r w:rsidR="00F60B2A" w:rsidRPr="00F60B2A">
          <w:rPr>
            <w:rFonts w:cs="Times New Roman"/>
            <w:vertAlign w:val="superscript"/>
          </w:rPr>
          <w:delText xml:space="preserve">[21]</w:delText>
        </w:r>
      </w:ins>
      <w:ins w:id="20005" w:author="Claude" w:date="2026-10-09T02:19:18Z">
        <w:r w:rsidR="00B30658" w:rsidRPr="001A2EB4">
          <w:rPr>
            <w:rFonts w:cs="Times New Roman"/>
          </w:rPr>
          <w:fldChar w:fldCharType="end"/>
        </w:r>
      </w:ins>
      <w:ins w:id="20550" w:author="Claude" w:date="2026-10-09T01:35:33Z">
        <w:r w:rsidRPr="001A2EB4">
          <w:t xml:space="preserve">. C</w:t>
        </w:r>
      </w:ins>
      <w:ins w:id="20551" w:author="Claude" w:date="2026-10-09T01:35:33Z">
        <w:r w:rsidRPr="001A2EB4">
          <w:rPr>
            <w:vertAlign w:val="subscript"/>
          </w:rPr>
          <w:t xml:space="preserve">O2</w:t>
        </w:r>
      </w:ins>
      <w:ins w:id="20552" w:author="Claude" w:date="2026-10-09T01:35:33Z">
        <w:r w:rsidRPr="001A2EB4">
          <w:t xml:space="preserve"> and the film parameters were fixed at literature-derived values to preserve physical realism and avoid compensatory parameter fitting, so calibration was restricted to the three kinetic parameters k</w:t>
        </w:r>
      </w:ins>
      <w:ins w:id="20553" w:author="Claude" w:date="2026-10-09T01:35:33Z">
        <w:r w:rsidRPr="001A2EB4">
          <w:rPr>
            <w:vertAlign w:val="subscript"/>
          </w:rPr>
          <w:t xml:space="preserve">f</w:t>
        </w:r>
      </w:ins>
      <w:ins w:id="20554" w:author="Claude" w:date="2026-10-09T01:35:33Z">
        <w:r w:rsidRPr="001A2EB4">
          <w:t xml:space="preserve">, k</w:t>
        </w:r>
      </w:ins>
      <w:ins w:id="20555" w:author="Claude" w:date="2026-10-09T01:35:33Z">
        <w:r w:rsidRPr="001A2EB4">
          <w:rPr>
            <w:vertAlign w:val="subscript"/>
          </w:rPr>
          <w:t xml:space="preserve">d</w:t>
        </w:r>
      </w:ins>
      <w:ins w:id="20556" w:author="Claude" w:date="2026-10-09T01:35:33Z">
        <w:r w:rsidRPr="001A2EB4">
          <w:t xml:space="preserve"> and k</w:t>
        </w:r>
      </w:ins>
      <w:ins w:id="20557" w:author="Claude" w:date="2026-10-09T01:35:33Z">
        <w:r w:rsidRPr="001A2EB4">
          <w:rPr>
            <w:vertAlign w:val="subscript"/>
          </w:rPr>
          <w:t xml:space="preserve">ORR</w:t>
        </w:r>
      </w:ins>
      <w:ins w:id="20558" w:author="Claude" w:date="2026-10-09T01:35:33Z">
        <w:r w:rsidRPr="001A2EB4">
          <w:t xml:space="preserve">.</w:t>
        </w:r>
      </w:ins>
    </w:p>
    <w:p w14:paraId="6A0951C6" w14:textId="5CEDC234" w:rsidR="0090588D" w:rsidRPr="001A2EB4" w:rsidRDefault="008C71CF" w:rsidP="00B31A12">
      <w:pPr>
        <w:pStyle w:val="BodyText"/>
        <w:rPr>
          <w:del w:id="20597" w:author="Claude" w:date="2026-10-09T01:35:33Z"/>
        </w:rPr>
      </w:pPr>
      <w:del w:id="20560" w:author="Claude" w:date="2026-10-09T01:35:33Z">
        <w:r w:rsidRPr="001A2EB4">
          <w:delText xml:space="preserve">These parameters were then calibrated within the 3D reaction-diffusion framework using Bayesian optimization. </w:delText>
        </w:r>
      </w:del>
      <w:del w:id="20561" w:author="Claude" w:date="2026-10-09T01:35:33Z">
        <w:r w:rsidR="00B31A12" w:rsidRPr="001A2EB4">
          <w:delText xml:space="preserve">Following the initial exploration of the admissible parameter space, the optimization rapidly reduced the RMSE from approximately 0.28% to below 0.05% and </w:delText>
        </w:r>
      </w:del>
      <w:del w:id="9013" w:author="Claude" w:date="2026-10-08T23:42:36Z">
        <w:r>
          <w:delText xml:space="preserve">identified</w:delText>
        </w:r>
      </w:del>
      <w:del w:id="20562" w:author="Claude" w:date="2026-10-09T01:35:33Z">
        <w:r w:rsidR="00B31A12" w:rsidRPr="001A2EB4">
          <w:delText xml:space="preserve"> </w:delText>
        </w:r>
      </w:del>
      <w:del w:id="9011" w:author="Claude" w:date="2026-10-08T23:42:36Z">
        <w:r>
          <w:delText xml:space="preserve">a</w:delText>
        </w:r>
      </w:del>
      <w:del w:id="20563" w:author="Claude" w:date="2026-10-09T01:35:33Z">
        <w:r w:rsidR="00B31A12" w:rsidRPr="001A2EB4">
          <w:delText xml:space="preserve"> </w:delText>
        </w:r>
      </w:del>
      <w:del w:id="9009" w:author="Claude" w:date="2026-10-08T23:42:36Z">
        <w:r>
          <w:delText xml:space="preserve">distinct</w:delText>
        </w:r>
      </w:del>
      <w:del w:id="20564" w:author="Claude" w:date="2026-10-09T01:35:33Z">
        <w:r w:rsidR="00B31A12" w:rsidRPr="001A2EB4">
          <w:delText xml:space="preserve"> </w:delText>
        </w:r>
      </w:del>
      <w:del w:id="9007" w:author="Claude" w:date="2026-10-08T23:42:36Z">
        <w:r>
          <w:delText xml:space="preserve">optimum</w:delText>
        </w:r>
      </w:del>
      <w:del w:id="20565" w:author="Claude" w:date="2026-10-09T01:35:33Z">
        <w:r w:rsidR="00B31A12" w:rsidRPr="001A2EB4">
          <w:delText xml:space="preserve"> </w:delText>
        </w:r>
      </w:del>
      <w:del w:id="9005" w:author="Claude" w:date="2026-10-08T23:42:36Z">
        <w:r>
          <w:delText xml:space="preserve">after</w:delText>
        </w:r>
      </w:del>
      <w:del w:id="20566" w:author="Claude" w:date="2026-10-09T01:35:33Z">
        <w:r w:rsidR="00B31A12" w:rsidRPr="001A2EB4">
          <w:delText xml:space="preserve"> 22</w:delText>
        </w:r>
      </w:del>
      <w:del w:id="9003" w:author="Claude" w:date="2026-10-08T23:42:36Z">
        <w:r>
          <w:delText xml:space="preserve"> iterations</w:delText>
        </w:r>
      </w:del>
      <w:del w:id="20567" w:author="Claude" w:date="2026-10-09T01:35:33Z">
        <w:r w:rsidRPr="001A2EB4">
          <w:delText xml:space="preserve"> (</w:delText>
        </w:r>
      </w:del>
      <w:del w:id="20568" w:author="Claude" w:date="2026-10-09T01:35:33Z">
        <w:r w:rsidRPr="001A2EB4">
          <w:rPr>
            <w:b/>
            <w:bCs/>
          </w:rPr>
          <w:fldChar w:fldCharType="begin"/>
        </w:r>
      </w:del>
      <w:del w:id="20569" w:author="Claude" w:date="2026-10-09T01:35:33Z">
        <w:r w:rsidRPr="001A2EB4">
          <w:rPr>
            <w:b/>
            <w:bCs/>
          </w:rPr>
          <w:delInstrText xml:space="preserve"> REF _Ref239754266 \h  \* MERGEFORMAT </w:delInstrText>
        </w:r>
      </w:del>
      <w:del w:id="20570" w:author="Claude" w:date="2026-10-09T01:35:33Z">
        <w:r w:rsidRPr="001A2EB4">
          <w:rPr>
            <w:b/>
            <w:bCs/>
          </w:rPr>
        </w:r>
      </w:del>
      <w:del w:id="20571" w:author="Claude" w:date="2026-10-09T01:35:33Z">
        <w:r w:rsidRPr="001A2EB4">
          <w:rPr>
            <w:b/>
            <w:bCs/>
          </w:rPr>
          <w:fldChar w:fldCharType="separate"/>
        </w:r>
      </w:del>
      <w:del w:id="20572" w:author="Claude" w:date="2026-10-09T01:35:33Z">
        <w:r w:rsidR="001C3008" w:rsidRPr="001A2EB4">
          <w:rPr>
            <w:b/>
            <w:bCs/>
          </w:rPr>
          <w:delText xml:space="preserve">Figure </w:delText>
        </w:r>
      </w:del>
      <w:del w:id="20573" w:author="Claude" w:date="2026-10-09T01:35:33Z">
        <w:r w:rsidR="001C3008">
          <w:rPr>
            <w:b/>
            <w:bCs/>
          </w:rPr>
          <w:delText xml:space="preserve">3</w:delText>
        </w:r>
      </w:del>
      <w:del w:id="20574" w:author="Claude" w:date="2026-10-09T01:35:33Z">
        <w:r w:rsidRPr="001A2EB4">
          <w:rPr>
            <w:b/>
            <w:bCs/>
          </w:rPr>
          <w:fldChar w:fldCharType="end"/>
        </w:r>
      </w:del>
      <w:del w:id="20575" w:author="Claude" w:date="2026-10-09T01:35:33Z">
        <w:r w:rsidRPr="001A2EB4">
          <w:rPr>
            <w:b/>
            <w:bCs/>
          </w:rPr>
          <w:delText xml:space="preserve">b</w:delText>
        </w:r>
      </w:del>
      <w:del w:id="20576" w:author="Claude" w:date="2026-10-09T01:35:33Z">
        <w:r w:rsidRPr="001A2EB4">
          <w:delText xml:space="preserve">)</w:delText>
        </w:r>
      </w:del>
      <w:del w:id="20577" w:author="Claude" w:date="2026-10-09T01:35:33Z">
        <w:r w:rsidR="00B31A12" w:rsidRPr="001A2EB4">
          <w:delText xml:space="preserve">.</w:delText>
        </w:r>
      </w:del>
      <w:del w:id="20578" w:author="Claude" w:date="2026-10-09T01:35:33Z">
        <w:r w:rsidRPr="001A2EB4">
          <w:delText xml:space="preserve"> </w:delText>
        </w:r>
      </w:del>
      <w:del w:id="20579" w:author="Claude" w:date="2026-10-09T01:35:33Z">
        <w:r w:rsidR="00B31A12" w:rsidRPr="001A2EB4">
          <w:delText xml:space="preserve">Subsequent evaluations and local refinement produced no further improvement</w:delText>
        </w:r>
      </w:del>
      <w:del w:id="9014" w:author="Claude" w:date="2026-10-08T23:42:36Z">
        <w:r>
          <w:delText xml:space="preserve">, indicating stable convergence rather than continued sensitivity to parameter exploration</w:delText>
        </w:r>
      </w:del>
      <w:del w:id="20580" w:author="Claude" w:date="2026-10-09T01:35:33Z">
        <w:r w:rsidR="00B31A12" w:rsidRPr="001A2EB4">
          <w:delText xml:space="preserve">. The optimized parameter set</w:delText>
        </w:r>
      </w:del>
      <w:del w:id="20581" w:author="Claude" w:date="2026-10-09T01:35:33Z">
        <w:r w:rsidR="0075302B" w:rsidRPr="001A2EB4">
          <w:delText xml:space="preserve"> </w:delText>
        </w:r>
      </w:del>
      <w:del w:id="20582" w:author="Claude" w:date="2026-10-09T01:35:33Z">
        <w:r w:rsidR="00B31A12" w:rsidRPr="001A2EB4">
          <w:delText xml:space="preserve">(</w:delText>
        </w:r>
      </w:del>
      <w:del w:id="20583" w:author="Claude" w:date="2026-10-09T01:35:33Z">
        <w:r w:rsidR="0075302B" w:rsidRPr="001A2EB4">
          <w:rPr>
            <w:b/>
            <w:bCs/>
          </w:rPr>
          <w:fldChar w:fldCharType="begin"/>
        </w:r>
      </w:del>
      <w:del w:id="20584" w:author="Claude" w:date="2026-10-09T01:35:33Z">
        <w:r w:rsidR="0075302B" w:rsidRPr="001A2EB4">
          <w:rPr>
            <w:b/>
            <w:bCs/>
          </w:rPr>
          <w:delInstrText xml:space="preserve"> REF _Ref238636197 \h  \* MERGEFORMAT </w:delInstrText>
        </w:r>
      </w:del>
      <w:del w:id="20585" w:author="Claude" w:date="2026-10-09T01:35:33Z">
        <w:r w:rsidR="0075302B" w:rsidRPr="001A2EB4">
          <w:rPr>
            <w:b/>
            <w:bCs/>
          </w:rPr>
        </w:r>
      </w:del>
      <w:del w:id="20586" w:author="Claude" w:date="2026-10-09T01:35:33Z">
        <w:r w:rsidR="0075302B" w:rsidRPr="001A2EB4">
          <w:rPr>
            <w:b/>
            <w:bCs/>
          </w:rPr>
          <w:fldChar w:fldCharType="separate"/>
        </w:r>
      </w:del>
      <w:del w:id="20587" w:author="Claude" w:date="2026-10-09T01:35:33Z">
        <w:r w:rsidR="001C3008" w:rsidRPr="001A2EB4">
          <w:rPr>
            <w:b/>
            <w:bCs/>
          </w:rPr>
          <w:delText xml:space="preserve">Table </w:delText>
        </w:r>
      </w:del>
      <w:del w:id="20588" w:author="Claude" w:date="2026-10-09T01:35:33Z">
        <w:r w:rsidR="001C3008">
          <w:rPr>
            <w:b/>
            <w:bCs/>
            <w:noProof/>
          </w:rPr>
          <w:delText xml:space="preserve">2</w:delText>
        </w:r>
      </w:del>
      <w:del w:id="20589" w:author="Claude" w:date="2026-10-09T01:35:33Z">
        <w:r w:rsidR="0075302B" w:rsidRPr="001A2EB4">
          <w:rPr>
            <w:b/>
            <w:bCs/>
          </w:rPr>
          <w:fldChar w:fldCharType="end"/>
        </w:r>
      </w:del>
      <w:del w:id="20590" w:author="Claude" w:date="2026-10-09T01:35:33Z">
        <w:r w:rsidR="00B31A12" w:rsidRPr="001A2EB4">
          <w:rPr>
            <w:b/>
            <w:bCs/>
          </w:rPr>
          <w:delText xml:space="preserve">)</w:delText>
        </w:r>
      </w:del>
      <w:del w:id="20591" w:author="Claude" w:date="2026-10-09T01:35:33Z">
        <w:r w:rsidR="00B31A12" w:rsidRPr="001A2EB4">
          <w:rPr>
            <w:rFonts w:ascii="Segoe UI" w:hAnsi="Segoe UI" w:cs="Segoe UI"/>
            <w:sz w:val="21"/>
            <w:szCs w:val="21"/>
            <w:lang w:eastAsia="en-US"/>
          </w:rPr>
          <w:delText xml:space="preserve"> </w:delText>
        </w:r>
      </w:del>
      <w:del w:id="20592" w:author="Claude" w:date="2026-10-09T01:35:33Z">
        <w:r w:rsidR="00B31A12" w:rsidRPr="001A2EB4">
          <w:delText xml:space="preserve">yielded a minimum RMSE of 0.0</w:delText>
        </w:r>
      </w:del>
      <w:del w:id="20593" w:author="Claude" w:date="2026-10-09T01:35:33Z">
        <w:r w:rsidR="00215165" w:rsidRPr="001A2EB4">
          <w:delText xml:space="preserve">4</w:delText>
        </w:r>
      </w:del>
      <w:del w:id="20594" w:author="Claude" w:date="2026-10-09T01:35:33Z">
        <w:r w:rsidR="00B31A12" w:rsidRPr="001A2EB4">
          <w:delText xml:space="preserve">2% against the calibration dataset. These results show that the proposed three-parameter framework can closely reproduce the calibration measurements. The </w:delText>
        </w:r>
      </w:del>
      <w:del w:id="9016" w:author="Claude" w:date="2026-10-08T23:42:36Z">
        <w:r>
          <w:delText xml:space="preserve">combination of </w:delText>
        </w:r>
      </w:del>
      <w:del w:id="20595" w:author="Claude" w:date="2026-10-09T01:35:33Z">
        <w:r w:rsidR="00B31A12" w:rsidRPr="001A2EB4">
          <w:delText xml:space="preserve">low calibration error</w:delText>
        </w:r>
      </w:del>
      <w:del w:id="9015" w:author="Claude" w:date="2026-10-08T23:42:36Z">
        <w:r>
          <w:delText xml:space="preserve"> and rapid convergence</w:delText>
        </w:r>
      </w:del>
      <w:del w:id="20596" w:author="Claude" w:date="2026-10-09T01:35:33Z">
        <w:r w:rsidR="00B31A12" w:rsidRPr="001A2EB4">
          <w:delText xml:space="preserve"> supports the framework’s potential as a basis for predictive Zn biodegradation modeling, subject to independent validation.</w:delText>
        </w:r>
      </w:del>
    </w:p>
    <w:p w14:paraId="73E7218C" w14:textId="74F2D5D2" w:rsidR="00D26518" w:rsidRPr="001A2EB4" w:rsidRDefault="00D26518" w:rsidP="00D1626D">
      <w:pPr>
        <w:pStyle w:val="BodyText"/>
        <w:rPr>
          <w:ins w:id="20605" w:author="Claude" w:date="2026-10-09T01:35:33Z"/>
        </w:rPr>
      </w:pPr>
      <w:ins w:id="20598" w:author="Claude" w:date="2026-10-09T01:35:33Z">
        <w:r w:rsidRPr="001A2EB4">
          <w:t xml:space="preserve">These parameters were calibrated within the 3D reaction-diffusion framework using Gaussian-process-assisted Bayesian optimization against the 14-day mass-loss data (Figure 3b). The optimized parameter set (Table 2) yielded a minimum RMSE of [x]% (percentage points) against the calibration dataset. Only k</w:t>
        </w:r>
      </w:ins>
      <w:ins w:id="20599" w:author="Claude" w:date="2026-10-09T01:35:33Z">
        <w:r w:rsidRPr="001A2EB4">
          <w:rPr>
            <w:vertAlign w:val="subscript"/>
          </w:rPr>
          <w:t xml:space="preserve">ORR</w:t>
        </w:r>
      </w:ins>
      <w:ins w:id="20600" w:author="Claude" w:date="2026-10-09T01:35:33Z">
        <w:r w:rsidRPr="001A2EB4">
          <w:t xml:space="preserve"> was identifiable from the mass-loss data; fits of similar quality were obtained over wide ranges of k</w:t>
        </w:r>
      </w:ins>
      <w:ins w:id="20601" w:author="Claude" w:date="2026-10-09T01:35:33Z">
        <w:r w:rsidRPr="001A2EB4">
          <w:rPr>
            <w:vertAlign w:val="subscript"/>
          </w:rPr>
          <w:t xml:space="preserve">f</w:t>
        </w:r>
      </w:ins>
      <w:ins w:id="20602" w:author="Claude" w:date="2026-10-09T01:35:33Z">
        <w:r w:rsidRPr="001A2EB4">
          <w:t xml:space="preserve"> and k</w:t>
        </w:r>
      </w:ins>
      <w:ins w:id="20603" w:author="Claude" w:date="2026-10-09T01:35:33Z">
        <w:r w:rsidRPr="001A2EB4">
          <w:rPr>
            <w:vertAlign w:val="subscript"/>
          </w:rPr>
          <w:t xml:space="preserve">d</w:t>
        </w:r>
      </w:ins>
      <w:ins w:id="20604" w:author="Claude" w:date="2026-10-09T01:35:33Z">
        <w:r w:rsidRPr="001A2EB4">
          <w:t xml:space="preserve"> [ranges to be stated from the v4 run]. These results show that the framework can reproduce the calibration measurements, subject to independent validation.</w:t>
        </w:r>
      </w:ins>
    </w:p>
    <w:p w14:paraId="1FB337BF" w14:textId="77777777" w:rsidR="00B31A12" w:rsidRPr="001A2EB4" w:rsidRDefault="00B31A12" w:rsidP="00B31A12">
      <w:pPr>
        <w:pStyle w:val="BodyText"/>
      </w:pPr>
    </w:p>
    <w:p w14:paraId="07D03D66" w14:textId="7C933737" w:rsidR="0067604C" w:rsidRPr="001A2EB4" w:rsidRDefault="0067604C" w:rsidP="0090588D">
      <w:pPr>
        <w:pStyle w:val="BodyText"/>
        <w:keepNext/>
        <w:ind w:firstLine="0"/>
        <w:jc w:val="center"/>
      </w:pPr>
      <w:r w:rsidRPr="001A2EB4">
        <w:rPr>
          <w:noProof/>
        </w:rPr>
        <w:lastRenderedPageBreak/>
        <w:drawing>
          <wp:inline distT="0" distB="0" distL="0" distR="0" wp14:anchorId="36BA34D6" wp14:editId="69364FA5">
            <wp:extent cx="5760720" cy="25436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543694"/>
                    </a:xfrm>
                    <a:prstGeom prst="rect">
                      <a:avLst/>
                    </a:prstGeom>
                  </pic:spPr>
                </pic:pic>
              </a:graphicData>
            </a:graphic>
          </wp:inline>
        </w:drawing>
      </w:r>
    </w:p>
    <w:p w14:paraId="6CADF4D6" w14:textId="6AFFB04F" w:rsidR="0090588D" w:rsidRPr="001A2EB4" w:rsidRDefault="0090588D" w:rsidP="0090588D">
      <w:pPr>
        <w:pStyle w:val="Captions"/>
      </w:pPr>
      <w:bookmarkStart w:id="15" w:name="_Ref239754266"/>
      <w:r w:rsidRPr="001A2EB4">
        <w:rPr>
          <w:b/>
          <w:bCs/>
        </w:rPr>
        <w:t>Fig</w:t>
      </w:r>
      <w:r w:rsidR="00AF715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3</w:t>
      </w:r>
      <w:r w:rsidRPr="001A2EB4">
        <w:rPr>
          <w:b/>
          <w:bCs/>
        </w:rPr>
        <w:fldChar w:fldCharType="end"/>
      </w:r>
      <w:bookmarkEnd w:id="15"/>
      <w:r w:rsidRPr="001A2EB4">
        <w:rPr>
          <w:b/>
          <w:bCs/>
        </w:rPr>
        <w:t>.</w:t>
      </w:r>
      <w:r w:rsidRPr="001A2EB4">
        <w:t xml:space="preserve"> Calibration of the Zn biodegradation model. (a) Morris sensitivity analysis showing the relative influence of model parameters on predicted Zn mass loss after 168 h</w:t>
      </w:r>
      <w:r w:rsidR="003C53D5" w:rsidRPr="001A2EB4">
        <w:t xml:space="preserve">; (b) </w:t>
      </w:r>
      <w:r w:rsidR="008C0A8C" w:rsidRPr="001A2EB4">
        <w:t>Bayesian</w:t>
      </w:r>
      <w:r w:rsidR="003C53D5" w:rsidRPr="001A2EB4">
        <w:t xml:space="preserve"> optimization history of the 3D reaction-diffusion</w:t>
      </w:r>
      <w:r w:rsidRPr="001A2EB4">
        <w:t xml:space="preserve"> model.</w:t>
      </w:r>
    </w:p>
    <w:p w14:paraId="17698438" w14:textId="77777777" w:rsidR="00215165" w:rsidRPr="001A2EB4" w:rsidRDefault="00215165" w:rsidP="0090588D">
      <w:pPr>
        <w:pStyle w:val="Captions"/>
      </w:pPr>
    </w:p>
    <w:p w14:paraId="7622B570" w14:textId="4542B770" w:rsidR="0090588D" w:rsidRPr="001A2EB4" w:rsidRDefault="0090588D" w:rsidP="001212AC">
      <w:pPr>
        <w:pStyle w:val="Captions"/>
        <w:keepNext/>
        <w:rPr>
          <w:i/>
        </w:rPr>
      </w:pPr>
      <w:bookmarkStart w:id="16" w:name="_Ref238636197"/>
      <w:bookmarkStart w:id="17" w:name="tab:optim_params"/>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2</w:t>
      </w:r>
      <w:r w:rsidRPr="001A2EB4">
        <w:rPr>
          <w:b/>
          <w:bCs/>
        </w:rPr>
        <w:fldChar w:fldCharType="end"/>
      </w:r>
      <w:bookmarkEnd w:id="16"/>
      <w:r w:rsidR="00AF7154" w:rsidRPr="001A2EB4">
        <w:rPr>
          <w:b/>
          <w:bCs/>
        </w:rPr>
        <w:t xml:space="preserve">. </w:t>
      </w:r>
      <w:r w:rsidR="00DE298F" w:rsidRPr="001A2EB4">
        <w:t>Admissible search ranges and optimized values of the effective kinetic parameters used in the Zn biodegradation model</w:t>
      </w:r>
      <w:r w:rsidRPr="001A2EB4">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Optimized Value</w:t>
            </w:r>
          </w:p>
        </w:tc>
      </w:tr>
      <w:tr w:rsidR="0090588D" w:rsidRPr="001A2EB4" w14:paraId="20DF34D3" w14:textId="77777777" w:rsidTr="00E1667A">
        <w:trPr>
          <w:cantSplit/>
        </w:trPr>
        <w:tc>
          <w:tcPr>
            <w:tcW w:w="896" w:type="pct"/>
          </w:tcPr>
          <w:p w14:paraId="5DF4C4B6" w14:textId="77777777" w:rsidR="0090588D" w:rsidRPr="001A2EB4" w:rsidRDefault="00621E22"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m:oMathPara>
          </w:p>
        </w:tc>
        <w:tc>
          <w:tcPr>
            <w:tcW w:w="1227" w:type="pct"/>
          </w:tcPr>
          <w:p w14:paraId="122B6AAA"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6A7A87E" w14:textId="6C4D66EF"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 xml:space="preserve">[1, </w:t>
            </w:r>
            <w:del w:id="9016" w:author="Claude" w:date="2026-10-09T01:35:33Z">
              <w:r>
                <w:rPr>
                  <w:rFonts w:cs="Times New Roman"/>
                  <w:sz w:val="22"/>
                  <w:szCs w:val="22"/>
                </w:rPr>
                <w:delText xml:space="preserve">100</w:delText>
              </w:r>
            </w:del>
            <w:ins w:id="9015" w:author="Claude" w:date="2026-10-09T01:35:33Z">
              <w:r w:rsidRPr="001A2EB4">
                <w:rPr>
                  <w:rFonts w:cs="Times New Roman"/>
                  <w:sz w:val="22"/>
                  <w:szCs w:val="22"/>
                </w:rPr>
                <w:t xml:space="preserve">10⁵</w:t>
              </w:r>
            </w:ins>
            <w:r w:rsidRPr="001A2EB4">
              <w:rPr>
                <w:rFonts w:cs="Times New Roman"/>
                <w:sz w:val="22"/>
                <w:szCs w:val="22"/>
              </w:rPr>
              <w:t xml:space="preserve">]</w:t>
            </w:r>
          </w:p>
        </w:tc>
        <w:tc>
          <w:tcPr>
            <w:tcW w:w="1403" w:type="pct"/>
          </w:tcPr>
          <w:p w14:paraId="08F7AE1D" w14:textId="02F129DA" w:rsidR="0090588D" w:rsidRPr="001A2EB4" w:rsidRDefault="004A6E12" w:rsidP="00E1667A">
            <w:pPr>
              <w:pStyle w:val="Compact"/>
              <w:spacing w:line="240" w:lineRule="auto"/>
              <w:jc w:val="left"/>
              <w:rPr>
                <w:rFonts w:cs="Times New Roman"/>
                <w:sz w:val="22"/>
                <w:szCs w:val="22"/>
              </w:rPr>
            </w:pPr>
            <w:del w:id="9018" w:author="Claude" w:date="2026-10-09T01:35:33Z">
              <w:r>
                <w:rPr>
                  <w:rFonts w:cs="Times New Roman"/>
                  <w:sz w:val="22"/>
                  <w:szCs w:val="22"/>
                </w:rPr>
                <w:delText xml:space="preserve">35.91</w:delText>
              </w:r>
            </w:del>
            <w:ins w:id="9017" w:author="Claude" w:date="2026-10-09T01:35:33Z">
              <w:r w:rsidRPr="001A2EB4">
                <w:rPr>
                  <w:rFonts w:cs="Times New Roman"/>
                  <w:sz w:val="22"/>
                  <w:szCs w:val="22"/>
                </w:rPr>
                <w:t xml:space="preserve">[v4 optimum]</w:t>
              </w:r>
            </w:ins>
          </w:p>
        </w:tc>
      </w:tr>
      <w:tr w:rsidR="0090588D" w:rsidRPr="001A2EB4" w14:paraId="1B424640" w14:textId="77777777" w:rsidTr="00E1667A">
        <w:trPr>
          <w:cantSplit/>
        </w:trPr>
        <w:tc>
          <w:tcPr>
            <w:tcW w:w="896" w:type="pct"/>
          </w:tcPr>
          <w:p w14:paraId="2DFA5586" w14:textId="77777777" w:rsidR="0090588D" w:rsidRPr="001A2EB4" w:rsidRDefault="00621E22"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m:oMathPara>
          </w:p>
        </w:tc>
        <w:tc>
          <w:tcPr>
            <w:tcW w:w="1227" w:type="pct"/>
          </w:tcPr>
          <w:p w14:paraId="77AFCB78" w14:textId="3450A910" w:rsidR="0090588D" w:rsidRPr="001A2EB4" w:rsidRDefault="00BB288D" w:rsidP="00E1667A">
            <w:pPr>
              <w:pStyle w:val="Compact"/>
              <w:spacing w:line="240" w:lineRule="auto"/>
              <w:jc w:val="left"/>
              <w:rPr>
                <w:rFonts w:cs="Times New Roman"/>
                <w:sz w:val="22"/>
                <w:szCs w:val="22"/>
              </w:rPr>
            </w:pPr>
            <m:oMathPara>
              <m:oMath>
                <m:r>
                  <w:rPr>
                    <w:rFonts w:ascii="Cambria Math" w:hAnsi="Cambria Math" w:cs="Times New Roman"/>
                    <w:sz w:val="22"/>
                    <w:szCs w:val="22"/>
                  </w:rPr>
                  <m:t>m</m:t>
                </m:r>
                <m:sSup>
                  <m:sSupPr>
                    <m:ctrlPr>
                      <w:rPr>
                        <w:rFonts w:ascii="Cambria Math" w:hAnsi="Cambria Math" w:cs="Times New Roman"/>
                        <w:sz w:val="22"/>
                        <w:szCs w:val="22"/>
                      </w:rPr>
                    </m:ctrlPr>
                  </m:sSupPr>
                  <m:e>
                    <m:r>
                      <w:rPr>
                        <w:rFonts w:ascii="Cambria Math" w:hAnsi="Cambria Math" w:cs="Times New Roman"/>
                        <w:sz w:val="22"/>
                        <w:szCs w:val="22"/>
                      </w:rPr>
                      <m:t>m</m:t>
                    </m:r>
                  </m:e>
                  <m:sup>
                    <m:r>
                      <w:rPr>
                        <w:rFonts w:ascii="Cambria Math" w:hAnsi="Cambria Math" w:cs="Times New Roman"/>
                        <w:sz w:val="22"/>
                        <w:szCs w:val="22"/>
                      </w:rPr>
                      <m:t>6</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g</m:t>
                    </m:r>
                  </m:e>
                  <m:sup>
                    <m:r>
                      <m:rPr>
                        <m:sty m:val="p"/>
                      </m:rPr>
                      <w:rPr>
                        <w:rFonts w:ascii="Cambria Math" w:hAnsi="Cambria Math" w:cs="Times New Roman"/>
                        <w:sz w:val="22"/>
                        <w:szCs w:val="22"/>
                      </w:rPr>
                      <m:t>-</m:t>
                    </m:r>
                    <m:r>
                      <w:rPr>
                        <w:rFonts w:ascii="Cambria Math" w:hAnsi="Cambria Math" w:cs="Times New Roman"/>
                        <w:sz w:val="22"/>
                        <w:szCs w:val="22"/>
                      </w:rPr>
                      <m:t>2</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E1DB9F9" w14:textId="47C1AE6D"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 xml:space="preserve">[</w:t>
            </w:r>
            <w:del w:id="9022" w:author="Claude" w:date="2026-10-09T01:35:33Z">
              <w:r>
                <w:rPr>
                  <w:rFonts w:cs="Times New Roman"/>
                  <w:sz w:val="22"/>
                  <w:szCs w:val="22"/>
                </w:rPr>
                <w:delText xml:space="preserve">5</w:delText>
              </w:r>
            </w:del>
            <w:ins w:id="9021" w:author="Claude" w:date="2026-10-09T01:35:33Z">
              <w:r w:rsidRPr="001A2EB4">
                <w:rPr>
                  <w:rFonts w:cs="Times New Roman"/>
                  <w:sz w:val="22"/>
                  <w:szCs w:val="22"/>
                </w:rPr>
                <w:t xml:space="preserve">8.0 × 10⁶</w:t>
              </w:r>
            </w:ins>
            <w:r w:rsidRPr="001A2EB4">
              <w:rPr>
                <w:rFonts w:cs="Times New Roman"/>
                <w:sz w:val="22"/>
                <w:szCs w:val="22"/>
              </w:rPr>
              <w:t xml:space="preserve">, </w:t>
            </w:r>
            <w:del w:id="9020" w:author="Claude" w:date="2026-10-09T01:35:33Z">
              <w:r>
                <w:rPr>
                  <w:rFonts w:cs="Times New Roman"/>
                  <w:sz w:val="22"/>
                  <w:szCs w:val="22"/>
                </w:rPr>
                <w:delText xml:space="preserve">100</w:delText>
              </w:r>
            </w:del>
            <w:ins w:id="9019" w:author="Claude" w:date="2026-10-09T01:35:33Z">
              <w:r w:rsidRPr="001A2EB4">
                <w:rPr>
                  <w:rFonts w:cs="Times New Roman"/>
                  <w:sz w:val="22"/>
                  <w:szCs w:val="22"/>
                </w:rPr>
                <w:t xml:space="preserve">8.0 × 10¹¹</w:t>
              </w:r>
            </w:ins>
            <w:r w:rsidRPr="001A2EB4">
              <w:rPr>
                <w:rFonts w:cs="Times New Roman"/>
                <w:sz w:val="22"/>
                <w:szCs w:val="22"/>
              </w:rPr>
              <w:t xml:space="preserve">]</w:t>
            </w:r>
          </w:p>
        </w:tc>
        <w:tc>
          <w:tcPr>
            <w:tcW w:w="1403" w:type="pct"/>
          </w:tcPr>
          <w:p w14:paraId="45745734" w14:textId="3365DE67" w:rsidR="0090588D" w:rsidRPr="001A2EB4" w:rsidRDefault="004A6E12" w:rsidP="00E1667A">
            <w:pPr>
              <w:pStyle w:val="Compact"/>
              <w:spacing w:line="240" w:lineRule="auto"/>
              <w:jc w:val="left"/>
              <w:rPr>
                <w:rFonts w:cs="Times New Roman"/>
                <w:sz w:val="22"/>
                <w:szCs w:val="22"/>
              </w:rPr>
            </w:pPr>
            <w:del w:id="9024" w:author="Claude" w:date="2026-10-09T01:35:33Z">
              <w:r>
                <w:rPr>
                  <w:rFonts w:cs="Times New Roman"/>
                  <w:sz w:val="22"/>
                  <w:szCs w:val="22"/>
                </w:rPr>
                <w:delText xml:space="preserve">27.17</w:delText>
              </w:r>
            </w:del>
            <w:ins w:id="9023" w:author="Claude" w:date="2026-10-09T01:35:33Z">
              <w:r w:rsidRPr="001A2EB4">
                <w:rPr>
                  <w:rFonts w:cs="Times New Roman"/>
                  <w:sz w:val="22"/>
                  <w:szCs w:val="22"/>
                </w:rPr>
                <w:t xml:space="preserve">[v4 optimum]</w:t>
              </w:r>
            </w:ins>
          </w:p>
        </w:tc>
      </w:tr>
      <w:tr w:rsidR="0090588D" w:rsidRPr="001A2EB4" w14:paraId="275905FD" w14:textId="77777777" w:rsidTr="00E1667A">
        <w:trPr>
          <w:cantSplit/>
        </w:trPr>
        <w:tc>
          <w:tcPr>
            <w:tcW w:w="896" w:type="pct"/>
          </w:tcPr>
          <w:p w14:paraId="588DCF5A" w14:textId="77777777" w:rsidR="0090588D" w:rsidRPr="001A2EB4" w:rsidRDefault="00621E22"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m:oMathPara>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 xml:space="preserve">[0.</w:t>
            </w:r>
            <w:del w:id="9028" w:author="Claude" w:date="2026-10-09T01:35:33Z">
              <w:r>
                <w:rPr>
                  <w:rFonts w:cs="Times New Roman"/>
                  <w:sz w:val="22"/>
                  <w:szCs w:val="22"/>
                </w:rPr>
                <w:delText xml:space="preserve">05</w:delText>
              </w:r>
            </w:del>
            <w:ins w:id="9027" w:author="Claude" w:date="2026-10-09T01:35:33Z">
              <w:r w:rsidRPr="001A2EB4">
                <w:rPr>
                  <w:rFonts w:cs="Times New Roman"/>
                  <w:sz w:val="22"/>
                  <w:szCs w:val="22"/>
                </w:rPr>
                <w:t xml:space="preserve">5</w:t>
              </w:r>
            </w:ins>
            <w:r w:rsidRPr="001A2EB4">
              <w:rPr>
                <w:rFonts w:cs="Times New Roman"/>
                <w:sz w:val="22"/>
                <w:szCs w:val="22"/>
              </w:rPr>
              <w:t xml:space="preserve">, </w:t>
            </w:r>
            <w:del w:id="9026" w:author="Claude" w:date="2026-10-09T01:35:33Z">
              <w:r>
                <w:rPr>
                  <w:rFonts w:cs="Times New Roman"/>
                  <w:sz w:val="22"/>
                  <w:szCs w:val="22"/>
                </w:rPr>
                <w:delText xml:space="preserve">5.0</w:delText>
              </w:r>
            </w:del>
            <w:ins w:id="9025" w:author="Claude" w:date="2026-10-09T01:35:33Z">
              <w:r w:rsidRPr="001A2EB4">
                <w:rPr>
                  <w:rFonts w:cs="Times New Roman"/>
                  <w:sz w:val="22"/>
                  <w:szCs w:val="22"/>
                </w:rPr>
                <w:t xml:space="preserve">50</w:t>
              </w:r>
            </w:ins>
            <w:r w:rsidRPr="001A2EB4">
              <w:rPr>
                <w:rFonts w:cs="Times New Roman"/>
                <w:sz w:val="22"/>
                <w:szCs w:val="22"/>
              </w:rPr>
              <w:t xml:space="preserve">]</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del w:id="9030" w:author="Claude" w:date="2026-10-09T01:35:33Z">
              <w:r>
                <w:rPr>
                  <w:rFonts w:cs="Times New Roman"/>
                  <w:sz w:val="22"/>
                  <w:szCs w:val="22"/>
                </w:rPr>
                <w:delText xml:space="preserve">0.51</w:delText>
              </w:r>
            </w:del>
            <w:ins w:id="9029" w:author="Claude" w:date="2026-10-09T01:35:33Z">
              <w:r w:rsidRPr="001A2EB4">
                <w:rPr>
                  <w:rFonts w:cs="Times New Roman"/>
                  <w:sz w:val="22"/>
                  <w:szCs w:val="22"/>
                </w:rPr>
                <w:t xml:space="preserve">[v4 optimum]</w:t>
              </w:r>
            </w:ins>
          </w:p>
        </w:tc>
      </w:tr>
      <w:bookmarkEnd w:id="17"/>
    </w:tbl>
    <w:p w14:paraId="1D477EF3" w14:textId="77777777" w:rsidR="0090588D" w:rsidRPr="001A2EB4" w:rsidRDefault="0090588D" w:rsidP="0090588D">
      <w:pPr>
        <w:pStyle w:val="BodyText"/>
        <w:ind w:firstLine="0"/>
      </w:pPr>
    </w:p>
    <w:p w14:paraId="73E7218C" w14:textId="74F2D5D2" w:rsidR="00D26518" w:rsidRPr="001A2EB4" w:rsidRDefault="00D26518" w:rsidP="00D1626D">
      <w:pPr>
        <w:pStyle w:val="BodyText"/>
        <w:rPr>
          <w:ins w:id="20607" w:author="Claude" w:date="2026-10-09T01:35:33Z"/>
        </w:rPr>
      </w:pPr>
      <w:ins w:id="20606" w:author="Claude" w:date="2026-10-09T01:35:33Z">
        <w:r w:rsidRPr="001A2EB4">
          <w:t xml:space="preserve">[Parameter sweeps (Figure 4) are to be rerun with the revised model around the new optimum; the discussion of passivation and corrosion-product saturation will be updated accordingly.]</w:t>
        </w:r>
      </w:ins>
    </w:p>
    <w:p w14:paraId="4A960038" w14:textId="7AD577F7" w:rsidR="000631D6" w:rsidRPr="001A2EB4" w:rsidRDefault="000631D6" w:rsidP="000631D6">
      <w:pPr>
        <w:pStyle w:val="BodyText"/>
        <w:rPr>
          <w:rFonts w:cs="Times New Roman"/>
        </w:rPr>
      </w:pPr>
      <w:r w:rsidRPr="001A2EB4">
        <w:rPr>
          <w:rFonts w:cs="Times New Roman"/>
        </w:rPr>
        <w:t xml:space="preserve">To further investigate the mechanistic roles of these </w:t>
      </w:r>
      <w:r w:rsidR="00DE298F" w:rsidRPr="001A2EB4">
        <w:rPr>
          <w:rFonts w:cs="Times New Roman"/>
        </w:rPr>
        <w:t xml:space="preserve">effective </w:t>
      </w:r>
      <w:r w:rsidRPr="001A2EB4">
        <w:rPr>
          <w:rFonts w:cs="Times New Roman"/>
        </w:rPr>
        <w:t xml:space="preserve">kinetic parameters, local parameter sweeps were performed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The mass-loss responses in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a–c</w:t>
      </w:r>
      <w:r w:rsidRPr="001A2EB4">
        <w:rPr>
          <w:rFonts w:cs="Times New Roman"/>
        </w:rPr>
        <w:t xml:space="preserve"> demonstrate that the three kinetic parameters influence degradation through distinct but interconnected mechanisms. </w:t>
      </w:r>
      <w:r w:rsidR="00981178" w:rsidRPr="001A2EB4">
        <w:rPr>
          <w:rFonts w:cs="Times New Roman"/>
        </w:rPr>
        <w:t>As expected, i</w:t>
      </w:r>
      <w:r w:rsidRPr="001A2EB4">
        <w:rPr>
          <w:rFonts w:cs="Times New Roman"/>
        </w:rPr>
        <w:t xml:space="preserve">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w:r w:rsidRPr="001A2EB4">
        <w:rPr>
          <w:rFonts w:cs="Times New Roman"/>
        </w:rPr>
        <w:t xml:space="preserve"> reduced cumulative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w:t>
      </w:r>
      <w:r w:rsidRPr="001A2EB4">
        <w:rPr>
          <w:rFonts w:cs="Times New Roman"/>
        </w:rPr>
        <w:t xml:space="preserve">), </w:t>
      </w:r>
      <w:r w:rsidR="00981178" w:rsidRPr="001A2EB4">
        <w:rPr>
          <w:rFonts w:cs="Times New Roman"/>
        </w:rPr>
        <w:t>because of rapid</w:t>
      </w:r>
      <w:r w:rsidRPr="001A2EB4">
        <w:rPr>
          <w:rFonts w:cs="Times New Roman"/>
        </w:rPr>
        <w:t xml:space="preserve"> corrosion-product formation</w:t>
      </w:r>
      <w:r w:rsidR="00981178" w:rsidRPr="001A2EB4">
        <w:rPr>
          <w:rFonts w:cs="Times New Roman"/>
        </w:rPr>
        <w:t>,</w:t>
      </w:r>
      <w:r w:rsidRPr="001A2EB4">
        <w:rPr>
          <w:rFonts w:cs="Times New Roman"/>
        </w:rPr>
        <w:t xml:space="preserve"> </w:t>
      </w:r>
      <w:r w:rsidR="00981178" w:rsidRPr="001A2EB4">
        <w:rPr>
          <w:rFonts w:cs="Times New Roman"/>
        </w:rPr>
        <w:t>while</w:t>
      </w:r>
      <w:del w:id="9017" w:author="Claude" w:date="2026-10-08T23:42:36Z">
        <w:r>
          <w:rPr>
            <w:rFonts w:cs="Times New Roman"/>
          </w:rPr>
          <w:delText xml:space="preserve">,</w:delText>
        </w:r>
      </w:del>
      <w:r w:rsidRPr="001A2EB4">
        <w:rPr>
          <w:rFonts w:cs="Times New Roman"/>
        </w:rPr>
        <w:t xml:space="preserve"> increasing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w:r w:rsidRPr="001A2EB4">
        <w:rPr>
          <w:rFonts w:cs="Times New Roman"/>
        </w:rPr>
        <w:t>​ produced progressively higher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b</w:t>
      </w:r>
      <w:r w:rsidRPr="001A2EB4">
        <w:rPr>
          <w:rFonts w:cs="Times New Roman"/>
        </w:rPr>
        <w:t xml:space="preserve">) by enhancing chloride-mediated dissolution of the corrosion-product layer. </w:t>
      </w:r>
      <w:r w:rsidR="007600C0" w:rsidRPr="001A2EB4">
        <w:rPr>
          <w:rFonts w:cs="Times New Roman"/>
        </w:rPr>
        <w:t>The strongest response was observed for</w:t>
      </w:r>
      <w:r w:rsidRPr="001A2EB4">
        <w:rPr>
          <w:rFonts w:cs="Times New Roman"/>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ins w:id="9020" w:author="Claude" w:date="2026-10-08T23:42:36Z">
        <w:r w:rsidRPr="001A2EB4">
          <w:rPr>
            <w:rFonts w:cs="Times New Roman"/>
          </w:rPr>
          <w:t xml:space="preserve">,</w:t>
        </w:r>
      </w:ins>
      <w:r w:rsidRPr="001A2EB4">
        <w:rPr>
          <w:rFonts w:cs="Times New Roman"/>
        </w:rPr>
        <w:t xml:space="preserve"> </w:t>
      </w:r>
      <w:del w:id="9022" w:author="Claude" w:date="2026-10-08T23:42:36Z">
        <w:r>
          <w:rPr>
            <w:rFonts w:cs="Times New Roman"/>
          </w:rPr>
          <w:delText xml:space="preserve">for which</w:delText>
        </w:r>
      </w:del>
      <w:ins w:id="9021" w:author="Claude" w:date="2026-10-08T23:42:36Z">
        <w:r w:rsidR="007600C0" w:rsidRPr="001A2EB4">
          <w:rPr>
            <w:rFonts w:cs="Times New Roman"/>
          </w:rPr>
          <w:t xml:space="preserve">where</w:t>
        </w:r>
      </w:ins>
      <w:r w:rsidR="007600C0" w:rsidRPr="001A2EB4">
        <w:rPr>
          <w:rFonts w:cs="Times New Roman"/>
        </w:rPr>
        <w:t xml:space="preserve"> increasing the oxygen-reduction rate coefficient markedly accelerated degradation and produced substantially greater cumulative mass loss </w:t>
      </w:r>
      <w:r w:rsidRPr="001A2EB4">
        <w:rPr>
          <w:rFonts w:cs="Times New Roman"/>
        </w:rPr>
        <w:t>(</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c</w:t>
      </w:r>
      <w:r w:rsidRPr="001A2EB4">
        <w:rPr>
          <w:rFonts w:cs="Times New Roman"/>
        </w:rPr>
        <w:t xml:space="preserve">). </w:t>
      </w:r>
      <w:r w:rsidR="00FB412A" w:rsidRPr="001A2EB4">
        <w:rPr>
          <w:rFonts w:cs="Times New Roman"/>
        </w:rPr>
        <w:t xml:space="preserve">However, the corresponding mass-loss trajectories </w:t>
      </w:r>
      <w:r w:rsidR="001A6B38" w:rsidRPr="001A2EB4">
        <w:rPr>
          <w:rFonts w:cs="Times New Roman"/>
        </w:rPr>
        <w:t xml:space="preserve">also </w:t>
      </w:r>
      <w:r w:rsidR="00981178" w:rsidRPr="001A2EB4">
        <w:rPr>
          <w:rFonts w:cs="Times New Roman"/>
        </w:rPr>
        <w:t>showed increasingly pronounced deceleration over time, despite higher overall degradation</w:t>
      </w:r>
      <w:r w:rsidR="00A01801" w:rsidRPr="001A2EB4">
        <w:rPr>
          <w:rFonts w:cs="Times New Roman"/>
        </w:rPr>
        <w:t>.</w:t>
      </w:r>
      <w:r w:rsidRPr="001A2EB4">
        <w:rPr>
          <w:rFonts w:cs="Times New Roman"/>
        </w:rPr>
        <w:t xml:space="preserve"> </w:t>
      </w:r>
    </w:p>
    <w:p w14:paraId="6DEA6AD8" w14:textId="0067FE93" w:rsidR="00F10625" w:rsidRPr="001A2EB4" w:rsidRDefault="0058436A" w:rsidP="00124B18">
      <w:pPr>
        <w:pStyle w:val="BodyText"/>
      </w:pPr>
      <w:r w:rsidRPr="0058436A">
        <w:t>The associated corrosion-product saturation responses in</w:t>
      </w:r>
      <w:r w:rsidRPr="001A2EB4">
        <w:t xml:space="preserve">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b/>
          <w:bCs/>
        </w:rPr>
        <w:t>d–f</w:t>
      </w:r>
      <w:r w:rsidRPr="001A2EB4">
        <w:t xml:space="preserve"> explain how corrosion-product evolution contributes to these mass-loss trends. </w:t>
      </w:r>
      <w:r w:rsidR="000631D6" w:rsidRPr="001A2EB4">
        <w:t xml:space="preserve">Increasing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0631D6" w:rsidRPr="001A2EB4">
        <w:t xml:space="preserve">​ </w:t>
      </w:r>
      <w:r w:rsidR="005B7B5E" w:rsidRPr="001A2EB4">
        <w:t>accelerated the conversion of dissolved Zn</w:t>
      </w:r>
      <w:r w:rsidR="005B7B5E" w:rsidRPr="001A2EB4">
        <w:rPr>
          <w:vertAlign w:val="superscript"/>
        </w:rPr>
        <w:t>2+</w:t>
      </w:r>
      <w:r w:rsidR="005B7B5E" w:rsidRPr="001A2EB4">
        <w:t xml:space="preserve"> into corrosion products through the corrosion-product growth term, resulting in faster corrosion-product accumulation and greater corrosion-product </w:t>
      </w:r>
      <w:r w:rsidR="005B7B5E" w:rsidRPr="001A2EB4">
        <w:lastRenderedPageBreak/>
        <w:t>saturation</w:t>
      </w:r>
      <w:r w:rsidR="000631D6"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d)</w:t>
      </w:r>
      <w:r w:rsidR="005B7B5E" w:rsidRPr="001A2EB4">
        <w:t>. Conversely, increasing</w:t>
      </w:r>
      <w:r w:rsidR="000631D6" w:rsidRPr="001A2EB4">
        <w:t xml:space="preserve">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0631D6" w:rsidRPr="001A2EB4">
        <w:t xml:space="preserve"> </w:t>
      </w:r>
      <w:r w:rsidR="005B7B5E" w:rsidRPr="001A2EB4">
        <w:t xml:space="preserve">enhanced the corrosion-product dissolution term, reducing corrosion-product retention and leading to lower corrosion-product saturation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e)</w:t>
      </w:r>
      <w:r w:rsidR="000631D6" w:rsidRPr="001A2EB4">
        <w:t xml:space="preserve">. </w:t>
      </w:r>
      <w:r w:rsidRPr="001A2EB4">
        <w:t xml:space="preserve">Variations in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Pr="001A2EB4">
        <w:rPr>
          <w:sz w:val="22"/>
          <w:szCs w:val="22"/>
        </w:rPr>
        <w:t xml:space="preserve">, </w:t>
      </w:r>
      <w:r w:rsidRPr="001A2EB4">
        <w:t>however, caused only modest changes in corrosion-product saturation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f)</w:t>
      </w:r>
      <w:r w:rsidR="000631D6" w:rsidRPr="001A2EB4">
        <w:t>,</w:t>
      </w:r>
      <w:r w:rsidR="009436EE" w:rsidRPr="001A2EB4">
        <w:t xml:space="preserve"> </w:t>
      </w:r>
      <w:r w:rsidR="005B7B5E" w:rsidRPr="001A2EB4">
        <w:t>because oxygen reduction influences corrosion-product growth only indirectly through its effect on the</w:t>
      </w:r>
      <w:r w:rsidR="009436EE" w:rsidRPr="001A2EB4">
        <w:t xml:space="preserve"> Zn</w:t>
      </w:r>
      <w:r w:rsidR="009436EE" w:rsidRPr="001A2EB4">
        <w:rPr>
          <w:vertAlign w:val="superscript"/>
        </w:rPr>
        <w:t>2+</w:t>
      </w:r>
      <w:r w:rsidR="009436EE" w:rsidRPr="001A2EB4">
        <w:t xml:space="preserve"> concentration</w:t>
      </w:r>
      <w:r w:rsidR="005B7B5E" w:rsidRPr="001A2EB4">
        <w:t>.</w:t>
      </w:r>
      <w:r w:rsidR="009436EE" w:rsidRPr="001A2EB4">
        <w:t xml:space="preserve"> </w:t>
      </w:r>
      <w:r w:rsidR="005B7B5E" w:rsidRPr="001A2EB4">
        <w:t xml:space="preserve">In contrast,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5B7B5E" w:rsidRPr="001A2EB4">
        <w:t xml:space="preserve"> and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5B7B5E" w:rsidRPr="001A2EB4">
        <w:t xml:space="preserve">​ act directly on the competing processes of corrosion-product formation and dissolution, making </w:t>
      </w:r>
      <w:del w:id="18" w:author="Claude" w:date="2026-10-08T23:09:00Z">
        <w:r>
          <w:delText xml:space="preserve">film </w:delText>
        </w:r>
      </w:del>
      <w:r w:rsidR="008E5454">
        <w:t>corrosion-product</w:t>
      </w:r>
      <w:del w:id="19" w:author="Claude" w:date="2026-10-08T23:09:00Z">
        <w:r>
          <w:delText xml:space="preserve"> coverage</w:delText>
        </w:r>
      </w:del>
      <w:r w:rsidR="008E5454">
        <w:t xml:space="preserve"> saturation </w:t>
      </w:r>
      <w:r w:rsidR="005B7B5E" w:rsidRPr="001A2EB4">
        <w:t xml:space="preserve">substantially more sensitive to these parameters than to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005B7B5E" w:rsidRPr="001A2EB4">
        <w:t>.</w:t>
      </w:r>
      <w:r w:rsidR="00AF6822" w:rsidRPr="001A2EB4">
        <w:t xml:space="preserve"> </w:t>
      </w:r>
    </w:p>
    <w:p w14:paraId="652A1BC1" w14:textId="7314DFFA" w:rsidR="00DC3A2A" w:rsidRPr="001A2EB4" w:rsidRDefault="007E1C9C" w:rsidP="00E26AAF">
      <w:pPr>
        <w:pStyle w:val="BodyText"/>
      </w:pPr>
      <w:r w:rsidRPr="001A2EB4">
        <w:t>These coupled mechanisms are further reflected in the evolution of interfacial oxygen availability shown in</w:t>
      </w:r>
      <w:r w:rsidR="000631D6"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rFonts w:cs="Times New Roman"/>
          <w:b/>
          <w:bCs/>
        </w:rPr>
        <w:t>g–</w:t>
      </w:r>
      <w:proofErr w:type="spellStart"/>
      <w:r w:rsidR="000631D6" w:rsidRPr="001A2EB4">
        <w:rPr>
          <w:rFonts w:cs="Times New Roman"/>
          <w:b/>
          <w:bCs/>
        </w:rPr>
        <w:t>i</w:t>
      </w:r>
      <w:proofErr w:type="spellEnd"/>
      <w:r w:rsidR="000631D6" w:rsidRPr="001A2EB4">
        <w:rPr>
          <w:rFonts w:cs="Times New Roman"/>
        </w:rPr>
        <w:t xml:space="preserve">. </w:t>
      </w:r>
      <w:r w:rsidRPr="001A2EB4">
        <w:rPr>
          <w:rFonts w:cs="Times New Roman"/>
        </w:rPr>
        <w:t>Conditions that promoted greater corrosion-product saturation, specifically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AF6822" w:rsidRPr="001A2EB4">
        <w:rPr>
          <w:rFonts w:cs="Times New Roman"/>
        </w:rPr>
        <w:t xml:space="preserve"> and low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AF6822" w:rsidRPr="001A2EB4">
        <w:rPr>
          <w:rFonts w:cs="Times New Roman"/>
        </w:rPr>
        <w:t xml:space="preserve"> </w:t>
      </w:r>
      <w:r w:rsidR="007600C0" w:rsidRPr="001A2EB4">
        <w:rPr>
          <w:rFonts w:cs="Times New Roman"/>
        </w:rPr>
        <w:t>produced lower interfacial oxygen concentrations because the accumulated corrosion products increased resistance to oxygen transport. Nevertheless, the strongest oxygen depletion occurred at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AF6822" w:rsidRPr="001A2EB4">
        <w:rPr>
          <w:rFonts w:cs="Times New Roman"/>
        </w:rPr>
        <w:t xml:space="preserve"> </w:t>
      </w:r>
      <w:r w:rsidR="00AF6822" w:rsidRPr="001A2EB4">
        <w:rPr>
          <w:rFonts w:cs="Times New Roman"/>
          <w:b/>
          <w:bCs/>
        </w:rPr>
        <w:t>(</w:t>
      </w:r>
      <w:r w:rsidR="00AF6822" w:rsidRPr="001A2EB4">
        <w:rPr>
          <w:rFonts w:cs="Times New Roman"/>
          <w:b/>
          <w:bCs/>
        </w:rPr>
        <w:fldChar w:fldCharType="begin"/>
      </w:r>
      <w:r w:rsidR="00AF6822" w:rsidRPr="001A2EB4">
        <w:rPr>
          <w:rFonts w:cs="Times New Roman"/>
          <w:b/>
          <w:bCs/>
        </w:rPr>
        <w:instrText xml:space="preserve"> REF _Ref239754180 \h  \* MERGEFORMAT </w:instrText>
      </w:r>
      <w:r w:rsidR="00AF6822" w:rsidRPr="001A2EB4">
        <w:rPr>
          <w:rFonts w:cs="Times New Roman"/>
          <w:b/>
          <w:bCs/>
        </w:rPr>
      </w:r>
      <w:r w:rsidR="00AF6822" w:rsidRPr="001A2EB4">
        <w:rPr>
          <w:rFonts w:cs="Times New Roman"/>
          <w:b/>
          <w:bCs/>
        </w:rPr>
        <w:fldChar w:fldCharType="separate"/>
      </w:r>
      <w:r w:rsidR="001C3008" w:rsidRPr="001C3008">
        <w:rPr>
          <w:rFonts w:cs="Times New Roman"/>
          <w:b/>
          <w:bCs/>
        </w:rPr>
        <w:t>Figure 4</w:t>
      </w:r>
      <w:r w:rsidR="00AF6822" w:rsidRPr="001A2EB4">
        <w:rPr>
          <w:rFonts w:cs="Times New Roman"/>
          <w:b/>
          <w:bCs/>
        </w:rPr>
        <w:fldChar w:fldCharType="end"/>
      </w:r>
      <w:r w:rsidR="00AF6822" w:rsidRPr="001A2EB4">
        <w:rPr>
          <w:rFonts w:cs="Times New Roman"/>
          <w:b/>
          <w:bCs/>
        </w:rPr>
        <w:t>i)</w:t>
      </w:r>
      <w:r w:rsidR="00AF6822" w:rsidRPr="001A2EB4">
        <w:rPr>
          <w:rFonts w:cs="Times New Roman"/>
        </w:rPr>
        <w:t xml:space="preserve">, </w:t>
      </w:r>
      <w:r w:rsidR="007600C0" w:rsidRPr="001A2EB4">
        <w:rPr>
          <w:rFonts w:cs="Times New Roman"/>
        </w:rPr>
        <w:t>where accelerated cathodic oxygen consumption reduced interfacial oxygen concentrations despite only modest changes in corrosion-product saturation.</w:t>
      </w:r>
      <w:r w:rsidR="00AF6822" w:rsidRPr="001A2EB4">
        <w:rPr>
          <w:rFonts w:cs="Times New Roman"/>
        </w:rPr>
        <w:t xml:space="preserve"> </w:t>
      </w:r>
      <w:r w:rsidRPr="001A2EB4">
        <w:rPr>
          <w:rFonts w:cs="Times New Roman"/>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00124B18" w:rsidRPr="001A2EB4">
        <w:t xml:space="preserve">​ simulations, despite their greater overall mass loss </w:t>
      </w:r>
      <w:r w:rsidR="0083006F" w:rsidRPr="001A2EB4">
        <w:rPr>
          <w:b/>
          <w:bCs/>
        </w:rPr>
        <w:t>(</w:t>
      </w:r>
      <w:r w:rsidR="0083006F" w:rsidRPr="001A2EB4">
        <w:rPr>
          <w:rFonts w:cs="Times New Roman"/>
          <w:b/>
          <w:bCs/>
        </w:rPr>
        <w:fldChar w:fldCharType="begin"/>
      </w:r>
      <w:r w:rsidR="0083006F" w:rsidRPr="001A2EB4">
        <w:rPr>
          <w:rFonts w:cs="Times New Roman"/>
          <w:b/>
          <w:bCs/>
        </w:rPr>
        <w:instrText xml:space="preserve"> REF _Ref239754180 \h  \* MERGEFORMAT </w:instrText>
      </w:r>
      <w:r w:rsidR="0083006F" w:rsidRPr="001A2EB4">
        <w:rPr>
          <w:rFonts w:cs="Times New Roman"/>
          <w:b/>
          <w:bCs/>
        </w:rPr>
      </w:r>
      <w:r w:rsidR="0083006F" w:rsidRPr="001A2EB4">
        <w:rPr>
          <w:rFonts w:cs="Times New Roman"/>
          <w:b/>
          <w:bCs/>
        </w:rPr>
        <w:fldChar w:fldCharType="separate"/>
      </w:r>
      <w:r w:rsidR="001C3008" w:rsidRPr="001A2EB4">
        <w:rPr>
          <w:b/>
          <w:bCs/>
        </w:rPr>
        <w:t xml:space="preserve">Figure </w:t>
      </w:r>
      <w:r w:rsidR="001C3008">
        <w:rPr>
          <w:b/>
          <w:bCs/>
        </w:rPr>
        <w:t>4</w:t>
      </w:r>
      <w:r w:rsidR="0083006F" w:rsidRPr="001A2EB4">
        <w:rPr>
          <w:rFonts w:cs="Times New Roman"/>
          <w:b/>
          <w:bCs/>
        </w:rPr>
        <w:fldChar w:fldCharType="end"/>
      </w:r>
      <w:r w:rsidR="0083006F" w:rsidRPr="001A2EB4">
        <w:rPr>
          <w:b/>
          <w:bCs/>
        </w:rPr>
        <w:t>c)</w:t>
      </w:r>
      <w:r w:rsidR="0083006F" w:rsidRPr="001A2EB4">
        <w:t xml:space="preserve">. </w:t>
      </w:r>
    </w:p>
    <w:p w14:paraId="36F53BB4" w14:textId="77777777" w:rsidR="00567AF5" w:rsidRPr="001A2EB4" w:rsidRDefault="00567AF5" w:rsidP="007600C0">
      <w:pPr>
        <w:pStyle w:val="BodyText"/>
      </w:pPr>
    </w:p>
    <w:p w14:paraId="289699D2" w14:textId="00F0F4E4" w:rsidR="000631D6" w:rsidRPr="001A2EB4" w:rsidRDefault="00442207" w:rsidP="000631D6">
      <w:pPr>
        <w:keepNext/>
        <w:jc w:val="center"/>
      </w:pPr>
      <w:r>
        <w:rPr>
          <w:noProof/>
        </w:rPr>
        <w:lastRenderedPageBreak/>
        <w:drawing>
          <wp:inline distT="0" distB="0" distL="0" distR="0" wp14:anchorId="36EF7F28" wp14:editId="13A4B40B">
            <wp:extent cx="5760720" cy="4561205"/>
            <wp:effectExtent l="0" t="0" r="0" b="0"/>
            <wp:docPr id="163948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2467" name="Picture 16394824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7643BE94" w:rsidR="000631D6" w:rsidRPr="001A2EB4" w:rsidRDefault="000631D6" w:rsidP="000631D6">
      <w:pPr>
        <w:pStyle w:val="Captions"/>
        <w:rPr>
          <w:rFonts w:cs="Times New Roman"/>
        </w:rPr>
      </w:pPr>
      <w:bookmarkStart w:id="20" w:name="_Ref239754180"/>
      <w:r w:rsidRPr="001A2EB4">
        <w:rPr>
          <w:b/>
          <w:bCs/>
        </w:rPr>
        <w:t>Fig</w:t>
      </w:r>
      <w:r w:rsidR="00881FA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4</w:t>
      </w:r>
      <w:r w:rsidRPr="001A2EB4">
        <w:rPr>
          <w:b/>
          <w:bCs/>
        </w:rPr>
        <w:fldChar w:fldCharType="end"/>
      </w:r>
      <w:bookmarkEnd w:id="20"/>
      <w:r w:rsidRPr="001A2EB4">
        <w:rPr>
          <w:b/>
          <w:bCs/>
        </w:rPr>
        <w:t>.</w:t>
      </w:r>
      <w:r w:rsidRPr="001A2EB4">
        <w:t xml:space="preserve"> Local parameter sweeps of kinetic parameters. Panels (a–c) show cumulative mass loss (%), panels (d–f) show the normalized corrosion-product saturation, F/Fₘₐₓ (%), and panels (g–</w:t>
      </w:r>
      <w:proofErr w:type="spellStart"/>
      <w:r w:rsidRPr="001A2EB4">
        <w:t>i</w:t>
      </w:r>
      <w:proofErr w:type="spellEnd"/>
      <w:r w:rsidRPr="001A2EB4">
        <w:t>) show interfacial dissolved oxygen concentration (</w:t>
      </w:r>
      <w:r w:rsidR="00A21160" w:rsidRPr="001A2EB4">
        <w:rPr>
          <w:rFonts w:cs="Times New Roman"/>
        </w:rPr>
        <w:t>mg L⁻¹</w:t>
      </w:r>
      <w:r w:rsidRPr="001A2EB4">
        <w:t xml:space="preserve">) as a function of time during parameter sweeps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respectively.</w:t>
      </w:r>
    </w:p>
    <w:p w14:paraId="274D8EEE" w14:textId="77777777" w:rsidR="00BA4E89" w:rsidRPr="001A2EB4" w:rsidRDefault="00BA4E89" w:rsidP="000631D6">
      <w:pPr>
        <w:pStyle w:val="Captions"/>
        <w:rPr>
          <w:rFonts w:cs="Times New Roman"/>
        </w:rPr>
      </w:pPr>
    </w:p>
    <w:bookmarkEnd w:id="14"/>
    <w:p w14:paraId="3092AF3F" w14:textId="77777777" w:rsidR="000631D6" w:rsidRPr="001A2EB4" w:rsidRDefault="000631D6" w:rsidP="000631D6">
      <w:pPr>
        <w:pStyle w:val="Heading2"/>
      </w:pPr>
      <w:r w:rsidRPr="001A2EB4">
        <w:rPr>
          <w:i/>
        </w:rPr>
        <w:t>In Vitro</w:t>
      </w:r>
      <w:r w:rsidRPr="001A2EB4">
        <w:t xml:space="preserve"> Degradation Behavior</w:t>
      </w:r>
    </w:p>
    <w:p w14:paraId="0659DF74" w14:textId="3D2B2BD9" w:rsidR="000631D6" w:rsidRPr="001A2EB4" w:rsidRDefault="00F61F81" w:rsidP="00F61F81">
      <w:pPr>
        <w:pStyle w:val="BodyText"/>
        <w:rPr>
          <w:rFonts w:cs="Times New Roman"/>
        </w:rPr>
      </w:pPr>
      <w:r w:rsidRPr="001A2EB4">
        <w:t>Pure Zn exhibited strongly time-dependent degradation in HBSS, with cumulative mass loss increasing from 0.045% after 1 day to 0.209% after 7 days, before rising more gradually to 0.311% after 28 days (</w:t>
      </w:r>
      <w:r w:rsidR="000631D6" w:rsidRPr="001A2EB4">
        <w:rPr>
          <w:rFonts w:cs="Times New Roman"/>
          <w:b/>
          <w:bCs/>
        </w:rPr>
        <w:fldChar w:fldCharType="begin"/>
      </w:r>
      <w:r w:rsidR="000631D6" w:rsidRPr="001A2EB4">
        <w:rPr>
          <w:rFonts w:cs="Times New Roman"/>
          <w:b/>
          <w:bCs/>
        </w:rPr>
        <w:instrText xml:space="preserve"> REF _Ref238632622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Table </w:t>
      </w:r>
      <w:r w:rsidR="001C3008">
        <w:rPr>
          <w:b/>
          <w:bCs/>
          <w:noProof/>
        </w:rPr>
        <w:t>3</w:t>
      </w:r>
      <w:r w:rsidR="000631D6" w:rsidRPr="001A2EB4">
        <w:rPr>
          <w:rFonts w:cs="Times New Roman"/>
          <w:b/>
          <w:bCs/>
        </w:rPr>
        <w:fldChar w:fldCharType="end"/>
      </w:r>
      <w:r w:rsidRPr="001A2EB4">
        <w:rPr>
          <w:rFonts w:cs="Times New Roman"/>
          <w:b/>
          <w:bCs/>
        </w:rPr>
        <w:t>)</w:t>
      </w:r>
      <w:r w:rsidRPr="001A2EB4">
        <w:rPr>
          <w:rFonts w:cs="Times New Roman"/>
        </w:rPr>
        <w:t xml:space="preserve">. </w:t>
      </w:r>
      <w:r w:rsidR="00DF38CF" w:rsidRPr="001A2EB4">
        <w:rPr>
          <w:rFonts w:cs="Times New Roman"/>
        </w:rPr>
        <w:t>A</w:t>
      </w:r>
      <w:r w:rsidRPr="001A2EB4">
        <w:rPr>
          <w:rFonts w:cs="Times New Roman"/>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rPr>
        <w:t> </w:t>
      </w:r>
      <w:r w:rsidR="000631D6" w:rsidRPr="001A2EB4">
        <w:rPr>
          <w:rFonts w:cs="Times New Roman"/>
        </w:rPr>
        <w:fldChar w:fldCharType="begin"/>
      </w:r>
      <w:r w:rsidR="00A6791C">
        <w:rPr>
          <w:rFonts w:cs="Times New Roman"/>
        </w:rPr>
        <w:instrText xml:space="preserve"> ADDIN ZOTERO_ITEM CSL_CITATION {"citationID":"LQYpQdDy","properties":{"unsorted":false,"formattedCitation":"\\super [40,42]\\nosupersub{}","plainCitation":"[40,42]","noteIndex":0},"citationItems":[{"id":2423,"uris":["http://zotero.org/users/16939557/items/CXTYID6S"],"itemData":{"id":2423,"type":"article-journal","citation-key":"mengInitialFormationCorrosion2019","container-title":"Bioactive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rPr>
        <w:fldChar w:fldCharType="separate"/>
      </w:r>
      <w:r w:rsidR="00A6791C" w:rsidRPr="00A6791C">
        <w:rPr>
          <w:rFonts w:cs="Times New Roman"/>
          <w:vertAlign w:val="superscript"/>
        </w:rPr>
        <w:t>[40,42]</w:t>
      </w:r>
      <w:r w:rsidR="000631D6" w:rsidRPr="001A2EB4">
        <w:rPr>
          <w:rFonts w:cs="Times New Roman"/>
        </w:rPr>
        <w:fldChar w:fldCharType="end"/>
      </w:r>
      <w:r w:rsidR="000631D6" w:rsidRPr="001A2EB4">
        <w:rPr>
          <w:rFonts w:cs="Times New Roman"/>
        </w:rPr>
        <w:t xml:space="preserve">, </w:t>
      </w:r>
      <w:r w:rsidRPr="001A2EB4">
        <w:rPr>
          <w:rFonts w:cs="Times New Roman"/>
        </w:rPr>
        <w:t>providing a physically representative dataset for evaluating the model’s ability to capture both the magnitude and time dependence of Zn biodegradation.</w:t>
      </w:r>
    </w:p>
    <w:p w14:paraId="2CFED533" w14:textId="1E0374E8" w:rsidR="000631D6" w:rsidRPr="001A2EB4" w:rsidRDefault="000631D6" w:rsidP="00DB1ADB">
      <w:pPr>
        <w:pStyle w:val="Captions"/>
        <w:keepNext/>
        <w:rPr>
          <w:rFonts w:cs="Times New Roman"/>
          <w:i/>
          <w:iCs w:val="0"/>
        </w:rPr>
      </w:pPr>
      <w:bookmarkStart w:id="21" w:name="_Ref238632622"/>
      <w:bookmarkStart w:id="22" w:name="_Ref240375786"/>
      <w:r w:rsidRPr="001A2EB4">
        <w:rPr>
          <w:b/>
          <w:bCs/>
        </w:rPr>
        <w:lastRenderedPageBreak/>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3</w:t>
      </w:r>
      <w:r w:rsidRPr="001A2EB4">
        <w:rPr>
          <w:b/>
          <w:bCs/>
        </w:rPr>
        <w:fldChar w:fldCharType="end"/>
      </w:r>
      <w:bookmarkEnd w:id="21"/>
      <w:bookmarkEnd w:id="22"/>
      <w:r w:rsidR="00881FA4" w:rsidRPr="001A2EB4">
        <w:rPr>
          <w:b/>
          <w:bCs/>
        </w:rPr>
        <w:t xml:space="preserve">. </w:t>
      </w:r>
      <w:r w:rsidR="00A56935" w:rsidRPr="001A2EB4">
        <w:rPr>
          <w:rFonts w:cs="Times New Roman"/>
        </w:rPr>
        <w:t>Cumulative mass loss of pure Zn discs during immersion in HBSS at 37 °C for up to 28 days. Values represent mean ± SD</w:t>
      </w:r>
      <w:r w:rsidRPr="001A2EB4">
        <w:rPr>
          <w:rFonts w:cs="Times New Roman"/>
        </w:rPr>
        <w:t xml:space="preserve"> (</w:t>
      </w:r>
      <m:oMath>
        <m:r>
          <w:rPr>
            <w:rFonts w:ascii="Cambria Math" w:hAnsi="Cambria Math" w:cs="Times New Roman"/>
          </w:rPr>
          <m:t>n=3</m:t>
        </m:r>
      </m:oMath>
      <w:r w:rsidRPr="001A2EB4">
        <w:rPr>
          <w:rFonts w:cs="Times New Roman"/>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b/>
                <w:sz w:val="22"/>
                <w:szCs w:val="22"/>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w:t>
            </w:r>
          </w:p>
        </w:tc>
      </w:tr>
      <w:tr w:rsidR="000631D6" w:rsidRPr="001A2EB4" w14:paraId="724339FB" w14:textId="77777777" w:rsidTr="00641024">
        <w:trPr>
          <w:cantSplit/>
        </w:trPr>
        <w:tc>
          <w:tcPr>
            <w:tcW w:w="2017" w:type="pct"/>
          </w:tcPr>
          <w:p w14:paraId="77D04F1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 day</w:t>
            </w:r>
          </w:p>
        </w:tc>
        <w:tc>
          <w:tcPr>
            <w:tcW w:w="1518" w:type="pct"/>
          </w:tcPr>
          <w:p w14:paraId="0D769BD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0.47</m:t>
                </m:r>
                <m:r>
                  <m:rPr>
                    <m:sty m:val="p"/>
                  </m:rPr>
                  <w:rPr>
                    <w:rFonts w:ascii="Cambria Math" w:hAnsi="Cambria Math" w:cs="Times New Roman"/>
                    <w:sz w:val="20"/>
                    <w:szCs w:val="20"/>
                  </w:rPr>
                  <m:t>±</m:t>
                </m:r>
                <m:r>
                  <w:rPr>
                    <w:rFonts w:ascii="Cambria Math" w:hAnsi="Cambria Math" w:cs="Times New Roman"/>
                    <w:sz w:val="20"/>
                    <w:szCs w:val="20"/>
                  </w:rPr>
                  <m:t>0.15</m:t>
                </m:r>
              </m:oMath>
            </m:oMathPara>
          </w:p>
        </w:tc>
        <w:tc>
          <w:tcPr>
            <w:tcW w:w="1466" w:type="pct"/>
          </w:tcPr>
          <w:p w14:paraId="1A455E66"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0.045</m:t>
                </m:r>
                <m:r>
                  <m:rPr>
                    <m:sty m:val="p"/>
                  </m:rPr>
                  <w:rPr>
                    <w:rFonts w:ascii="Cambria Math" w:hAnsi="Cambria Math" w:cs="Times New Roman"/>
                    <w:sz w:val="20"/>
                    <w:szCs w:val="20"/>
                  </w:rPr>
                  <m:t>±</m:t>
                </m:r>
                <m:r>
                  <w:rPr>
                    <w:rFonts w:ascii="Cambria Math" w:hAnsi="Cambria Math" w:cs="Times New Roman"/>
                    <w:sz w:val="20"/>
                    <w:szCs w:val="20"/>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3 days</w:t>
            </w:r>
          </w:p>
        </w:tc>
        <w:tc>
          <w:tcPr>
            <w:tcW w:w="1518" w:type="pct"/>
          </w:tcPr>
          <w:p w14:paraId="5C988982"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1.20</m:t>
                </m:r>
                <m:r>
                  <m:rPr>
                    <m:sty m:val="p"/>
                  </m:rPr>
                  <w:rPr>
                    <w:rFonts w:ascii="Cambria Math" w:hAnsi="Cambria Math" w:cs="Times New Roman"/>
                    <w:sz w:val="20"/>
                    <w:szCs w:val="20"/>
                  </w:rPr>
                  <m:t>±</m:t>
                </m:r>
                <m:r>
                  <w:rPr>
                    <w:rFonts w:ascii="Cambria Math" w:hAnsi="Cambria Math" w:cs="Times New Roman"/>
                    <w:sz w:val="20"/>
                    <w:szCs w:val="20"/>
                  </w:rPr>
                  <m:t>0.40</m:t>
                </m:r>
              </m:oMath>
            </m:oMathPara>
          </w:p>
        </w:tc>
        <w:tc>
          <w:tcPr>
            <w:tcW w:w="1466" w:type="pct"/>
          </w:tcPr>
          <w:p w14:paraId="62E01797"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0.105</m:t>
                </m:r>
                <m:r>
                  <m:rPr>
                    <m:sty m:val="p"/>
                  </m:rPr>
                  <w:rPr>
                    <w:rFonts w:ascii="Cambria Math" w:hAnsi="Cambria Math" w:cs="Times New Roman"/>
                    <w:sz w:val="20"/>
                    <w:szCs w:val="20"/>
                  </w:rPr>
                  <m:t>±</m:t>
                </m:r>
                <m:r>
                  <w:rPr>
                    <w:rFonts w:ascii="Cambria Math" w:hAnsi="Cambria Math" w:cs="Times New Roman"/>
                    <w:sz w:val="20"/>
                    <w:szCs w:val="20"/>
                  </w:rPr>
                  <m:t>0.036</m:t>
                </m:r>
              </m:oMath>
            </m:oMathPara>
          </w:p>
        </w:tc>
      </w:tr>
      <w:tr w:rsidR="000631D6" w:rsidRPr="001A2EB4" w14:paraId="2D5AD2B4" w14:textId="77777777" w:rsidTr="00641024">
        <w:trPr>
          <w:cantSplit/>
        </w:trPr>
        <w:tc>
          <w:tcPr>
            <w:tcW w:w="2017" w:type="pct"/>
          </w:tcPr>
          <w:p w14:paraId="7BA2EAD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7 days</w:t>
            </w:r>
          </w:p>
        </w:tc>
        <w:tc>
          <w:tcPr>
            <w:tcW w:w="1518" w:type="pct"/>
          </w:tcPr>
          <w:p w14:paraId="3417AF3E"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2.53</m:t>
                </m:r>
                <m:r>
                  <m:rPr>
                    <m:sty m:val="p"/>
                  </m:rPr>
                  <w:rPr>
                    <w:rFonts w:ascii="Cambria Math" w:hAnsi="Cambria Math" w:cs="Times New Roman"/>
                    <w:sz w:val="20"/>
                    <w:szCs w:val="20"/>
                  </w:rPr>
                  <m:t>±</m:t>
                </m:r>
                <m:r>
                  <w:rPr>
                    <w:rFonts w:ascii="Cambria Math" w:hAnsi="Cambria Math" w:cs="Times New Roman"/>
                    <w:sz w:val="20"/>
                    <w:szCs w:val="20"/>
                  </w:rPr>
                  <m:t>0.76</m:t>
                </m:r>
              </m:oMath>
            </m:oMathPara>
          </w:p>
        </w:tc>
        <w:tc>
          <w:tcPr>
            <w:tcW w:w="1466" w:type="pct"/>
          </w:tcPr>
          <w:p w14:paraId="0BAAAA7A"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0.209</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14 days</w:t>
            </w:r>
          </w:p>
        </w:tc>
        <w:tc>
          <w:tcPr>
            <w:tcW w:w="1518" w:type="pct"/>
          </w:tcPr>
          <w:p w14:paraId="3624958B"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3.03</m:t>
                </m:r>
                <m:r>
                  <m:rPr>
                    <m:sty m:val="p"/>
                  </m:rPr>
                  <w:rPr>
                    <w:rFonts w:ascii="Cambria Math" w:hAnsi="Cambria Math" w:cs="Times New Roman"/>
                    <w:sz w:val="20"/>
                    <w:szCs w:val="20"/>
                  </w:rPr>
                  <m:t>±</m:t>
                </m:r>
                <m:r>
                  <w:rPr>
                    <w:rFonts w:ascii="Cambria Math" w:hAnsi="Cambria Math" w:cs="Times New Roman"/>
                    <w:sz w:val="20"/>
                    <w:szCs w:val="20"/>
                  </w:rPr>
                  <m:t>0.74</m:t>
                </m:r>
              </m:oMath>
            </m:oMathPara>
          </w:p>
        </w:tc>
        <w:tc>
          <w:tcPr>
            <w:tcW w:w="1466" w:type="pct"/>
          </w:tcPr>
          <w:p w14:paraId="3489B92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0.254</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416AB351" w14:textId="77777777" w:rsidTr="00641024">
        <w:trPr>
          <w:cantSplit/>
        </w:trPr>
        <w:tc>
          <w:tcPr>
            <w:tcW w:w="2017" w:type="pct"/>
          </w:tcPr>
          <w:p w14:paraId="31DA65C3"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28 days</w:t>
            </w:r>
          </w:p>
        </w:tc>
        <w:tc>
          <w:tcPr>
            <w:tcW w:w="1518" w:type="pct"/>
          </w:tcPr>
          <w:p w14:paraId="227EBC43"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3.67</m:t>
                </m:r>
                <m:r>
                  <m:rPr>
                    <m:sty m:val="p"/>
                  </m:rPr>
                  <w:rPr>
                    <w:rFonts w:ascii="Cambria Math" w:hAnsi="Cambria Math" w:cs="Times New Roman"/>
                    <w:sz w:val="20"/>
                    <w:szCs w:val="20"/>
                  </w:rPr>
                  <m:t>±</m:t>
                </m:r>
                <m:r>
                  <w:rPr>
                    <w:rFonts w:ascii="Cambria Math" w:hAnsi="Cambria Math" w:cs="Times New Roman"/>
                    <w:sz w:val="20"/>
                    <w:szCs w:val="20"/>
                  </w:rPr>
                  <m:t>1.33</m:t>
                </m:r>
              </m:oMath>
            </m:oMathPara>
          </w:p>
        </w:tc>
        <w:tc>
          <w:tcPr>
            <w:tcW w:w="1466" w:type="pct"/>
          </w:tcPr>
          <w:p w14:paraId="730928AF"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0.311</m:t>
                </m:r>
                <m:r>
                  <m:rPr>
                    <m:sty m:val="p"/>
                  </m:rPr>
                  <w:rPr>
                    <w:rFonts w:ascii="Cambria Math" w:hAnsi="Cambria Math" w:cs="Times New Roman"/>
                    <w:sz w:val="20"/>
                    <w:szCs w:val="20"/>
                  </w:rPr>
                  <m:t>±</m:t>
                </m:r>
                <m:r>
                  <w:rPr>
                    <w:rFonts w:ascii="Cambria Math" w:hAnsi="Cambria Math" w:cs="Times New Roman"/>
                    <w:sz w:val="20"/>
                    <w:szCs w:val="20"/>
                  </w:rPr>
                  <m:t>0.115</m:t>
                </m:r>
              </m:oMath>
            </m:oMathPara>
          </w:p>
        </w:tc>
      </w:tr>
    </w:tbl>
    <w:p w14:paraId="40D378A7" w14:textId="77777777" w:rsidR="000631D6" w:rsidRPr="001A2EB4" w:rsidRDefault="000631D6" w:rsidP="000631D6">
      <w:pPr>
        <w:pStyle w:val="BodyText"/>
      </w:pPr>
    </w:p>
    <w:p w14:paraId="356DFA13" w14:textId="4BDB8D95" w:rsidR="000631D6" w:rsidRPr="001A2EB4" w:rsidRDefault="000631D6" w:rsidP="000631D6">
      <w:pPr>
        <w:pStyle w:val="Heading2"/>
      </w:pPr>
      <w:r w:rsidRPr="001A2EB4">
        <w:t>Model Validation and Mechanistic Interpretation</w:t>
      </w:r>
    </w:p>
    <w:p w14:paraId="73E7218C" w14:textId="74F2D5D2" w:rsidR="00D26518" w:rsidRPr="001A2EB4" w:rsidRDefault="00D26518" w:rsidP="00D1626D">
      <w:pPr>
        <w:pStyle w:val="BodyText"/>
        <w:rPr>
          <w:ins w:id="20609" w:author="Claude" w:date="2026-10-09T01:35:33Z"/>
        </w:rPr>
      </w:pPr>
      <w:ins w:id="20608" w:author="Claude" w:date="2026-10-09T01:35:33Z">
        <w:r w:rsidRPr="001A2EB4">
          <w:t xml:space="preserve">[Validation results (Figure 5, RMSE and R²) are to be rerun with the revised model.]</w:t>
        </w:r>
      </w:ins>
    </w:p>
    <w:p w14:paraId="08DE8713" w14:textId="1FF33060" w:rsidR="00FD02C4" w:rsidRPr="001A2EB4" w:rsidRDefault="00FD02C4" w:rsidP="00FD02C4">
      <w:pPr>
        <w:pStyle w:val="BodyText"/>
      </w:pPr>
      <w:r w:rsidRPr="001A2EB4">
        <w:rPr>
          <w:rFonts w:cs="Times New Roman"/>
        </w:rPr>
        <w:t>The calibrated model was evaluated against the independent 28-day HBSS immersion dataset generated in this study</w:t>
      </w:r>
      <w:r w:rsidR="000631D6" w:rsidRPr="001A2EB4">
        <w:rPr>
          <w:rFonts w:cs="Times New Roman"/>
        </w:rPr>
        <w:t xml:space="preserve">. </w:t>
      </w:r>
      <w:r w:rsidRPr="001A2EB4">
        <w:rPr>
          <w:rFonts w:cs="Times New Roman"/>
        </w:rPr>
        <w:t>The predicted mass-loss trajectory closely matched the experimental measurements</w:t>
      </w:r>
      <w:r w:rsidR="000631D6" w:rsidRPr="001A2EB4">
        <w:rPr>
          <w:rFonts w:cs="Times New Roman"/>
        </w:rPr>
        <w:t xml:space="preserve"> (</w:t>
      </w:r>
      <w:r w:rsidR="000631D6" w:rsidRPr="001A2EB4">
        <w:rPr>
          <w:rFonts w:cs="Times New Roman"/>
          <w:b/>
          <w:bCs/>
        </w:rPr>
        <w:fldChar w:fldCharType="begin"/>
      </w:r>
      <w:r w:rsidR="000631D6" w:rsidRPr="001A2EB4">
        <w:rPr>
          <w:rFonts w:cs="Times New Roman"/>
          <w:b/>
          <w:bCs/>
        </w:rPr>
        <w:instrText xml:space="preserve"> REF _Ref239754424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5</w:t>
      </w:r>
      <w:r w:rsidR="000631D6" w:rsidRPr="001A2EB4">
        <w:rPr>
          <w:rFonts w:cs="Times New Roman"/>
          <w:b/>
          <w:bCs/>
        </w:rPr>
        <w:fldChar w:fldCharType="end"/>
      </w:r>
      <w:r w:rsidR="000631D6" w:rsidRPr="001A2EB4">
        <w:rPr>
          <w:rFonts w:cs="Times New Roman"/>
          <w:b/>
          <w:bCs/>
        </w:rPr>
        <w:t>a</w:t>
      </w:r>
      <w:r w:rsidR="000631D6" w:rsidRPr="001A2EB4">
        <w:rPr>
          <w:rFonts w:cs="Times New Roman"/>
        </w:rPr>
        <w:t xml:space="preserve">), with an RMSE of 0.0159% and an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000631D6" w:rsidRPr="001A2EB4">
        <w:rPr>
          <w:rFonts w:cs="Times New Roman"/>
        </w:rPr>
        <w:t xml:space="preserve"> of 0.9734. Importantly, </w:t>
      </w:r>
      <w:r w:rsidR="00E70E92" w:rsidRPr="001A2EB4">
        <w:rPr>
          <w:rFonts w:cs="Times New Roman"/>
        </w:rPr>
        <w:t xml:space="preserve">the </w:t>
      </w:r>
      <w:r w:rsidRPr="001A2EB4">
        <w:rPr>
          <w:rFonts w:cs="Times New Roman"/>
        </w:rPr>
        <w:t>model</w:t>
      </w:r>
      <w:r w:rsidR="00E70E92" w:rsidRPr="001A2EB4">
        <w:rPr>
          <w:rFonts w:cs="Times New Roman"/>
        </w:rPr>
        <w:t xml:space="preserve"> </w:t>
      </w:r>
      <w:r w:rsidRPr="001A2EB4">
        <w:rPr>
          <w:rFonts w:cs="Times New Roman"/>
        </w:rPr>
        <w:t xml:space="preserve">reproduced both the magnitude and nonlinear temporal evolution of degradation without further parameter adjustment. </w:t>
      </w:r>
      <w:r w:rsidR="00907A1D" w:rsidRPr="001A2EB4">
        <w:rPr>
          <w:rFonts w:cs="Times New Roman"/>
        </w:rPr>
        <w:t>The corresponding corrosion-rate evolution revealed rapid initial degradation followed by progressive deceleration</w:t>
      </w:r>
      <w:r w:rsidR="000631D6" w:rsidRPr="001A2EB4">
        <w:rPr>
          <w:rFonts w:cs="Times New Roman"/>
        </w:rPr>
        <w:t xml:space="preserve"> (</w:t>
      </w:r>
      <w:r w:rsidR="000631D6" w:rsidRPr="001A2EB4">
        <w:rPr>
          <w:b/>
          <w:bCs/>
        </w:rPr>
        <w:fldChar w:fldCharType="begin"/>
      </w:r>
      <w:r w:rsidR="000631D6" w:rsidRPr="001A2EB4">
        <w:rPr>
          <w:b/>
          <w:bCs/>
        </w:rPr>
        <w:instrText xml:space="preserve"> REF _Ref239754424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5</w:t>
      </w:r>
      <w:r w:rsidR="000631D6" w:rsidRPr="001A2EB4">
        <w:rPr>
          <w:b/>
          <w:bCs/>
        </w:rPr>
        <w:fldChar w:fldCharType="end"/>
      </w:r>
      <w:r w:rsidR="000631D6" w:rsidRPr="001A2EB4">
        <w:rPr>
          <w:b/>
          <w:bCs/>
        </w:rPr>
        <w:t>b</w:t>
      </w:r>
      <w:r w:rsidR="000631D6" w:rsidRPr="001A2EB4">
        <w:rPr>
          <w:rFonts w:cs="Times New Roman"/>
        </w:rPr>
        <w:t>)</w:t>
      </w:r>
      <w:r w:rsidRPr="001A2EB4">
        <w:rPr>
          <w:rFonts w:cs="Times New Roman"/>
        </w:rPr>
        <w:t>,</w:t>
      </w:r>
      <w:r w:rsidR="000631D6" w:rsidRPr="001A2EB4">
        <w:rPr>
          <w:rFonts w:cs="Times New Roman"/>
        </w:rPr>
        <w:t xml:space="preserve"> </w:t>
      </w:r>
      <w:r w:rsidR="00907A1D" w:rsidRPr="001A2EB4">
        <w:rPr>
          <w:rFonts w:cs="Times New Roman"/>
        </w:rPr>
        <w:t>indicating a shift from reaction-controlled to diffusion-limited behavior</w:t>
      </w:r>
      <w:r w:rsidRPr="001A2EB4">
        <w:rPr>
          <w:rFonts w:cs="Times New Roman"/>
        </w:rPr>
        <w:t xml:space="preserve">. </w:t>
      </w:r>
      <w:proofErr w:type="spellStart"/>
      <w:r w:rsidR="00907A1D" w:rsidRPr="001A2EB4">
        <w:t>Damköhler</w:t>
      </w:r>
      <w:proofErr w:type="spellEnd"/>
      <w:r w:rsidR="00907A1D" w:rsidRPr="001A2EB4">
        <w:t xml:space="preserve">-number analysis quantified this transition, </w:t>
      </w:r>
      <w:r w:rsidR="00E26AAF" w:rsidRPr="001A2EB4">
        <w:t xml:space="preserve">revealing an initial degradation regime governed by cathodic reaction kinetics. After approximately </w:t>
      </w:r>
      <w:r w:rsidR="009F2CCE" w:rsidRPr="001A2EB4">
        <w:t>40</w:t>
      </w:r>
      <w:r w:rsidR="00E26AAF" w:rsidRPr="001A2EB4">
        <w:t xml:space="preserve"> h of immersion, oxygen transport became rate-limiting, marking the onset of diffusion-controlled degradation and driving the subsequent decline in corrosion rate.</w:t>
      </w:r>
    </w:p>
    <w:p w14:paraId="6FAFD922" w14:textId="72ECE620" w:rsidR="000631D6" w:rsidRPr="001A2EB4" w:rsidRDefault="000631D6" w:rsidP="000631D6">
      <w:pPr>
        <w:pStyle w:val="BodyText"/>
        <w:rPr>
          <w:rFonts w:cs="Times New Roman"/>
        </w:rPr>
      </w:pPr>
      <w:r w:rsidRPr="001A2EB4">
        <w:rPr>
          <w:rFonts w:cs="Times New Roman"/>
        </w:rPr>
        <w:t xml:space="preserve">To </w:t>
      </w:r>
      <w:r w:rsidR="00191B76" w:rsidRPr="001A2EB4">
        <w:rPr>
          <w:rFonts w:cs="Times New Roman"/>
        </w:rPr>
        <w:t xml:space="preserve">further </w:t>
      </w:r>
      <w:r w:rsidRPr="001A2EB4">
        <w:rPr>
          <w:rFonts w:cs="Times New Roman"/>
        </w:rPr>
        <w:t xml:space="preserve">investigate </w:t>
      </w:r>
      <w:r w:rsidR="00191B76" w:rsidRPr="001A2EB4">
        <w:rPr>
          <w:rFonts w:cs="Times New Roman"/>
        </w:rPr>
        <w:t>the origin of this deceleration</w:t>
      </w:r>
      <w:r w:rsidRPr="001A2EB4">
        <w:rPr>
          <w:rFonts w:cs="Times New Roman"/>
        </w:rPr>
        <w:t xml:space="preserve">, </w:t>
      </w:r>
      <w:r w:rsidR="00191B76" w:rsidRPr="001A2EB4">
        <w:rPr>
          <w:rFonts w:cs="Times New Roman"/>
        </w:rPr>
        <w:t xml:space="preserve">the coupled evolution of dissolved oxygen and corrosion products was examined over 672 h. </w:t>
      </w:r>
      <w:r w:rsidRPr="001A2EB4">
        <w:rPr>
          <w:rFonts w:cs="Times New Roman"/>
        </w:rPr>
        <w:t>Corrosion products progressively accumulated near the Zn surface, forming a diffuse corrosion-product accumulation by 168 h and developing into a homogenized corrosion-product region by 672 h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c</w:t>
      </w:r>
      <w:r w:rsidRPr="001A2EB4">
        <w:rPr>
          <w:rFonts w:cs="Times New Roman"/>
        </w:rPr>
        <w:t xml:space="preserve">). As the near-surface corrosion-product field developed, transport resistance increased, progressively restricting oxygen diffusion toward the interface. </w:t>
      </w:r>
      <w:r w:rsidR="00191B76" w:rsidRPr="001A2EB4">
        <w:rPr>
          <w:rFonts w:cs="Times New Roman"/>
        </w:rPr>
        <w:t>O</w:t>
      </w:r>
      <w:r w:rsidRPr="001A2EB4">
        <w:rPr>
          <w:rFonts w:cs="Times New Roman"/>
        </w:rPr>
        <w:t>xygen depletion developed adjacent to the degrading surface owing to continuous ORR consumption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d</w:t>
      </w:r>
      <w:r w:rsidRPr="001A2EB4">
        <w:rPr>
          <w:rFonts w:cs="Times New Roman"/>
        </w:rPr>
        <w:t xml:space="preserve">). The oxygen-deficient boundary layer expanded with immersion time, while radial concentration variations remained small, indicating predominantly one-dimensional transport normal to the surface. The combined effects of corrosion-product-induced transport limitation and oxygen consumption reduced interfacial oxygen availability, thereby suppressing ORR activity and producing the gradual decline in degradation rate. This mechanism is </w:t>
      </w:r>
      <w:r w:rsidR="007759A4" w:rsidRPr="001A2EB4">
        <w:rPr>
          <w:rFonts w:cs="Times New Roman"/>
        </w:rPr>
        <w:t xml:space="preserve">also </w:t>
      </w:r>
      <w:r w:rsidRPr="001A2EB4">
        <w:rPr>
          <w:rFonts w:cs="Times New Roman"/>
        </w:rPr>
        <w:t xml:space="preserve">consistent with experimental observations of increasing corrosion-product resistance during Zn degradation </w:t>
      </w:r>
      <w:r w:rsidRPr="001A2EB4">
        <w:fldChar w:fldCharType="begin"/>
      </w:r>
      <w:r w:rsidR="00A6791C">
        <w:instrText xml:space="preserve"> ADDIN ZOTERO_ITEM CSL_CITATION {"citationID":"Z8FXhBbL","properties":{"unsorted":false,"formattedCitation":"\\super [42]\\nosupersub{}","plainCitation":"[42]","noteIndex":0},"citationItems":[{"id":2423,"uris":["http://zotero.org/users/16939557/items/CXTYID6S"],"itemData":{"id":2423,"type":"article-journal","citation-key":"mengInitialFormationCorrosion2019","container-title":"Bioactive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fldChar w:fldCharType="separate"/>
      </w:r>
      <w:r w:rsidR="00A6791C" w:rsidRPr="00A6791C">
        <w:rPr>
          <w:rFonts w:cs="Times New Roman"/>
          <w:vertAlign w:val="superscript"/>
        </w:rPr>
        <w:t>[42]</w:t>
      </w:r>
      <w:r w:rsidRPr="001A2EB4">
        <w:fldChar w:fldCharType="end"/>
      </w:r>
      <w:r w:rsidRPr="001A2EB4">
        <w:t>.</w:t>
      </w:r>
    </w:p>
    <w:p w14:paraId="4829D55A" w14:textId="77777777" w:rsidR="000631D6" w:rsidRPr="001A2EB4" w:rsidRDefault="000631D6" w:rsidP="000631D6">
      <w:pPr>
        <w:pStyle w:val="BodyText"/>
        <w:rPr>
          <w:rFonts w:cs="Times New Roman"/>
        </w:rPr>
      </w:pPr>
    </w:p>
    <w:p w14:paraId="07EABC09" w14:textId="1F811A3F" w:rsidR="000631D6" w:rsidRPr="001A2EB4" w:rsidRDefault="00704F5B" w:rsidP="000631D6">
      <w:pPr>
        <w:pStyle w:val="BodyText"/>
        <w:keepNext/>
        <w:ind w:firstLine="0"/>
        <w:jc w:val="center"/>
      </w:pPr>
      <w:r>
        <w:rPr>
          <w:noProof/>
        </w:rPr>
        <w:lastRenderedPageBreak/>
        <w:drawing>
          <wp:inline distT="0" distB="0" distL="0" distR="0" wp14:anchorId="36D8AFC4" wp14:editId="61EC0E62">
            <wp:extent cx="5760720" cy="58807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880735"/>
                    </a:xfrm>
                    <a:prstGeom prst="rect">
                      <a:avLst/>
                    </a:prstGeom>
                  </pic:spPr>
                </pic:pic>
              </a:graphicData>
            </a:graphic>
          </wp:inline>
        </w:drawing>
      </w:r>
    </w:p>
    <w:p w14:paraId="533C4CAE" w14:textId="291BB0A5" w:rsidR="000631D6" w:rsidRPr="001A2EB4" w:rsidRDefault="000631D6" w:rsidP="00B10D4A">
      <w:pPr>
        <w:pStyle w:val="Captions"/>
      </w:pPr>
      <w:bookmarkStart w:id="23" w:name="_Ref23975442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5</w:t>
      </w:r>
      <w:r w:rsidRPr="001A2EB4">
        <w:rPr>
          <w:b/>
          <w:bCs/>
        </w:rPr>
        <w:fldChar w:fldCharType="end"/>
      </w:r>
      <w:bookmarkEnd w:id="23"/>
      <w:r w:rsidRPr="001A2EB4">
        <w:rPr>
          <w:b/>
          <w:bCs/>
        </w:rPr>
        <w:t>.</w:t>
      </w:r>
      <w:r w:rsidRPr="001A2EB4">
        <w:t xml:space="preserve"> </w:t>
      </w:r>
      <w:r w:rsidR="00B10D4A" w:rsidRPr="001A2EB4">
        <w:t>Model validation and mechanistic interpretation of Zn degradation. (a) Simulated and experimental mass loss of Zn over 672 h (error bars denote ±SD</w:t>
      </w:r>
      <w:r w:rsidRPr="001A2EB4">
        <w:t xml:space="preserve">, </w:t>
      </w:r>
      <m:oMath>
        <m:r>
          <m:rPr>
            <m:sty m:val="p"/>
          </m:rPr>
          <w:rPr>
            <w:rFonts w:ascii="Cambria Math" w:hAnsi="Cambria Math"/>
          </w:rPr>
          <m:t>n=3</m:t>
        </m:r>
      </m:oMath>
      <w:r w:rsidRPr="001A2EB4">
        <w:t xml:space="preserve"> per time point), (b) </w:t>
      </w:r>
      <w:r w:rsidR="00B10D4A" w:rsidRPr="001A2EB4">
        <w:t>predicted corrosion-rate evolution highlighting the transition from reaction-controlled to diffusion-controlled degradation,</w:t>
      </w:r>
      <w:r w:rsidRPr="001A2EB4">
        <w:t xml:space="preserve"> (c) </w:t>
      </w:r>
      <w:r w:rsidR="00B10D4A" w:rsidRPr="001A2EB4">
        <w:t xml:space="preserve">spatiotemporal evolution of normalized corrosion-product </w:t>
      </w:r>
      <w:r w:rsidR="00C500E2" w:rsidRPr="001A2EB4">
        <w:t>saturation</w:t>
      </w:r>
      <w:r w:rsidR="00B10D4A" w:rsidRPr="001A2EB4">
        <w:t xml:space="preserve"> (</w:t>
      </w:r>
      <m:oMath>
        <m:f>
          <m:fPr>
            <m:type m:val="lin"/>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max</m:t>
                </m:r>
              </m:sub>
            </m:sSub>
          </m:den>
        </m:f>
        <m:r>
          <w:rPr>
            <w:rFonts w:ascii="Cambria Math" w:hAnsi="Cambria Math"/>
          </w:rPr>
          <m:t>)</m:t>
        </m:r>
      </m:oMath>
      <w:r w:rsidR="00B10D4A" w:rsidRPr="001A2EB4">
        <w:t>​ and (d) dissolved oxygen concentration (mg L</w:t>
      </w:r>
      <w:r w:rsidR="00B10D4A" w:rsidRPr="001A2EB4">
        <w:rPr>
          <w:vertAlign w:val="superscript"/>
        </w:rPr>
        <w:t>-1</w:t>
      </w:r>
      <w:r w:rsidR="00B10D4A" w:rsidRPr="001A2EB4">
        <w:t>), comparisons of simulated and literature-reported (e) Zn</w:t>
      </w:r>
      <w:r w:rsidR="00B10D4A" w:rsidRPr="001A2EB4">
        <w:rPr>
          <w:vertAlign w:val="superscript"/>
        </w:rPr>
        <w:t>2+</w:t>
      </w:r>
      <w:r w:rsidR="00B10D4A" w:rsidRPr="001A2EB4">
        <w:t xml:space="preserve"> concentration and (f) pH evolution during Zn degradation over 336 h </w:t>
      </w:r>
      <w:r w:rsidR="00B10D4A" w:rsidRPr="001A2EB4">
        <w:fldChar w:fldCharType="begin"/>
      </w:r>
      <w:r w:rsidR="00A6791C">
        <w:instrText xml:space="preserve"> ADDIN ZOTERO_ITEM CSL_CITATION {"citationID":"zWLvEZL3","properties":{"unsorted":false,"formattedCitation":"\\super [40]\\nosupersub{}","plainCitation":"[40]","noteIndex":0},"citationItems":[{"id":3943,"uris":["http://zotero.org/users/16939557/items/QAXDRACS"],"itemData":{"id":3943,"type":"article-journal","citation-key":"liuInitialFormationCorrosion2018","container-title":"Journal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fldChar w:fldCharType="separate"/>
      </w:r>
      <w:r w:rsidR="00A6791C" w:rsidRPr="00A6791C">
        <w:rPr>
          <w:rFonts w:cs="Times New Roman"/>
          <w:szCs w:val="24"/>
          <w:vertAlign w:val="superscript"/>
        </w:rPr>
        <w:t>[40]</w:t>
      </w:r>
      <w:r w:rsidR="00B10D4A" w:rsidRPr="001A2EB4">
        <w:fldChar w:fldCharType="end"/>
      </w:r>
      <w:r w:rsidR="00B10D4A" w:rsidRPr="001A2EB4">
        <w:t>.</w:t>
      </w:r>
    </w:p>
    <w:p w14:paraId="14BF36CA" w14:textId="77777777" w:rsidR="00B10D4A" w:rsidRPr="001A2EB4" w:rsidRDefault="00B10D4A" w:rsidP="00B10D4A">
      <w:pPr>
        <w:pStyle w:val="Captions"/>
      </w:pPr>
    </w:p>
    <w:p w14:paraId="73E7218C" w14:textId="74F2D5D2" w:rsidR="00D26518" w:rsidRPr="001A2EB4" w:rsidRDefault="00D26518" w:rsidP="00D1626D">
      <w:pPr>
        <w:pStyle w:val="BodyText"/>
        <w:rPr>
          <w:ins w:id="20611" w:author="Claude" w:date="2026-10-09T01:35:33Z"/>
        </w:rPr>
      </w:pPr>
      <w:ins w:id="20610" w:author="Claude" w:date="2026-10-09T01:35:33Z">
        <w:r w:rsidRPr="001A2EB4">
          <w:t xml:space="preserve">[The Zn²⁺ and pH comparison will be regenerated after the OH⁻ balance is validated, or the pH comparison will be removed.]</w:t>
        </w:r>
      </w:ins>
    </w:p>
    <w:p w14:paraId="4B569DE1" w14:textId="514FA18B" w:rsidR="000631D6" w:rsidRPr="001A2EB4" w:rsidRDefault="000631D6" w:rsidP="000631D6">
      <w:pPr>
        <w:pStyle w:val="BodyText"/>
        <w:rPr>
          <w:rFonts w:cs="Times New Roman"/>
        </w:rPr>
      </w:pPr>
      <w:r w:rsidRPr="001A2EB4">
        <w:rPr>
          <w:rFonts w:cs="Times New Roman"/>
        </w:rPr>
        <w:t xml:space="preserve">In addition to mass-loss validation, the model was evaluated against literature measurements of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concentration and pH evolution reported by Liu et al. </w:t>
      </w:r>
      <w:r w:rsidRPr="001A2EB4">
        <w:rPr>
          <w:rFonts w:cs="Times New Roman"/>
        </w:rPr>
        <w:fldChar w:fldCharType="begin"/>
      </w:r>
      <w:r w:rsidR="00A6791C">
        <w:rPr>
          <w:rFonts w:cs="Times New Roman"/>
        </w:rPr>
        <w:instrText xml:space="preserve"> ADDIN ZOTERO_ITEM CSL_CITATION {"citationID":"TNsDeudZ","properties":{"unsorted":false,"formattedCitation":"\\super [40]\\nosupersub{}","plainCitation":"[40]","noteIndex":0},"citationItems":[{"id":3943,"uris":["http://zotero.org/users/16939557/items/QAXDRACS"],"itemData":{"id":3943,"type":"article-journal","citation-key":"liuInitialFormationCorrosion2018","container-title":"Journal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rPr>
        <w:fldChar w:fldCharType="separate"/>
      </w:r>
      <w:r w:rsidR="00A6791C" w:rsidRPr="00A6791C">
        <w:rPr>
          <w:rFonts w:cs="Times New Roman"/>
          <w:vertAlign w:val="superscript"/>
        </w:rPr>
        <w:t>[40]</w:t>
      </w:r>
      <w:r w:rsidRPr="001A2EB4">
        <w:rPr>
          <w:rFonts w:cs="Times New Roman"/>
        </w:rPr>
        <w:fldChar w:fldCharType="end"/>
      </w:r>
      <w:r w:rsidR="002A379F" w:rsidRPr="001A2EB4">
        <w:rPr>
          <w:rFonts w:cs="Times New Roman"/>
        </w:rPr>
        <w:t xml:space="preserve"> (</w:t>
      </w:r>
      <w:r w:rsidR="002A379F" w:rsidRPr="00B565AC">
        <w:rPr>
          <w:rFonts w:cs="Times New Roman"/>
          <w:b/>
          <w:bCs/>
        </w:rPr>
        <w:t>Table S8</w:t>
      </w:r>
      <w:r w:rsidR="002A379F" w:rsidRPr="001A2EB4">
        <w:rPr>
          <w:rFonts w:cs="Times New Roman"/>
        </w:rPr>
        <w:t>)</w:t>
      </w:r>
      <w:r w:rsidRPr="001A2EB4">
        <w:rPr>
          <w:rFonts w:cs="Times New Roman"/>
        </w:rPr>
        <w:t xml:space="preserve">. As shown in </w:t>
      </w:r>
      <w:r w:rsidR="00932AB0" w:rsidRPr="001A2EB4">
        <w:rPr>
          <w:rFonts w:cs="Times New Roman"/>
          <w:b/>
          <w:bCs/>
        </w:rPr>
        <w:fldChar w:fldCharType="begin"/>
      </w:r>
      <w:r w:rsidR="00932AB0" w:rsidRPr="001A2EB4">
        <w:rPr>
          <w:rFonts w:cs="Times New Roman"/>
          <w:b/>
          <w:bCs/>
        </w:rPr>
        <w:instrText xml:space="preserve"> REF _Ref239754424 \h  \* MERGEFORMAT </w:instrText>
      </w:r>
      <w:r w:rsidR="00932AB0" w:rsidRPr="001A2EB4">
        <w:rPr>
          <w:rFonts w:cs="Times New Roman"/>
          <w:b/>
          <w:bCs/>
        </w:rPr>
      </w:r>
      <w:r w:rsidR="00932AB0" w:rsidRPr="001A2EB4">
        <w:rPr>
          <w:rFonts w:cs="Times New Roman"/>
          <w:b/>
          <w:bCs/>
        </w:rPr>
        <w:fldChar w:fldCharType="separate"/>
      </w:r>
      <w:r w:rsidR="001C3008" w:rsidRPr="001A2EB4">
        <w:rPr>
          <w:b/>
          <w:bCs/>
        </w:rPr>
        <w:t xml:space="preserve">Figure </w:t>
      </w:r>
      <w:r w:rsidR="001C3008">
        <w:rPr>
          <w:b/>
          <w:bCs/>
        </w:rPr>
        <w:t>5</w:t>
      </w:r>
      <w:r w:rsidR="00932AB0" w:rsidRPr="001A2EB4">
        <w:rPr>
          <w:rFonts w:cs="Times New Roman"/>
          <w:b/>
          <w:bCs/>
        </w:rPr>
        <w:fldChar w:fldCharType="end"/>
      </w:r>
      <w:proofErr w:type="gramStart"/>
      <w:r w:rsidR="00932AB0" w:rsidRPr="001A2EB4">
        <w:rPr>
          <w:rFonts w:cs="Times New Roman"/>
          <w:b/>
          <w:bCs/>
        </w:rPr>
        <w:t>e,f</w:t>
      </w:r>
      <w:proofErr w:type="gramEnd"/>
      <w:r w:rsidRPr="001A2EB4">
        <w:rPr>
          <w:rFonts w:cs="Times New Roman"/>
        </w:rPr>
        <w:t>, the model reproduced the overall evolution of both quantities, capturing the rapid initial increase followed by a gradual plateau</w:t>
      </w:r>
      <w:ins w:id="24" w:author="Claude" w:date="2026-10-08T20:38:00Z">
        <w:r w:rsidRPr="001A2EB4">
          <w:rPr>
            <w:rFonts w:cs="Times New Roman"/>
          </w:rPr>
          <w:t>,</w:t>
        </w:r>
      </w:ins>
      <w:r w:rsidRPr="001A2EB4">
        <w:rPr>
          <w:rFonts w:cs="Times New Roman"/>
        </w:rPr>
        <w:t xml:space="preserve"> with errors at 336 h of 44% for Zn²⁺ and 2.8% for </w:t>
      </w:r>
      <w:proofErr w:type="spellStart"/>
      <w:r w:rsidRPr="001A2EB4">
        <w:rPr>
          <w:rFonts w:cs="Times New Roman"/>
        </w:rPr>
        <w:t>pH</w:t>
      </w:r>
      <w:del w:id="25" w:author="Claude" w:date="2026-10-08T20:38:00Z">
        <w:r>
          <w:rPr>
            <w:rFonts w:cs="Times New Roman"/>
          </w:rPr>
          <w:delText>)</w:delText>
        </w:r>
      </w:del>
      <w:r w:rsidRPr="001A2EB4">
        <w:rPr>
          <w:rFonts w:cs="Times New Roman"/>
        </w:rPr>
        <w:t>.</w:t>
      </w:r>
      <w:proofErr w:type="spellEnd"/>
      <w:r w:rsidRPr="001A2EB4">
        <w:rPr>
          <w:rFonts w:cs="Times New Roman"/>
        </w:rPr>
        <w:t xml:space="preserve"> </w:t>
      </w:r>
      <w:r w:rsidR="00DE298F" w:rsidRPr="001A2EB4">
        <w:rPr>
          <w:rFonts w:cs="Times New Roman"/>
        </w:rPr>
        <w:t xml:space="preserve">Because Zn²⁺ concentration and pH were excluded from the calibration objective, their comparison provides an out-of-objective evaluation of the coupled </w:t>
      </w:r>
      <w:r w:rsidR="00DE298F" w:rsidRPr="001A2EB4">
        <w:rPr>
          <w:rFonts w:cs="Times New Roman"/>
        </w:rPr>
        <w:lastRenderedPageBreak/>
        <w:t xml:space="preserve">reaction terms. </w:t>
      </w:r>
      <w:r w:rsidRPr="001A2EB4">
        <w:rPr>
          <w:rFonts w:cs="Times New Roman"/>
        </w:rPr>
        <w:t>The overprediction</w:t>
      </w:r>
      <w:r w:rsidR="009F6828">
        <w:rPr>
          <w:rFonts w:cs="Times New Roman"/>
        </w:rPr>
        <w:t>s</w:t>
      </w:r>
      <w:r w:rsidRPr="001A2EB4">
        <w:rPr>
          <w:rFonts w:cs="Times New Roman"/>
        </w:rPr>
        <w:t xml:space="preserve"> </w:t>
      </w:r>
      <w:r w:rsidR="001169C3" w:rsidRPr="001A2EB4">
        <w:rPr>
          <w:rFonts w:cs="Times New Roman"/>
        </w:rPr>
        <w:t xml:space="preserve">likely </w:t>
      </w:r>
      <w:r w:rsidR="009F6828">
        <w:rPr>
          <w:rFonts w:cs="Times New Roman"/>
        </w:rPr>
        <w:t>reflect</w:t>
      </w:r>
      <w:r w:rsidR="001169C3" w:rsidRPr="001A2EB4">
        <w:rPr>
          <w:rFonts w:cs="Times New Roman"/>
        </w:rPr>
        <w:t xml:space="preserve"> the model's simplified treatment of solution chemistry</w:t>
      </w:r>
      <w:r w:rsidRPr="001A2EB4">
        <w:rPr>
          <w:rFonts w:cs="Times New Roman"/>
        </w:rPr>
        <w:t xml:space="preserve">. Specifically, the use of Tris-HCl as a buffer in the </w:t>
      </w:r>
      <w:r w:rsidR="002E7433" w:rsidRPr="001A2EB4">
        <w:rPr>
          <w:rFonts w:cs="Times New Roman"/>
        </w:rPr>
        <w:t>literature</w:t>
      </w:r>
      <w:r w:rsidRPr="001A2EB4">
        <w:rPr>
          <w:rFonts w:cs="Times New Roman"/>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pPr>
    </w:p>
    <w:p w14:paraId="05E84DE5" w14:textId="77777777" w:rsidR="000631D6" w:rsidRPr="001A2EB4" w:rsidRDefault="000631D6" w:rsidP="000631D6">
      <w:pPr>
        <w:pStyle w:val="Heading2"/>
      </w:pPr>
      <w:r w:rsidRPr="001A2EB4">
        <w:t>Case Study Results</w:t>
      </w:r>
    </w:p>
    <w:p w14:paraId="73E7218C" w14:textId="74F2D5D2" w:rsidR="00D26518" w:rsidRPr="001A2EB4" w:rsidRDefault="00D26518" w:rsidP="00D1626D">
      <w:pPr>
        <w:pStyle w:val="BodyText"/>
        <w:rPr>
          <w:ins w:id="20613" w:author="Claude" w:date="2026-10-09T01:35:33Z"/>
        </w:rPr>
      </w:pPr>
      <w:ins w:id="20612" w:author="Claude" w:date="2026-10-09T01:35:33Z">
        <w:r w:rsidRPr="001A2EB4">
          <w:t xml:space="preserve">[The stent case (Figures 6 and 7) is to be rerun with the revised model.]</w:t>
        </w:r>
      </w:ins>
    </w:p>
    <w:p w14:paraId="29F253C1" w14:textId="2301D00D" w:rsidR="00CF36DC" w:rsidRPr="001A2EB4" w:rsidRDefault="004F4CE3" w:rsidP="00F33467">
      <w:pPr>
        <w:pStyle w:val="BodyText"/>
      </w:pPr>
      <w:r w:rsidRPr="001A2EB4">
        <w:t>To evaluate the ability of the calibrated framework to transfer across geometries, the disc-derived parameter set was applied to a six-crown Zn stent without geometry-specific recalibration.</w:t>
      </w:r>
      <w:r w:rsidR="000631D6" w:rsidRPr="001A2EB4">
        <w:t xml:space="preserve"> </w:t>
      </w:r>
      <w:r w:rsidR="004443EA" w:rsidRPr="001A2EB4">
        <w:t xml:space="preserve">The simulation used the same material parameters and environmental conditions as the disc. </w:t>
      </w:r>
      <w:r w:rsidR="000631D6" w:rsidRPr="001A2EB4">
        <w:t xml:space="preserve">As shown in </w:t>
      </w:r>
      <w:r w:rsidR="000631D6" w:rsidRPr="001A2EB4">
        <w:rPr>
          <w:b/>
          <w:bCs/>
        </w:rPr>
        <w:fldChar w:fldCharType="begin"/>
      </w:r>
      <w:r w:rsidR="000631D6" w:rsidRPr="001A2EB4">
        <w:rPr>
          <w:b/>
          <w:bCs/>
        </w:rPr>
        <w:instrText xml:space="preserve"> REF _Ref239754601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6</w:t>
      </w:r>
      <w:r w:rsidR="000631D6" w:rsidRPr="001A2EB4">
        <w:rPr>
          <w:b/>
          <w:bCs/>
        </w:rPr>
        <w:fldChar w:fldCharType="end"/>
      </w:r>
      <w:r w:rsidR="000631D6" w:rsidRPr="001A2EB4">
        <w:rPr>
          <w:b/>
          <w:bCs/>
        </w:rPr>
        <w:t>a</w:t>
      </w:r>
      <w:r w:rsidR="000631D6" w:rsidRPr="001A2EB4">
        <w:t xml:space="preserve">, the predicted cumulative mass loss reached approximately 6% after </w:t>
      </w:r>
      <w:r w:rsidR="00E84226">
        <w:t>672</w:t>
      </w:r>
      <w:r w:rsidR="000631D6" w:rsidRPr="001A2EB4">
        <w:t xml:space="preserve"> h, consistent with the reported one-month degradation range of 6–7% for Zn stents </w:t>
      </w:r>
      <w:r w:rsidR="000631D6" w:rsidRPr="001A2EB4">
        <w:rPr>
          <w:i/>
        </w:rPr>
        <w:t>in vivo</w:t>
      </w:r>
      <w:r w:rsidR="000631D6" w:rsidRPr="001A2EB4">
        <w:t> </w:t>
      </w:r>
      <w:r w:rsidR="000631D6" w:rsidRPr="001A2EB4">
        <w:fldChar w:fldCharType="begin"/>
      </w:r>
      <w:r w:rsidR="00CE255A">
        <w:instrText xml:space="preserve"> ADDIN ZOTERO_ITEM CSL_CITATION {"citationID":"QOinm1MF","properties":{"unsorted":false,"formattedCitation":"\\super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fldChar w:fldCharType="separate"/>
      </w:r>
      <w:r w:rsidR="00F60B2A" w:rsidRPr="00F60B2A">
        <w:rPr>
          <w:rFonts w:cs="Times New Roman"/>
          <w:vertAlign w:val="superscript"/>
        </w:rPr>
        <w:t>[10]</w:t>
      </w:r>
      <w:r w:rsidR="000631D6" w:rsidRPr="001A2EB4">
        <w:fldChar w:fldCharType="end"/>
      </w:r>
      <w:r w:rsidR="000631D6" w:rsidRPr="001A2EB4">
        <w:t xml:space="preserve">. </w:t>
      </w:r>
      <w:r w:rsidR="002E4DB8" w:rsidRPr="001A2EB4">
        <w:t xml:space="preserve">This agreement supports the physiological plausibility of the predicted magnitude but should not be interpreted as formal </w:t>
      </w:r>
      <w:r w:rsidR="002E4DB8" w:rsidRPr="001A2EB4">
        <w:rPr>
          <w:i/>
        </w:rPr>
        <w:t>in vivo</w:t>
      </w:r>
      <w:r w:rsidR="002E4DB8" w:rsidRPr="001A2EB4">
        <w:t xml:space="preserve"> validation because the model does not resolve proteins, cells, tissue transport, blood flow, biological buffering, or the full </w:t>
      </w:r>
      <w:r w:rsidR="002E4DB8" w:rsidRPr="001A2EB4">
        <w:rPr>
          <w:i/>
        </w:rPr>
        <w:t>in vivo</w:t>
      </w:r>
      <w:r w:rsidR="002E4DB8" w:rsidRPr="001A2EB4">
        <w:t xml:space="preserve"> corrosion-product chemistry. </w:t>
      </w:r>
      <w:r w:rsidR="00B565AC" w:rsidRPr="00B565AC">
        <w:t>The higher mass loss is consistent with the observed relationship between surface area-to-volume ratio (</w:t>
      </w:r>
      <w:proofErr w:type="gramStart"/>
      <w:r w:rsidR="00B565AC" w:rsidRPr="00B565AC">
        <w:t>SA:V</w:t>
      </w:r>
      <w:proofErr w:type="gramEnd"/>
      <w:r w:rsidR="00B565AC" w:rsidRPr="00B565AC">
        <w:t>) and degradation, where cumulative mass loss increased approximately linearly with SA:V</w:t>
      </w:r>
      <w:r w:rsidR="00CF36DC" w:rsidRPr="001A2EB4">
        <w:t xml:space="preserve"> (</w:t>
      </w:r>
      <w:r w:rsidR="00CF36DC" w:rsidRPr="00B565AC">
        <w:rPr>
          <w:b/>
          <w:bCs/>
        </w:rPr>
        <w:t xml:space="preserve">Figure </w:t>
      </w:r>
      <w:r w:rsidR="00CF36DC" w:rsidRPr="00B565AC">
        <w:rPr>
          <w:b/>
          <w:bCs/>
        </w:rPr>
        <w:t>S8</w:t>
      </w:r>
      <w:r w:rsidR="00CF36DC" w:rsidRPr="001A2EB4">
        <w:t>)</w:t>
      </w:r>
      <w:r w:rsidR="00B565AC">
        <w:t>.</w:t>
      </w:r>
      <w:r w:rsidR="00CF36DC" w:rsidRPr="001A2EB4">
        <w:t xml:space="preserve"> </w:t>
      </w:r>
      <w:r w:rsidR="00B565AC" w:rsidRPr="00B565AC">
        <w:t xml:space="preserve">However, the stent exhibited less pronounced temporal deceleration in mass loss than the disc, indicating that geometric influences on degradation extend beyond </w:t>
      </w:r>
      <w:proofErr w:type="gramStart"/>
      <w:r w:rsidR="00B565AC" w:rsidRPr="00B565AC">
        <w:t>SA:V</w:t>
      </w:r>
      <w:proofErr w:type="gramEnd"/>
      <w:r w:rsidR="00B565AC" w:rsidRPr="00B565AC">
        <w:t xml:space="preserve"> alone.</w:t>
      </w:r>
    </w:p>
    <w:p w14:paraId="61203A60" w14:textId="1524DEB0" w:rsidR="00C26F48" w:rsidRPr="001A2EB4" w:rsidRDefault="008C0FEB" w:rsidP="008C0FEB">
      <w:pPr>
        <w:pStyle w:val="BodyText"/>
      </w:pPr>
      <w:r w:rsidRPr="001A2EB4">
        <w:t>This is also evident in the predicted corrosion-rate profiles. The stent corrosion rate initially increased to approximately</w:t>
      </w:r>
      <w:r w:rsidR="00C27D43" w:rsidRPr="001A2EB4">
        <w:t xml:space="preserve"> 0.15 mm yr⁻¹ before progressively declining to approximately 0.06 mm yr⁻¹ at </w:t>
      </w:r>
      <w:r w:rsidR="00E84226">
        <w:t>672</w:t>
      </w:r>
      <w:r w:rsidR="00C27D43" w:rsidRPr="001A2EB4">
        <w:t xml:space="preserve"> h (</w:t>
      </w:r>
      <w:r w:rsidR="00C27D43" w:rsidRPr="001A2EB4">
        <w:rPr>
          <w:b/>
          <w:bCs/>
        </w:rPr>
        <w:fldChar w:fldCharType="begin"/>
      </w:r>
      <w:r w:rsidR="00C27D43" w:rsidRPr="001A2EB4">
        <w:rPr>
          <w:b/>
          <w:bCs/>
        </w:rPr>
        <w:instrText xml:space="preserve"> REF _Ref239754601 \h  \* MERGEFORMAT </w:instrText>
      </w:r>
      <w:r w:rsidR="00C27D43" w:rsidRPr="001A2EB4">
        <w:rPr>
          <w:b/>
          <w:bCs/>
        </w:rPr>
      </w:r>
      <w:r w:rsidR="00C27D43" w:rsidRPr="001A2EB4">
        <w:rPr>
          <w:b/>
          <w:bCs/>
        </w:rPr>
        <w:fldChar w:fldCharType="separate"/>
      </w:r>
      <w:r w:rsidR="001C3008" w:rsidRPr="001A2EB4">
        <w:rPr>
          <w:b/>
          <w:bCs/>
        </w:rPr>
        <w:t xml:space="preserve">Figure </w:t>
      </w:r>
      <w:r w:rsidR="001C3008">
        <w:rPr>
          <w:b/>
          <w:bCs/>
        </w:rPr>
        <w:t>6</w:t>
      </w:r>
      <w:r w:rsidR="00C27D43" w:rsidRPr="001A2EB4">
        <w:rPr>
          <w:b/>
          <w:bCs/>
        </w:rPr>
        <w:fldChar w:fldCharType="end"/>
      </w:r>
      <w:r w:rsidR="00C27D43" w:rsidRPr="001A2EB4">
        <w:rPr>
          <w:b/>
          <w:bCs/>
        </w:rPr>
        <w:t>b</w:t>
      </w:r>
      <w:r w:rsidR="00C27D43" w:rsidRPr="001A2EB4">
        <w:t>)</w:t>
      </w:r>
      <w:r w:rsidRPr="001A2EB4">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t xml:space="preserve"> </w:t>
      </w:r>
      <w:r w:rsidR="00D05CA9" w:rsidRPr="00D05CA9">
        <w:t xml:space="preserve">Consistent with this interpretation, oxygen transport became rate-limiting after approximately 100 h in the stent, compared with approximately 40 h in the disc, </w:t>
      </w:r>
      <w:r w:rsidR="00D05CA9">
        <w:t xml:space="preserve">showing that the open architecture sustained reaction-controlled degradation longer </w:t>
      </w:r>
      <w:r w:rsidR="00D05CA9" w:rsidRPr="00D05CA9">
        <w:t>before transitioning to oxygen-transport-limited behavior. This delayed onset of transport limitation maintained greater oxygen availability at the degrading surface, supporting higher corrosion rates and contributing to the increased cumulative mass loss observed in the stent.</w:t>
      </w:r>
    </w:p>
    <w:p w14:paraId="5ADA3718" w14:textId="2C6C5AA1" w:rsidR="000631D6" w:rsidRPr="001A2EB4" w:rsidRDefault="000631D6" w:rsidP="000631D6">
      <w:pPr>
        <w:pStyle w:val="BodyText"/>
      </w:pPr>
    </w:p>
    <w:p w14:paraId="3595E1D2" w14:textId="77777777" w:rsidR="006D2067" w:rsidRPr="001A2EB4" w:rsidRDefault="006D2067" w:rsidP="000631D6">
      <w:pPr>
        <w:pStyle w:val="BodyText"/>
      </w:pPr>
    </w:p>
    <w:p w14:paraId="00807967" w14:textId="3E6E75B0" w:rsidR="000631D6" w:rsidRPr="001A2EB4" w:rsidRDefault="00FE72EC" w:rsidP="000631D6">
      <w:pPr>
        <w:pStyle w:val="BodyText"/>
        <w:keepNext/>
        <w:ind w:firstLine="0"/>
        <w:jc w:val="center"/>
      </w:pPr>
      <w:r w:rsidRPr="001A2EB4">
        <w:rPr>
          <w:noProof/>
        </w:rPr>
        <w:lastRenderedPageBreak/>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560D56C5" w:rsidR="00FE72EC" w:rsidRPr="001A2EB4" w:rsidRDefault="000631D6" w:rsidP="00FE72EC">
      <w:pPr>
        <w:pStyle w:val="Captions"/>
      </w:pPr>
      <w:bookmarkStart w:id="26" w:name="_Ref239754601"/>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6</w:t>
      </w:r>
      <w:r w:rsidRPr="001A2EB4">
        <w:rPr>
          <w:b/>
          <w:bCs/>
        </w:rPr>
        <w:fldChar w:fldCharType="end"/>
      </w:r>
      <w:bookmarkEnd w:id="26"/>
      <w:r w:rsidRPr="001A2EB4">
        <w:rPr>
          <w:b/>
          <w:bCs/>
        </w:rPr>
        <w:t>.</w:t>
      </w:r>
      <w:r w:rsidRPr="001A2EB4">
        <w:t xml:space="preserve"> </w:t>
      </w:r>
      <w:r w:rsidR="00FE72EC" w:rsidRPr="001A2EB4">
        <w:t>Comparison of the predicted degradation behavior of a six-crown Zn endovascular stent and disc. (a) Cumulative mass loss</w:t>
      </w:r>
      <w:r w:rsidR="00B07F75" w:rsidRPr="001A2EB4">
        <w:t>,</w:t>
      </w:r>
      <w:r w:rsidR="00FE72EC" w:rsidRPr="001A2EB4">
        <w:t xml:space="preserve"> (b) </w:t>
      </w:r>
      <w:r w:rsidR="00B07F75" w:rsidRPr="001A2EB4">
        <w:t>c</w:t>
      </w:r>
      <w:r w:rsidR="00FE72EC" w:rsidRPr="001A2EB4">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t>.</w:t>
      </w:r>
    </w:p>
    <w:p w14:paraId="56D612F5" w14:textId="77777777" w:rsidR="008C3842" w:rsidRPr="001A2EB4" w:rsidRDefault="008C3842" w:rsidP="004E40FB">
      <w:pPr>
        <w:pStyle w:val="BodyText"/>
      </w:pPr>
    </w:p>
    <w:p w14:paraId="4909EE3F" w14:textId="1FA75F3F" w:rsidR="004E40FB" w:rsidRPr="001A2EB4" w:rsidRDefault="008C3842" w:rsidP="008C3842">
      <w:pPr>
        <w:pStyle w:val="BodyText"/>
      </w:pPr>
      <w:r w:rsidRPr="001A2EB4">
        <w:t>The influence of geometry-dependent transport is further revealed by the spatial evolution of degradation shown in</w:t>
      </w:r>
      <w:r w:rsidR="00C444D1" w:rsidRPr="001A2EB4">
        <w:t xml:space="preserve"> </w:t>
      </w:r>
      <w:r w:rsidR="001169C3" w:rsidRPr="001A2EB4">
        <w:rPr>
          <w:b/>
          <w:bCs/>
        </w:rPr>
        <w:fldChar w:fldCharType="begin"/>
      </w:r>
      <w:r w:rsidR="001169C3" w:rsidRPr="001A2EB4">
        <w:rPr>
          <w:b/>
          <w:bCs/>
        </w:rPr>
        <w:instrText xml:space="preserve"> REF _Ref239754694 \h  \* MERGEFORMAT </w:instrText>
      </w:r>
      <w:r w:rsidR="001169C3" w:rsidRPr="001A2EB4">
        <w:rPr>
          <w:b/>
          <w:bCs/>
        </w:rPr>
      </w:r>
      <w:r w:rsidR="001169C3" w:rsidRPr="001A2EB4">
        <w:rPr>
          <w:b/>
          <w:bCs/>
        </w:rPr>
        <w:fldChar w:fldCharType="separate"/>
      </w:r>
      <w:r w:rsidR="001C3008" w:rsidRPr="001A2EB4">
        <w:rPr>
          <w:b/>
          <w:bCs/>
        </w:rPr>
        <w:t xml:space="preserve">Figure </w:t>
      </w:r>
      <w:r w:rsidR="001C3008">
        <w:rPr>
          <w:b/>
          <w:bCs/>
        </w:rPr>
        <w:t>7</w:t>
      </w:r>
      <w:r w:rsidR="001169C3" w:rsidRPr="001A2EB4">
        <w:rPr>
          <w:b/>
          <w:bCs/>
        </w:rPr>
        <w:fldChar w:fldCharType="end"/>
      </w:r>
      <w:r w:rsidR="00C444D1" w:rsidRPr="001A2EB4">
        <w:t xml:space="preserve">. </w:t>
      </w:r>
      <w:r w:rsidRPr="001A2EB4">
        <w:t>Localized recession became increasingly pronounced within the crown regions, although the overall stent topology remained preserved throughout the simulation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a</w:t>
      </w:r>
      <w:r w:rsidR="000631D6" w:rsidRPr="001A2EB4">
        <w:t xml:space="preserve">). </w:t>
      </w:r>
      <w:r w:rsidRPr="001A2EB4">
        <w:t>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 (</w:t>
      </w:r>
      <w:r w:rsidR="004E40FB" w:rsidRPr="00923D2F">
        <w:rPr>
          <w:b/>
          <w:bCs/>
        </w:rPr>
        <w:fldChar w:fldCharType="begin"/>
      </w:r>
      <w:r w:rsidR="004E40FB" w:rsidRPr="00923D2F">
        <w:rPr>
          <w:b/>
          <w:bCs/>
        </w:rPr>
        <w:instrText xml:space="preserve"> REF _Ref239754694 \h  \* MERGEFORMAT </w:instrText>
      </w:r>
      <w:r w:rsidR="004E40FB" w:rsidRPr="00923D2F">
        <w:rPr>
          <w:b/>
          <w:bCs/>
        </w:rPr>
      </w:r>
      <w:r w:rsidR="004E40FB" w:rsidRPr="00923D2F">
        <w:rPr>
          <w:b/>
          <w:bCs/>
        </w:rPr>
        <w:fldChar w:fldCharType="separate"/>
      </w:r>
      <w:r w:rsidR="001C3008" w:rsidRPr="001A2EB4">
        <w:rPr>
          <w:b/>
          <w:bCs/>
        </w:rPr>
        <w:t xml:space="preserve">Figure </w:t>
      </w:r>
      <w:r w:rsidR="001C3008">
        <w:rPr>
          <w:b/>
          <w:bCs/>
        </w:rPr>
        <w:t>7</w:t>
      </w:r>
      <w:r w:rsidR="004E40FB" w:rsidRPr="00923D2F">
        <w:rPr>
          <w:b/>
          <w:bCs/>
        </w:rPr>
        <w:fldChar w:fldCharType="end"/>
      </w:r>
      <w:r w:rsidRPr="00923D2F">
        <w:rPr>
          <w:b/>
          <w:bCs/>
        </w:rPr>
        <w:t>b</w:t>
      </w:r>
      <w:r w:rsidRPr="001A2EB4">
        <w:t>).</w:t>
      </w:r>
      <w:r w:rsidR="004E40FB" w:rsidRPr="001A2EB4">
        <w:t xml:space="preserve"> </w:t>
      </w:r>
      <w:r w:rsidRPr="001A2EB4">
        <w:t>The resulting oxygen gradients around the crown perimeter produced corresponding spatial variations in local corrosion activity.</w:t>
      </w:r>
    </w:p>
    <w:p w14:paraId="140C2ABD" w14:textId="3AD90C3D" w:rsidR="001169C3" w:rsidRPr="001A2EB4" w:rsidRDefault="008C3842" w:rsidP="00621B28">
      <w:pPr>
        <w:pStyle w:val="BodyText"/>
      </w:pPr>
      <w:r w:rsidRPr="001A2EB4">
        <w:t>These variations are further resolved by the cross-sectional profiles shown in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proofErr w:type="gramStart"/>
      <w:r w:rsidR="000631D6" w:rsidRPr="001A2EB4">
        <w:rPr>
          <w:b/>
          <w:bCs/>
        </w:rPr>
        <w:t>c,d</w:t>
      </w:r>
      <w:r w:rsidR="000631D6" w:rsidRPr="001A2EB4">
        <w:t>.</w:t>
      </w:r>
      <w:proofErr w:type="gramEnd"/>
      <w:r w:rsidR="000631D6" w:rsidRPr="001A2EB4">
        <w:t xml:space="preserve"> </w:t>
      </w:r>
      <w:r w:rsidRPr="001A2EB4">
        <w:t>Section 1, located along a relatively straight strut segment, exhibited comparatively uniform recession, with penetration depths ranging from approximately</w:t>
      </w:r>
      <w:r w:rsidR="000631D6" w:rsidRPr="001A2EB4">
        <w:t xml:space="preserve"> 3.69 to 4.82 </w:t>
      </w:r>
      <m:oMath>
        <m:r>
          <w:rPr>
            <w:rFonts w:ascii="Cambria Math" w:hAnsi="Cambria Math"/>
          </w:rPr>
          <m:t>μ</m:t>
        </m:r>
      </m:oMath>
      <w:r w:rsidR="000631D6" w:rsidRPr="001A2EB4">
        <w:t xml:space="preserve">m after </w:t>
      </w:r>
      <w:r w:rsidR="00E84226">
        <w:t>672</w:t>
      </w:r>
      <w:r w:rsidR="000631D6" w:rsidRPr="001A2EB4">
        <w:t> h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w:t>
      </w:r>
      <w:r w:rsidR="000631D6" w:rsidRPr="001A2EB4">
        <w:t>).</w:t>
      </w:r>
      <w:r w:rsidR="00F33467" w:rsidRPr="001A2EB4">
        <w:t xml:space="preserve"> </w:t>
      </w:r>
      <w:r w:rsidRPr="001A2EB4">
        <w:t xml:space="preserve">This modest variation likely resulted from interactions between adjacent degrading struts, whose overlapping oxygen-depletion fields locally restricted oxygen availability. </w:t>
      </w:r>
      <w:r w:rsidR="000631D6" w:rsidRPr="001A2EB4">
        <w:t xml:space="preserve">In contrast, </w:t>
      </w:r>
      <w:r w:rsidRPr="001A2EB4">
        <w:t>Section 2 intersected the crown apex, where the inner and outer curvatures experienced markedly different transport conditions. Greater oxygen availability along the outward-facing surface produced deeper penetration of approximately 8.55 </w:t>
      </w:r>
      <m:oMath>
        <m:r>
          <w:rPr>
            <w:rFonts w:ascii="Cambria Math" w:hAnsi="Cambria Math"/>
          </w:rPr>
          <m:t>μ</m:t>
        </m:r>
      </m:oMath>
      <w:r w:rsidRPr="001A2EB4">
        <w:t>m</w:t>
      </w:r>
      <w:r w:rsidR="008755AE" w:rsidRPr="001A2EB4">
        <w:t xml:space="preserve">, </w:t>
      </w:r>
      <w:r w:rsidRPr="001A2EB4">
        <w:t xml:space="preserve">whereas penetration along the transport-restricted inner curvature remained approximately 4.76 </w:t>
      </w:r>
      <m:oMath>
        <m:r>
          <w:rPr>
            <w:rFonts w:ascii="Cambria Math" w:hAnsi="Cambria Math"/>
          </w:rPr>
          <m:t>μ</m:t>
        </m:r>
      </m:oMath>
      <w:r w:rsidRPr="001A2EB4">
        <w:t xml:space="preserve">m after </w:t>
      </w:r>
      <w:r w:rsidR="00E84226">
        <w:t>672</w:t>
      </w:r>
      <w:r w:rsidRPr="001A2EB4">
        <w:t xml:space="preserve"> h (</w:t>
      </w:r>
      <w:r w:rsidRPr="001A2EB4">
        <w:rPr>
          <w:b/>
          <w:bCs/>
        </w:rPr>
        <w:fldChar w:fldCharType="begin"/>
      </w:r>
      <w:r w:rsidRPr="001A2EB4">
        <w:rPr>
          <w:b/>
          <w:bCs/>
        </w:rPr>
        <w:instrText xml:space="preserve"> REF _Ref239754694 \h  \* MERGEFORMAT </w:instrText>
      </w:r>
      <w:r w:rsidRPr="001A2EB4">
        <w:rPr>
          <w:b/>
          <w:bCs/>
        </w:rPr>
      </w:r>
      <w:r w:rsidRPr="001A2EB4">
        <w:rPr>
          <w:b/>
          <w:bCs/>
        </w:rPr>
        <w:fldChar w:fldCharType="separate"/>
      </w:r>
      <w:r w:rsidR="001C3008" w:rsidRPr="001A2EB4">
        <w:rPr>
          <w:b/>
          <w:bCs/>
        </w:rPr>
        <w:t xml:space="preserve">Figure </w:t>
      </w:r>
      <w:r w:rsidR="001C3008">
        <w:rPr>
          <w:b/>
          <w:bCs/>
        </w:rPr>
        <w:t>7</w:t>
      </w:r>
      <w:r w:rsidRPr="001A2EB4">
        <w:rPr>
          <w:b/>
          <w:bCs/>
        </w:rPr>
        <w:fldChar w:fldCharType="end"/>
      </w:r>
      <w:r w:rsidRPr="001A2EB4">
        <w:rPr>
          <w:b/>
          <w:bCs/>
        </w:rPr>
        <w:t>d</w:t>
      </w:r>
      <w:r w:rsidRPr="001A2EB4">
        <w:t xml:space="preserve">). This asymmetric recession shows that the nominal corrosion rate alone cannot predict local </w:t>
      </w:r>
      <w:r w:rsidRPr="001A2EB4">
        <w:lastRenderedPageBreak/>
        <w:t>material loss because device geometry redistributes oxygen availability and corrosion activity across the implant surface.</w:t>
      </w:r>
    </w:p>
    <w:p w14:paraId="61569FE9" w14:textId="77777777" w:rsidR="001169C3" w:rsidRPr="001A2EB4" w:rsidRDefault="001169C3" w:rsidP="001169C3">
      <w:pPr>
        <w:pStyle w:val="BodyText"/>
      </w:pPr>
    </w:p>
    <w:p w14:paraId="601772A3" w14:textId="41C1A595" w:rsidR="000631D6" w:rsidRPr="001A2EB4" w:rsidRDefault="00020C47" w:rsidP="000631D6">
      <w:pPr>
        <w:pStyle w:val="CaptionedFigure"/>
        <w:ind w:firstLine="0"/>
        <w:jc w:val="center"/>
      </w:pPr>
      <w:bookmarkStart w:id="27" w:name="fig:casestudy2"/>
      <w:r>
        <w:rPr>
          <w:noProof/>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19623B1C" w:rsidR="000631D6" w:rsidRPr="001A2EB4" w:rsidRDefault="000631D6" w:rsidP="000631D6">
      <w:pPr>
        <w:pStyle w:val="Captions"/>
      </w:pPr>
      <w:bookmarkStart w:id="28" w:name="_Ref23975469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7</w:t>
      </w:r>
      <w:r w:rsidRPr="001A2EB4">
        <w:rPr>
          <w:b/>
          <w:bCs/>
        </w:rPr>
        <w:fldChar w:fldCharType="end"/>
      </w:r>
      <w:bookmarkEnd w:id="28"/>
      <w:r w:rsidRPr="001A2EB4">
        <w:rPr>
          <w:b/>
          <w:bCs/>
        </w:rPr>
        <w:t>.</w:t>
      </w:r>
      <w:r w:rsidRPr="001A2EB4">
        <w:t xml:space="preserve"> Spatially resolved degradation of a six-crown Zn endovascular stent over </w:t>
      </w:r>
      <w:r w:rsidR="00020C47">
        <w:t>672</w:t>
      </w:r>
      <w:r w:rsidRPr="001A2EB4">
        <w:t xml:space="preserve"> h. (a) </w:t>
      </w:r>
      <w:r w:rsidR="00923D2F">
        <w:t>S</w:t>
      </w:r>
      <w:r w:rsidRPr="001A2EB4">
        <w:t>tent geometry with two representative cross-sections and enlarged views of strut recession at 0, 3</w:t>
      </w:r>
      <w:r w:rsidR="00020C47">
        <w:t>36</w:t>
      </w:r>
      <w:r w:rsidRPr="001A2EB4">
        <w:t xml:space="preserve">, and </w:t>
      </w:r>
      <w:r w:rsidR="00020C47">
        <w:t>672</w:t>
      </w:r>
      <w:r w:rsidRPr="001A2EB4">
        <w:t> h, (b) schematic illustration of oxygen transport to the inner and outer-curvature surfaces of the stent crown, (</w:t>
      </w:r>
      <w:proofErr w:type="spellStart"/>
      <w:proofErr w:type="gramStart"/>
      <w:r w:rsidRPr="001A2EB4">
        <w:t>c,d</w:t>
      </w:r>
      <w:proofErr w:type="spellEnd"/>
      <w:proofErr w:type="gramEnd"/>
      <w:r w:rsidRPr="001A2EB4">
        <w:t>) evolution of the metal cross-sectional profiles at Sections 1 and 2, respectively.</w:t>
      </w:r>
    </w:p>
    <w:p w14:paraId="0A96B53E" w14:textId="52B3D15B" w:rsidR="00932AB0" w:rsidRPr="001A2EB4" w:rsidRDefault="00932AB0" w:rsidP="000631D6">
      <w:pPr>
        <w:pStyle w:val="Captions"/>
      </w:pPr>
    </w:p>
    <w:p w14:paraId="1807A887" w14:textId="4526CD5B" w:rsidR="00DB0E6E" w:rsidRPr="001A2EB4" w:rsidRDefault="00DB0E6E" w:rsidP="00BC50F3">
      <w:pPr>
        <w:pStyle w:val="BodyText"/>
      </w:pPr>
      <w:r w:rsidRPr="00DB0E6E">
        <w:t>Following the stent-scale analysis, the role of individual geometric features was further isolated using simplified wire configurations (</w:t>
      </w:r>
      <w:r w:rsidRPr="00923D2F">
        <w:rPr>
          <w:b/>
          <w:bCs/>
        </w:rPr>
        <w:t>Section S7</w:t>
      </w:r>
      <w:r w:rsidRPr="00DB0E6E">
        <w:t xml:space="preserve">). </w:t>
      </w:r>
      <w:r w:rsidR="00923D2F" w:rsidRPr="00923D2F">
        <w:t xml:space="preserve">Increasing curvature </w:t>
      </w:r>
      <w:r w:rsidR="00923D2F">
        <w:t>progressively increased mass loss, with the 150° arc showing</w:t>
      </w:r>
      <w:r w:rsidR="00923D2F" w:rsidRPr="00923D2F">
        <w:t xml:space="preserve"> the highest degradation</w:t>
      </w:r>
      <w:r w:rsidRPr="001A2EB4">
        <w:t xml:space="preserve"> (</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a</w:t>
      </w:r>
      <w:r w:rsidRPr="001A2EB4">
        <w:t xml:space="preserve">). </w:t>
      </w:r>
      <w:r w:rsidR="00923D2F" w:rsidRPr="00923D2F">
        <w:t xml:space="preserve">Although curvature altered the spatial distribution of degradation between the outward-facing and inner surfaces, these opposing local effects </w:t>
      </w:r>
      <w:r w:rsidR="00923D2F">
        <w:t xml:space="preserve">produced only modest changes in </w:t>
      </w:r>
      <w:r w:rsidR="00923D2F" w:rsidRPr="00923D2F">
        <w:t>overall mass loss</w:t>
      </w:r>
      <w:r w:rsidR="00BC50F3" w:rsidRPr="001A2EB4">
        <w:t>.</w:t>
      </w:r>
      <w:r w:rsidR="00AE536F" w:rsidRPr="001A2EB4">
        <w:t xml:space="preserve"> </w:t>
      </w:r>
      <w:r w:rsidR="00BC50F3" w:rsidRPr="001A2EB4">
        <w:t>In contrast, wire spacing had a more pronounced influence</w:t>
      </w:r>
      <w:r w:rsidR="00AE536F" w:rsidRPr="001A2EB4">
        <w:t xml:space="preserve"> </w:t>
      </w:r>
      <w:r w:rsidRPr="001A2EB4">
        <w:t>(</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b</w:t>
      </w:r>
      <w:r w:rsidRPr="001A2EB4">
        <w:t xml:space="preserve">). </w:t>
      </w:r>
      <w:r w:rsidR="00BC50F3" w:rsidRPr="001A2EB4">
        <w:t xml:space="preserve">The mass-loss trajectories were initially similar but diverged </w:t>
      </w:r>
      <w:r w:rsidR="00923D2F">
        <w:t>later</w:t>
      </w:r>
      <w:r w:rsidR="00BC50F3" w:rsidRPr="001A2EB4">
        <w:t xml:space="preserve">, suggesting that spacing became increasingly important as corrosion products accumulated. At a center-to-center spacing of 0.30 mm, overlapping oxygen-depletion fields restricted oxygen availability within the gap and suppressed the overall oxygen-reduction reaction, resulting in lower cumulative mass loss. Increasing the spacing to 1.60 mm weakened this interaction, allowing each wire to receive oxygen more independently and shifting the response toward that of the isolated wire. This transport-shielding behavior is </w:t>
      </w:r>
      <w:r w:rsidR="00BC50F3" w:rsidRPr="001A2EB4">
        <w:lastRenderedPageBreak/>
        <w:t>consistent with observations in porous Zn scaffolds</w:t>
      </w:r>
      <w:r w:rsidR="00BC1E82" w:rsidRPr="001A2EB4">
        <w:t xml:space="preserve"> </w:t>
      </w:r>
      <w:r w:rsidR="00BC1E82" w:rsidRPr="001A2EB4">
        <w:fldChar w:fldCharType="begin"/>
      </w:r>
      <w:r w:rsidR="00CE255A">
        <w:instrText xml:space="preserve"> ADDIN ZOTERO_ITEM CSL_CITATION {"citationID":"buOc1Jes","properties":{"unsorted":false,"formattedCitation":"\\super [13]\\nosupersub{}","plainCitation":"[13]","noteIndex":0},"citationItems":[{"id":3914,"uris":["http://zotero.org/users/16939557/items/I3TWLCLT"],"itemData":{"id":3914,"type":"article-journal","abstract":"Abstract\n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fldChar w:fldCharType="separate"/>
      </w:r>
      <w:r w:rsidR="00F60B2A" w:rsidRPr="00F60B2A">
        <w:rPr>
          <w:rFonts w:cs="Times New Roman"/>
          <w:vertAlign w:val="superscript"/>
        </w:rPr>
        <w:t>[13]</w:t>
      </w:r>
      <w:r w:rsidR="00BC1E82" w:rsidRPr="001A2EB4">
        <w:fldChar w:fldCharType="end"/>
      </w:r>
      <w:r w:rsidR="00BC1E82" w:rsidRPr="001A2EB4">
        <w:t xml:space="preserve">, </w:t>
      </w:r>
      <w:r w:rsidR="00BC50F3" w:rsidRPr="001A2EB4">
        <w:t>suggesting that the framework may also be applicable to predicting geometry-dependent scaffold degradation.</w:t>
      </w:r>
    </w:p>
    <w:p w14:paraId="497EF0E9" w14:textId="364012E6" w:rsidR="00BC50F3" w:rsidRPr="001A2EB4" w:rsidRDefault="00BC50F3" w:rsidP="004E4735">
      <w:pPr>
        <w:pStyle w:val="BodyText"/>
        <w:rPr>
          <w:b/>
          <w:bCs/>
        </w:rPr>
      </w:pPr>
      <w:r w:rsidRPr="001A2EB4">
        <w:t xml:space="preserve">Although the effects on cumulative mass loss were relatively modest, geometry strongly influenced the spatial distribution of degradation. Mean </w:t>
      </w:r>
      <w:r w:rsidR="004E4735" w:rsidRPr="004E4735">
        <w:t xml:space="preserve">penetration depths varied only slightly, ranging from approximately 2.4 to 2.7 µm across the curved-wire configurations (30°, 90°, and 150° arcs) and from 2.1 to 2.4 µm across the </w:t>
      </w:r>
      <w:proofErr w:type="spellStart"/>
      <w:r w:rsidR="004E4735" w:rsidRPr="004E4735">
        <w:t>straight</w:t>
      </w:r>
      <w:proofErr w:type="spellEnd"/>
      <w:r w:rsidR="004E4735" w:rsidRPr="004E4735">
        <w:t>, closely spaced, and widely spaced wire configurations</w:t>
      </w:r>
      <w:r w:rsidRPr="00BC50F3">
        <w:t xml:space="preserve"> (</w:t>
      </w:r>
      <w:r w:rsidRPr="00BC50F3">
        <w:rPr>
          <w:b/>
          <w:bCs/>
        </w:rPr>
        <w:t>Figure 8c</w:t>
      </w:r>
      <w:r w:rsidRPr="00BC50F3">
        <w:t xml:space="preserve">). </w:t>
      </w:r>
      <w:r w:rsidRPr="001A2EB4">
        <w:t>However, the directional recession ratios revealed substantial local asymmetry</w:t>
      </w:r>
      <w:r w:rsidRPr="00BC50F3">
        <w:t xml:space="preserve"> (</w:t>
      </w:r>
      <w:r w:rsidRPr="00BC50F3">
        <w:rPr>
          <w:b/>
          <w:bCs/>
        </w:rPr>
        <w:t>Figure 8d</w:t>
      </w:r>
      <w:r w:rsidRPr="00BC50F3">
        <w:t xml:space="preserve">). </w:t>
      </w:r>
      <w:r w:rsidRPr="001A2EB4">
        <w:t>The outer-to-inner recession ratio increased from 1.6 for the 30° arc to 2.6 for the 90° arc and 13.2 for the 150° arc,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 The pronounced asymmetry at close spacing resulted from oxygen depletion within the narrow gap, while the outward-facing surfaces remained accessible to the bulk electrolyte. Thus, curvature and spacing had only modest effects on mean penetration but strongly influenced where material loss occurred. Therefore, cumulative mass loss and nominal corrosion rate alone may conceal localized degradation that could govern strut thinning, stress concentration, and eventual structural failure.</w:t>
      </w:r>
    </w:p>
    <w:p w14:paraId="1DC57E9B" w14:textId="3399041C" w:rsidR="00BC50F3" w:rsidRPr="001A2EB4" w:rsidRDefault="00BC536A" w:rsidP="00BC50F3">
      <w:pPr>
        <w:pStyle w:val="BodyText"/>
        <w:keepNext/>
        <w:ind w:firstLine="0"/>
        <w:jc w:val="center"/>
      </w:pPr>
      <w:r>
        <w:rPr>
          <w:noProof/>
        </w:rPr>
        <w:lastRenderedPageBreak/>
        <w:drawing>
          <wp:inline distT="0" distB="0" distL="0" distR="0" wp14:anchorId="103F8303" wp14:editId="43B18CC7">
            <wp:extent cx="5760720" cy="4576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0EDB3111" w:rsidR="00BC50F3" w:rsidRPr="001A2EB4" w:rsidRDefault="00BC50F3" w:rsidP="00BC50F3">
      <w:pPr>
        <w:pStyle w:val="Captions"/>
      </w:pPr>
      <w:bookmarkStart w:id="29" w:name="_Ref241074684"/>
      <w:r w:rsidRPr="001A2EB4">
        <w:rPr>
          <w:b/>
          <w:bCs/>
        </w:rPr>
        <w:t xml:space="preserve">Figure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8</w:t>
      </w:r>
      <w:r w:rsidRPr="001A2EB4">
        <w:rPr>
          <w:b/>
          <w:bCs/>
        </w:rPr>
        <w:fldChar w:fldCharType="end"/>
      </w:r>
      <w:bookmarkEnd w:id="29"/>
      <w:r w:rsidRPr="001A2EB4">
        <w:rPr>
          <w:b/>
          <w:bCs/>
        </w:rPr>
        <w:t>.</w:t>
      </w:r>
      <w:r w:rsidRPr="001A2EB4">
        <w:t xml:space="preserve"> </w:t>
      </w:r>
      <w:r w:rsidR="001D5CB5" w:rsidRPr="001A2EB4">
        <w:t>Effects of curvature and inter-wire spacing on the predicted degradation of simplified metallic structures. Cumulative mass loss for</w:t>
      </w:r>
      <w:r w:rsidRPr="001A2EB4">
        <w:t xml:space="preserve"> (a) straight and curved wires with arc angles of 30°, 90°, and 150°, (b) a straight wire and paired wires with close and far </w:t>
      </w:r>
      <w:r w:rsidR="001D5CB5" w:rsidRPr="001A2EB4">
        <w:t>center-to-center</w:t>
      </w:r>
      <w:r w:rsidRPr="001A2EB4">
        <w:t xml:space="preserve"> spacings of 0.30 and 1.60 mm, (c) </w:t>
      </w:r>
      <w:r w:rsidR="001D5CB5" w:rsidRPr="001A2EB4">
        <w:t>mean local penetration depth for the corresponding curvature and spacing configurations (error bars: ±1 SD around the cross-section perimeter)</w:t>
      </w:r>
      <w:r w:rsidRPr="001A2EB4">
        <w:t xml:space="preserve">, and (d) </w:t>
      </w:r>
      <w:r w:rsidR="001D5CB5" w:rsidRPr="001A2EB4">
        <w:t>directional recession ratios comparing the outer and inner surfaces of the curved wires and the outward-facing and gap-facing surfaces of the isolated and paired wires</w:t>
      </w:r>
      <w:r w:rsidRPr="001A2EB4">
        <w:t>.</w:t>
      </w:r>
    </w:p>
    <w:p w14:paraId="75115BCD" w14:textId="77777777" w:rsidR="00C26F48" w:rsidRPr="001A2EB4" w:rsidRDefault="00C26F48" w:rsidP="00AC4B3E">
      <w:pPr>
        <w:pStyle w:val="BodyText"/>
      </w:pPr>
    </w:p>
    <w:p w14:paraId="688A3AD1" w14:textId="1EE5DA6E" w:rsidR="005757F6" w:rsidRDefault="00711ECD" w:rsidP="00492114">
      <w:pPr>
        <w:pStyle w:val="BodyText"/>
      </w:pPr>
      <w:r w:rsidRPr="00711ECD">
        <w:t xml:space="preserve">The present framework has several limitations </w:t>
      </w:r>
      <w:r w:rsidR="00A13B2B">
        <w:t>to consider</w:t>
      </w:r>
      <w:r w:rsidRPr="00711ECD">
        <w:t xml:space="preserve"> when extending it toward clinically predictive applications.</w:t>
      </w:r>
      <w:r>
        <w:t xml:space="preserve"> </w:t>
      </w:r>
      <w:r w:rsidR="005757F6">
        <w:t>The corrosion</w:t>
      </w:r>
      <w:del w:id="30" w:author="Claude" w:date="2026-10-08T20:38:00Z">
        <w:r>
          <w:delText>-</w:delText>
        </w:r>
      </w:del>
      <w:r w:rsidR="005757F6">
        <w:t xml:space="preserve"> products are treated as a homogenized </w:t>
      </w:r>
      <w:proofErr w:type="spellStart"/>
      <w:r w:rsidR="005757F6">
        <w:t>ZnO</w:t>
      </w:r>
      <w:proofErr w:type="spellEnd"/>
      <w:r w:rsidR="005757F6">
        <w:t>-based field rather than a discrete surface film or a heterogeneous, composition-dependent structure, and phosphate-, carbonate-, calcium-, and chloride-containing phases</w:t>
      </w:r>
      <w:ins w:id="31" w:author="Claude" w:date="2026-10-08T20:38:00Z">
        <w:r w:rsidR="005757F6">
          <w:t>,</w:t>
        </w:r>
      </w:ins>
      <w:r w:rsidR="005757F6">
        <w:t xml:space="preserve"> which can form within days in vitro, are not explicitly resolved</w:t>
      </w:r>
      <w:r w:rsidR="00492114">
        <w:t xml:space="preserve">. </w:t>
      </w:r>
      <w:r w:rsidR="00492114" w:rsidRPr="00492114">
        <w:t xml:space="preserve">The dissolved oxygen concentration (3.5 mg L⁻¹) was taken from literature values for physiological fluids rather than measured experimentally. As oxygen concentration is closely coupled to the ORR rate coefficient, the calibrated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492114" w:rsidRPr="00492114">
        <w:t>​ should be regarded as an effective parameter that partially incorporates uncertainty in oxygen availability.</w:t>
      </w:r>
      <w:r w:rsidR="00492114">
        <w:t xml:space="preserve"> </w:t>
      </w:r>
      <w:r w:rsidR="005757F6" w:rsidRPr="005757F6">
        <w:t xml:space="preserve">The model also excludes proteins, cells, tissue interactions, blood flow, biological buffering, and the complete range of ionic reactions occurring </w:t>
      </w:r>
      <w:r w:rsidR="005757F6" w:rsidRPr="005757F6">
        <w:rPr>
          <w:i/>
        </w:rPr>
        <w:t>in vivo</w:t>
      </w:r>
      <w:r w:rsidR="005757F6" w:rsidRPr="005757F6">
        <w:t xml:space="preserve">. </w:t>
      </w:r>
      <w:r w:rsidR="005757F6" w:rsidRPr="005757F6">
        <w:lastRenderedPageBreak/>
        <w:t xml:space="preserve">Moreover, </w:t>
      </w:r>
      <w:r w:rsidR="005757F6">
        <w:t xml:space="preserve">the model assumes homogeneous electrochemical activity, preventing </w:t>
      </w:r>
      <w:r w:rsidR="005757F6" w:rsidRPr="005757F6">
        <w:t xml:space="preserve">prediction of pitting, micro-galvanic coupling, and stress-assisted degradation. Although </w:t>
      </w:r>
      <w:r w:rsidR="005757F6">
        <w:t xml:space="preserve">the model </w:t>
      </w:r>
      <w:r w:rsidR="005757F6" w:rsidRPr="005757F6">
        <w:t xml:space="preserve">generated physiologically plausible stent predictions without geometry-specific recalibration, comparison with reported </w:t>
      </w:r>
      <w:r w:rsidR="005757F6" w:rsidRPr="005757F6">
        <w:rPr>
          <w:i/>
        </w:rPr>
        <w:t>in vivo</w:t>
      </w:r>
      <w:r w:rsidR="005757F6" w:rsidRPr="005757F6">
        <w:t xml:space="preserve"> mass loss represents a predictive demonstration rather than formal validation. Further validation against spatially resolved measurements of corrosion-product coverage, oxygen availability, and local penetration is therefore required, particularly for complex implant geometries. Independent measurements of Zn²⁺ release by ICP and direct mechanism tests, such as film thickness from FIB or SEM cross-sections or stirred and different-O₂ experiments, were not performed and </w:t>
      </w:r>
      <w:r w:rsidR="008B5621">
        <w:t>can be used for further validation</w:t>
      </w:r>
      <w:r w:rsidR="005757F6" w:rsidRPr="005757F6">
        <w:t>.</w:t>
      </w:r>
    </w:p>
    <w:p w14:paraId="3414BFB8" w14:textId="66383F0B" w:rsidR="002E4C03" w:rsidRDefault="005757F6" w:rsidP="005757F6">
      <w:pPr>
        <w:pStyle w:val="BodyText"/>
      </w:pPr>
      <w:r w:rsidRPr="005757F6">
        <w:t>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high-fidelity simulations remain computationally demanding, the reduced calibrated parameter space</w:t>
      </w:r>
      <w:r w:rsidR="00FD7271">
        <w:t xml:space="preserve"> </w:t>
      </w:r>
      <w:r w:rsidRPr="005757F6">
        <w:t>and the geometric and field data stored at each time step provide a strong basis for training surrogate models</w:t>
      </w:r>
      <w:r w:rsidR="006D3643" w:rsidRPr="001A2EB4">
        <w:t xml:space="preserve"> </w:t>
      </w:r>
      <w:r w:rsidR="002C58D0" w:rsidRPr="001A2EB4">
        <w:fldChar w:fldCharType="begin"/>
      </w:r>
      <w:r w:rsidR="00CE255A">
        <w:instrText xml:space="preserve"> ADDIN ZOTERO_ITEM CSL_CITATION {"citationID":"vjvNuzhC","properties":{"unsorted":false,"formattedCitation":"\\super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F60B2A" w:rsidRPr="00F60B2A">
        <w:rPr>
          <w:rFonts w:cs="Times New Roman"/>
          <w:vertAlign w:val="superscript"/>
        </w:rPr>
        <w:t>[25]</w:t>
      </w:r>
      <w:r w:rsidR="002C58D0" w:rsidRPr="001A2EB4">
        <w:fldChar w:fldCharType="end"/>
      </w:r>
      <w:r w:rsidRPr="005757F6">
        <w:t>.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r w:rsidR="004D4D60">
        <w:t xml:space="preserve"> </w:t>
      </w:r>
    </w:p>
    <w:p w14:paraId="7FE4A91C" w14:textId="5E7E8489" w:rsidR="005757F6" w:rsidRPr="005757F6" w:rsidRDefault="005757F6" w:rsidP="005757F6">
      <w:pPr>
        <w:pStyle w:val="BodyText"/>
      </w:pPr>
      <w:r w:rsidRPr="005757F6">
        <w:t xml:space="preserve">Structural optimization of </w:t>
      </w:r>
      <w:r w:rsidR="002E4C03">
        <w:t>biodegradable</w:t>
      </w:r>
      <w:r w:rsidRPr="005757F6">
        <w:t xml:space="preserve"> implants, from patient-specific bone replacements to porous scaffolds, has so far targeted mechanical performance in the as-fabricated state </w:t>
      </w:r>
      <w:r w:rsidR="00160A10">
        <w:fldChar w:fldCharType="begin"/>
      </w:r>
      <w:r w:rsidR="00A6791C">
        <w:instrText xml:space="preserve"> ADDIN ZOTERO_ITEM CSL_CITATION {"citationID":"Zd9tPSIo","properties":{"unsorted":false,"formattedCitation":"\\super [43,44]\\nosupersub{}","plainCitation":"[43,44]","noteIndex":0},"citationItems":[{"id":5765,"uris":["http://zotero.org/users/16939557/items/FPYDBSXS"],"itemData":{"id":5765,"type":"article-journal","citation-key":"liOptimizingStructuralDesign2022","container-title":"Materials &amp; Design","DOI":"10.1016/j.matdes.2022.110843","ISSN":"02641275","journalAbbreviation":"Materials &amp; Design","language":"en","page":"110843","source":"DOI.org (Crossref)","title":"Optimizing structural design on biodegradable magnesium alloy vascular stent for reducing strut thickness and raising radial strength","volume":"220","author":[{"family":"Li","given":"Yafei"},{"family":"Wang","given":"Jianfeng"},{"family":"Sheng","given":"Kun"},{"family":"Miao","given":"Fulong"},{"family":"Wang","given":"Yan"},{"family":"Zhang","given":"Yifan"},{"family":"Hou","given":"Ruiqing"},{"family":"Mei","given":"Di"},{"family":"Sun","given":"Yufeng"},{"family":"Zheng","given":"Yufeng"},{"family":"Guan","given":"Shaokang"}],"issued":{"date-parts":[["2022",8]]}}},{"id":5766,"uris":["http://zotero.org/users/16939557/items/3V2WPL8B"],"itemData":{"id":5766,"type":"article-journal","abstract":"The emergence of biodegradable stents addresses the limitations of the long-term presence of permanent bare metal stents in the human body. Following implantation, these stents can significantly reduce the occurrence of chronic complications such as inflammation and thrombosis, thus becoming a mainstream approach in the treatment of interventional cardiovascular diseases. Currently, the materials used for biodegradable stents are typically polymers. However, the inherent properties of the materials dictate that polymer stents exhibit lower mechanical performance and biocompatibility. Magnesium alloy materials, on the basis of their biodegradability, exhibit superior mechanical performance when compared to polymers, possessing the potential to address this issue. However, the presence of stress concentration in the stent structure necessitates further designs and mechanical performance analyses of magnesium alloy stents. In this work, a biodegradable stent based on WE43 alloy is designed. The stent incorporates the micro-protrusion structure to enhance the mechanical performance. Furthermore, to evaluate the clinical applicability of the stent, the mechanical performance of the biodegradable magnesium alloy stent is conducted through finite element analysis (FEA). The results show that the maximum equivalent stress in all four aspects is below the ultimate tensile strength of 370 MPa for the WE43 magnesium alloy, demonstrating excellent mechanical performance. Additionally, after crimping and expansion, the radial support strength and radial support force reached 780 mN/mm and 1.56 N, respectively. Compared to the advanced reported stent structures, the radial support strength and radial support force are enhanced by 13% and 47%, respectively. Additionally, flexibility analysis indicated that the flexibility of the stent design in this study is improved by a factor of 9.76, ensuring the stent’s capability to navigate through complex vasculature during implantation.","citation-key":"chenDesignMechanicalPerformance2024","container-title":"Metals","DOI":"10.3390/met14060704","ISSN":"2075-4701","issue":"6","journalAbbreviation":"Metals","language":"en","page":"704","source":"DOI.org (Crossref)","title":"Design and Mechanical Performance Evaluation of WE43 Magnesium Alloy Biodegradable Stents via Finite Element Analysis","volume":"14","author":[{"family":"Chen","given":"Jiaxuan"},{"family":"Dong","given":"Fang"},{"family":"Liu","given":"Sheng"}],"issued":{"date-parts":[["2024",6,14]]}}}],"schema":"https://github.com/citation-style-language/schema/raw/master/csl-citation.json"} </w:instrText>
      </w:r>
      <w:r w:rsidR="00160A10">
        <w:fldChar w:fldCharType="separate"/>
      </w:r>
      <w:r w:rsidR="00A6791C" w:rsidRPr="00A6791C">
        <w:rPr>
          <w:rFonts w:cs="Times New Roman"/>
          <w:vertAlign w:val="superscript"/>
        </w:rPr>
        <w:t>[43,44]</w:t>
      </w:r>
      <w:r w:rsidR="00160A10">
        <w:fldChar w:fldCharType="end"/>
      </w:r>
      <w:r w:rsidRPr="005757F6">
        <w:t>. For biodegradable implants</w:t>
      </w:r>
      <w:r w:rsidR="00FD7271">
        <w:t>,</w:t>
      </w:r>
      <w:r w:rsidRPr="005757F6">
        <w:t xml:space="preserve"> </w:t>
      </w:r>
      <w:r w:rsidR="002E4C03" w:rsidRPr="002E4C03">
        <w:t>this approach is insufficient because geometry, mass transport, and degradation evolve in a coupled manner, continuously altering the load-bearing architecture and its mechanical response. By explicitly resolving the influence of geometry on local oxygen availability and surface recession, the present framework provides the degradation component required to extend structural optimization from the initial design state to performance throughout the degradation process.</w:t>
      </w:r>
    </w:p>
    <w:p w14:paraId="63681017" w14:textId="77777777" w:rsidR="00E26AAF" w:rsidRDefault="00E26AAF" w:rsidP="00711ECD">
      <w:pPr>
        <w:pStyle w:val="BodyText"/>
        <w:ind w:firstLine="0"/>
      </w:pPr>
    </w:p>
    <w:p w14:paraId="28623BDF" w14:textId="77777777" w:rsidR="00527833" w:rsidRDefault="00527833" w:rsidP="00711ECD">
      <w:pPr>
        <w:pStyle w:val="BodyText"/>
        <w:ind w:firstLine="0"/>
        <w:rPr>
          <w:ins w:id="32" w:author="Claude" w:date="2026-10-08T20:38:00Z"/>
        </w:rPr>
      </w:pPr>
    </w:p>
    <w:p w14:paraId="6233A8DD" w14:textId="77777777" w:rsidR="00527833" w:rsidRDefault="00527833" w:rsidP="00711ECD">
      <w:pPr>
        <w:pStyle w:val="BodyText"/>
        <w:ind w:firstLine="0"/>
        <w:rPr>
          <w:ins w:id="33" w:author="Claude" w:date="2026-10-08T20:38:00Z"/>
        </w:rPr>
      </w:pPr>
    </w:p>
    <w:p w14:paraId="1A4D172F" w14:textId="77777777" w:rsidR="00527833" w:rsidRPr="001A2EB4" w:rsidRDefault="00527833" w:rsidP="00711ECD">
      <w:pPr>
        <w:pStyle w:val="BodyText"/>
        <w:ind w:firstLine="0"/>
        <w:rPr>
          <w:ins w:id="34" w:author="Claude" w:date="2026-10-08T20:38:00Z"/>
        </w:rPr>
      </w:pPr>
    </w:p>
    <w:bookmarkEnd w:id="27"/>
    <w:p w14:paraId="516B3B1A" w14:textId="77777777" w:rsidR="000631D6" w:rsidRPr="001A2EB4" w:rsidRDefault="000631D6" w:rsidP="000631D6">
      <w:pPr>
        <w:pStyle w:val="Heading1"/>
      </w:pPr>
      <w:r w:rsidRPr="001A2EB4">
        <w:t>Conclusions</w:t>
      </w:r>
    </w:p>
    <w:p w14:paraId="0E48EE87" w14:textId="74CBE849" w:rsidR="00C5098B" w:rsidRDefault="005B5344" w:rsidP="0063546E">
      <w:pPr>
        <w:pStyle w:val="BodyText"/>
      </w:pPr>
      <w:bookmarkStart w:id="35" w:name="_Hlk238630414"/>
      <w:r w:rsidRPr="005B5344">
        <w:t xml:space="preserve">Zn biodegradation under physiological conditions becomes an oxygen-transport-controlled process after an initial reaction-controlled stage in which implant geometry governs the spatial evolution of material loss. The proposed 3D reaction-diffusion model closely reproduced independent 28-day immersion data (RMSE = 0.0159%) and, without further calibration, predicted approximately 6% mass loss </w:t>
      </w:r>
      <w:r w:rsidR="00527833" w:rsidRPr="005B5344">
        <w:t>for a six-crown stent</w:t>
      </w:r>
      <w:del w:id="36" w:author="Claude" w:date="2026-10-08T20:38:00Z">
        <w:r>
          <w:delText>,</w:delText>
        </w:r>
      </w:del>
      <w:r w:rsidRPr="005B5344">
        <w:t xml:space="preserve"> of the same order of magnitude as reported </w:t>
      </w:r>
      <w:r w:rsidRPr="00E45D7F">
        <w:rPr>
          <w:i/>
          <w:iCs/>
        </w:rPr>
        <w:t>in vivo</w:t>
      </w:r>
      <w:r w:rsidRPr="005B5344">
        <w:t xml:space="preserve"> observations. Mechanistic and sensitivity analyses </w:t>
      </w:r>
      <w:r w:rsidR="00527833" w:rsidRPr="005B5344">
        <w:t>identify</w:t>
      </w:r>
      <w:r w:rsidRPr="005B5344">
        <w:t xml:space="preserve"> oxygen availability as the primary driver of degradation, with corrosion-product accumulation progressively restricting transport and leading to diffusion-controlled behavior. Importantly, localized degradation emerged naturally from geometry-dependent transport phenomena, without imposing spatially varying corrosion kinetics. While curvature and inter-strut spacing produced only modest changes in cumulative mass loss, they strongly altered the distribution of material recession, demonstrating that global degradation metrics can obscure the localized thinning responsible for structural failure. These findings establish geometry as a critical determinant of biodegradable implant performance and provide a predictive framework for integrating degradation into the design and optimization of Zn stents and other biodegradable metallic implants, </w:t>
      </w:r>
      <w:del w:id="9019" w:author="Claude" w:date="2026-10-08T23:42:36Z">
        <w:r>
          <w:delText xml:space="preserve">enabling</w:delText>
        </w:r>
      </w:del>
      <w:ins w:id="9018" w:author="Claude" w:date="2026-10-08T23:42:36Z">
        <w:r w:rsidRPr="005B5344">
          <w:t xml:space="preserve">which could enable</w:t>
        </w:r>
      </w:ins>
      <w:r w:rsidRPr="005B5344">
        <w:t xml:space="preserve"> structural performance to be considered throughout the implant lifetime rather than only at implantation.</w:t>
      </w:r>
      <w:bookmarkEnd w:id="35"/>
    </w:p>
    <w:p w14:paraId="7ED69ABA" w14:textId="77777777" w:rsidR="0063546E" w:rsidRPr="0063546E" w:rsidRDefault="0063546E" w:rsidP="0063546E">
      <w:pPr>
        <w:pStyle w:val="BodyText"/>
      </w:pPr>
    </w:p>
    <w:p w14:paraId="0FD25508" w14:textId="7A4A4513" w:rsidR="00EA4472" w:rsidRPr="001A2EB4" w:rsidRDefault="00EA4472" w:rsidP="006E76EC">
      <w:pPr>
        <w:pStyle w:val="BodyText"/>
        <w:keepNext/>
        <w:spacing w:before="240" w:after="240" w:line="240" w:lineRule="auto"/>
        <w:ind w:firstLine="0"/>
        <w:jc w:val="left"/>
        <w:rPr>
          <w:b/>
          <w:bCs/>
        </w:rPr>
      </w:pPr>
      <w:r w:rsidRPr="001A2EB4">
        <w:rPr>
          <w:b/>
          <w:bCs/>
        </w:rPr>
        <w:t>Acknowledgements</w:t>
      </w:r>
    </w:p>
    <w:p w14:paraId="284F36A9" w14:textId="1E37E6CB" w:rsidR="00A763D1" w:rsidRPr="001A2EB4" w:rsidRDefault="00A763D1" w:rsidP="00A763D1">
      <w:pPr>
        <w:pStyle w:val="MainText"/>
        <w:spacing w:line="360" w:lineRule="auto"/>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6617486F" w:rsidR="006E76EC" w:rsidRDefault="006E76EC" w:rsidP="006E76EC">
      <w:pPr>
        <w:pStyle w:val="MainText"/>
        <w:spacing w:before="240" w:after="240" w:line="240" w:lineRule="auto"/>
        <w:rPr>
          <w:b/>
          <w:bCs/>
        </w:rPr>
      </w:pPr>
    </w:p>
    <w:p w14:paraId="2642BB51" w14:textId="6918E8F7" w:rsidR="00683888" w:rsidRDefault="00683888" w:rsidP="006E76EC">
      <w:pPr>
        <w:pStyle w:val="MainText"/>
        <w:spacing w:before="240" w:after="240" w:line="240" w:lineRule="auto"/>
        <w:rPr>
          <w:b/>
          <w:bCs/>
        </w:rPr>
      </w:pPr>
    </w:p>
    <w:p w14:paraId="7BAE4410" w14:textId="67760F13" w:rsidR="00683888" w:rsidRDefault="00683888" w:rsidP="006E76EC">
      <w:pPr>
        <w:pStyle w:val="MainText"/>
        <w:spacing w:before="240" w:after="240" w:line="240" w:lineRule="auto"/>
        <w:rPr>
          <w:b/>
          <w:bCs/>
        </w:rPr>
      </w:pPr>
    </w:p>
    <w:p w14:paraId="372D3015" w14:textId="77777777" w:rsidR="00683888" w:rsidRPr="001A2EB4" w:rsidRDefault="00683888"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rPr>
          <w:b/>
          <w:bCs/>
        </w:rPr>
      </w:pPr>
      <w:r w:rsidRPr="001A2EB4">
        <w:rPr>
          <w:b/>
          <w:bCs/>
        </w:rPr>
        <w:lastRenderedPageBreak/>
        <w:t>Author contribution</w:t>
      </w:r>
    </w:p>
    <w:p w14:paraId="5967A815" w14:textId="69B4F130" w:rsidR="00A763D1" w:rsidRPr="001A2EB4" w:rsidRDefault="00A763D1" w:rsidP="00A763D1">
      <w:pPr>
        <w:pStyle w:val="BodyText"/>
        <w:ind w:firstLine="0"/>
      </w:pPr>
      <w:r w:rsidRPr="001A2EB4">
        <w:rPr>
          <w:b/>
          <w:bCs/>
        </w:rPr>
        <w:t>Henaka Ariyarathna:</w:t>
      </w:r>
      <w:r w:rsidRPr="001A2EB4">
        <w:t xml:space="preserve"> Conceptualization, Formal analysis, Investigation, Methodology, Software, Visualization, Writing – original draft. </w:t>
      </w:r>
      <w:r w:rsidRPr="001A2EB4">
        <w:rPr>
          <w:b/>
          <w:bCs/>
        </w:rPr>
        <w:t>Xuan Yang:</w:t>
      </w:r>
      <w:r w:rsidRPr="001A2EB4">
        <w:t xml:space="preserve"> Data curation, Investigation, Writing – original draft. </w:t>
      </w:r>
      <w:proofErr w:type="spellStart"/>
      <w:r w:rsidRPr="001A2EB4">
        <w:rPr>
          <w:b/>
          <w:bCs/>
        </w:rPr>
        <w:t>Aijun</w:t>
      </w:r>
      <w:proofErr w:type="spellEnd"/>
      <w:r w:rsidRPr="001A2EB4">
        <w:rPr>
          <w:b/>
          <w:bCs/>
        </w:rPr>
        <w:t xml:space="preserve"> Huang:</w:t>
      </w:r>
      <w:r w:rsidRPr="001A2EB4">
        <w:t xml:space="preserve"> Conceptualization, Funding acquisition, Project administration, Supervision. </w:t>
      </w:r>
      <w:r w:rsidRPr="001A2EB4">
        <w:rPr>
          <w:b/>
          <w:bCs/>
        </w:rPr>
        <w:t>Yunlong Tang:</w:t>
      </w:r>
      <w:r w:rsidRPr="001A2EB4">
        <w:t xml:space="preserve"> Conceptualization, Supervision, Resources, Writing – review &amp; editing.</w:t>
      </w:r>
      <w:r w:rsidR="006E76EC" w:rsidRPr="001A2EB4">
        <w:t xml:space="preserve"> </w:t>
      </w:r>
      <w:proofErr w:type="spellStart"/>
      <w:r w:rsidR="006E76EC" w:rsidRPr="001A2EB4">
        <w:rPr>
          <w:b/>
          <w:bCs/>
        </w:rPr>
        <w:t>Yuman</w:t>
      </w:r>
      <w:proofErr w:type="spellEnd"/>
      <w:r w:rsidR="006E76EC" w:rsidRPr="001A2EB4">
        <w:rPr>
          <w:b/>
          <w:bCs/>
        </w:rPr>
        <w:t xml:space="preserve"> Zhu:</w:t>
      </w:r>
      <w:r w:rsidR="006E76EC" w:rsidRPr="001A2EB4">
        <w:t xml:space="preserve"> Conceptualization, Supervision, Writing – review &amp; editing.</w:t>
      </w:r>
    </w:p>
    <w:p w14:paraId="5D959C52" w14:textId="4F9AE67B" w:rsidR="00665174" w:rsidRPr="001A2EB4" w:rsidRDefault="00665174" w:rsidP="00A763D1">
      <w:pPr>
        <w:pStyle w:val="BodyText"/>
        <w:ind w:firstLine="0"/>
      </w:pPr>
    </w:p>
    <w:p w14:paraId="11AE97F0" w14:textId="77777777" w:rsidR="00665174" w:rsidRPr="001A2EB4" w:rsidRDefault="00665174" w:rsidP="00665174">
      <w:pPr>
        <w:pStyle w:val="MainText"/>
        <w:keepNext/>
        <w:spacing w:before="240" w:after="240" w:line="240" w:lineRule="auto"/>
        <w:rPr>
          <w:b/>
          <w:bCs/>
        </w:rPr>
      </w:pPr>
      <w:r w:rsidRPr="001A2EB4">
        <w:rPr>
          <w:b/>
          <w:bCs/>
        </w:rPr>
        <w:t>Conflicts of Interest</w:t>
      </w:r>
    </w:p>
    <w:p w14:paraId="72079F96" w14:textId="77777777" w:rsidR="00665174" w:rsidRPr="001A2EB4" w:rsidRDefault="00665174" w:rsidP="00665174">
      <w:pPr>
        <w:pStyle w:val="MainText"/>
        <w:spacing w:line="360" w:lineRule="auto"/>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1C45DD4E" w:rsidR="0095605C" w:rsidRDefault="00375B25" w:rsidP="008C6D5F">
      <w:pPr>
        <w:pStyle w:val="MainText"/>
        <w:keepNext/>
        <w:spacing w:before="240" w:after="240" w:line="240" w:lineRule="auto"/>
        <w:rPr>
          <w:b/>
          <w:bCs/>
        </w:rPr>
      </w:pPr>
      <w:r>
        <w:rPr>
          <w:b/>
          <w:bCs/>
        </w:rPr>
        <w:t>Data</w:t>
      </w:r>
      <w:r w:rsidR="0095605C" w:rsidRPr="0095605C">
        <w:rPr>
          <w:b/>
          <w:bCs/>
        </w:rPr>
        <w:t xml:space="preserve"> Availability Statement</w:t>
      </w:r>
    </w:p>
    <w:p w14:paraId="4BA9DF11" w14:textId="1D834394" w:rsidR="001C4A1A" w:rsidRDefault="00375B25" w:rsidP="001C4A1A">
      <w:pPr>
        <w:pStyle w:val="MainText"/>
        <w:spacing w:line="360" w:lineRule="auto"/>
        <w:jc w:val="both"/>
      </w:pPr>
      <w:r w:rsidRPr="00375B25">
        <w:t xml:space="preserve">The data that support the findings of this study are openly available in Dissolve-1.0 at </w:t>
      </w:r>
      <w:hyperlink r:id="rId23" w:history="1">
        <w:r w:rsidRPr="00D0073A">
          <w:rPr>
            <w:rStyle w:val="Hyperlink"/>
          </w:rPr>
          <w:t>https://doi.org/10.5281/zenodo.23053517</w:t>
        </w:r>
      </w:hyperlink>
      <w:r>
        <w:t xml:space="preserve"> </w:t>
      </w:r>
      <w:r w:rsidR="00C8227A">
        <w:t xml:space="preserve"> </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rPr>
      </w:pPr>
      <w:r w:rsidRPr="001A2EB4">
        <w:rPr>
          <w:b/>
          <w:bCs/>
        </w:rPr>
        <w:br w:type="page"/>
      </w:r>
    </w:p>
    <w:p w14:paraId="295BC1E9" w14:textId="43A7CF32" w:rsidR="00FE4D5F" w:rsidRPr="001A2EB4" w:rsidRDefault="00FE4D5F" w:rsidP="00C10022">
      <w:pPr>
        <w:pStyle w:val="MainText"/>
        <w:keepNext/>
        <w:spacing w:before="240" w:after="240" w:line="240" w:lineRule="auto"/>
        <w:rPr>
          <w:b/>
          <w:bCs/>
        </w:rPr>
      </w:pPr>
      <w:r w:rsidRPr="001A2EB4">
        <w:rPr>
          <w:b/>
          <w:bCs/>
        </w:rPr>
        <w:lastRenderedPageBreak/>
        <w:t>References</w:t>
      </w:r>
    </w:p>
    <w:p w14:paraId="49DE21D0" w14:textId="77777777" w:rsidR="00A6791C" w:rsidRPr="00A6791C" w:rsidRDefault="00001F27" w:rsidP="00A6791C">
      <w:pPr>
        <w:pStyle w:val="Bibliography"/>
      </w:pPr>
      <w:r w:rsidRPr="001A2EB4">
        <w:fldChar w:fldCharType="begin"/>
      </w:r>
      <w:r w:rsidR="00F60B2A">
        <w:instrText xml:space="preserve"> ADDIN ZOTERO_BIBL {"uncited":[],"omitted":[],"custom":[]} CSL_BIBLIOGRAPHY </w:instrText>
      </w:r>
      <w:r w:rsidRPr="001A2EB4">
        <w:fldChar w:fldCharType="separate"/>
      </w:r>
      <w:r w:rsidR="00A6791C" w:rsidRPr="00A6791C">
        <w:t xml:space="preserve">1. Y. F. Zheng, X. N. Gu, and F. Witte, “Biodegradable Metals,” </w:t>
      </w:r>
      <w:r w:rsidR="00A6791C" w:rsidRPr="00A6791C">
        <w:rPr>
          <w:i/>
          <w:iCs/>
        </w:rPr>
        <w:t>Materials Science and Engineering: R: Reports</w:t>
      </w:r>
      <w:r w:rsidR="00A6791C" w:rsidRPr="00A6791C">
        <w:t xml:space="preserve"> </w:t>
      </w:r>
      <w:r w:rsidR="00A6791C" w:rsidRPr="00A6791C">
        <w:rPr>
          <w:i/>
          <w:iCs/>
        </w:rPr>
        <w:t>77</w:t>
      </w:r>
      <w:r w:rsidR="00A6791C" w:rsidRPr="00A6791C">
        <w:t xml:space="preserve"> (2014): 1–34, https://doi.org/10.1016/j.mser.2014.01.001.</w:t>
      </w:r>
    </w:p>
    <w:p w14:paraId="69C40C97" w14:textId="77777777" w:rsidR="00A6791C" w:rsidRPr="00A6791C" w:rsidRDefault="00A6791C" w:rsidP="00A6791C">
      <w:pPr>
        <w:pStyle w:val="Bibliography"/>
      </w:pPr>
      <w:r w:rsidRPr="00A6791C">
        <w:t xml:space="preserve">2. L. Fan, S. Chen, M. Yang, Y. Liu, and J. Liu, “Metallic Materials for Bone Repair,” </w:t>
      </w:r>
      <w:r w:rsidRPr="00A6791C">
        <w:rPr>
          <w:i/>
          <w:iCs/>
        </w:rPr>
        <w:t>Advanced Healthcare Materials</w:t>
      </w:r>
      <w:r w:rsidRPr="00A6791C">
        <w:t xml:space="preserve"> </w:t>
      </w:r>
      <w:r w:rsidRPr="00A6791C">
        <w:rPr>
          <w:i/>
          <w:iCs/>
        </w:rPr>
        <w:t>13</w:t>
      </w:r>
      <w:r w:rsidRPr="00A6791C">
        <w:t>, no. 3 (2024): 2302132, https://doi.org/10.1002/adhm.202302132.</w:t>
      </w:r>
    </w:p>
    <w:p w14:paraId="2123E981" w14:textId="77777777" w:rsidR="00A6791C" w:rsidRPr="00A6791C" w:rsidRDefault="00A6791C" w:rsidP="00A6791C">
      <w:pPr>
        <w:pStyle w:val="Bibliography"/>
      </w:pPr>
      <w:r w:rsidRPr="00A6791C">
        <w:t xml:space="preserve">3. H.-S. Han, S. Loffredo, I. Jun, et al., “Current Status and Outlook on the Clinical Translation of Biodegradable Metals,” </w:t>
      </w:r>
      <w:r w:rsidRPr="00A6791C">
        <w:rPr>
          <w:i/>
          <w:iCs/>
        </w:rPr>
        <w:t>Materials Today</w:t>
      </w:r>
      <w:r w:rsidRPr="00A6791C">
        <w:t xml:space="preserve"> </w:t>
      </w:r>
      <w:r w:rsidRPr="00A6791C">
        <w:rPr>
          <w:i/>
          <w:iCs/>
        </w:rPr>
        <w:t>23</w:t>
      </w:r>
      <w:r w:rsidRPr="00A6791C">
        <w:t xml:space="preserve"> (2019): 57–71, https://doi.org/10.1016/j.mattod.2018.05.018.</w:t>
      </w:r>
    </w:p>
    <w:p w14:paraId="79C1BBDF" w14:textId="77777777" w:rsidR="00A6791C" w:rsidRPr="00A6791C" w:rsidRDefault="00A6791C" w:rsidP="00A6791C">
      <w:pPr>
        <w:pStyle w:val="Bibliography"/>
      </w:pPr>
      <w:r w:rsidRPr="00A6791C">
        <w:t xml:space="preserve">4. P. K. Bowen, E. R. Shearier, S. Zhao, et al., “Biodegradable Metals for Cardiovascular Stents: From Clinical Concerns to Recent Zn‐Alloys,” </w:t>
      </w:r>
      <w:r w:rsidRPr="00A6791C">
        <w:rPr>
          <w:i/>
          <w:iCs/>
        </w:rPr>
        <w:t>Advanced Healthcare Materials</w:t>
      </w:r>
      <w:r w:rsidRPr="00A6791C">
        <w:t xml:space="preserve"> </w:t>
      </w:r>
      <w:r w:rsidRPr="00A6791C">
        <w:rPr>
          <w:i/>
          <w:iCs/>
        </w:rPr>
        <w:t>5</w:t>
      </w:r>
      <w:r w:rsidRPr="00A6791C">
        <w:t>, no. 10 (2016): 1121–1140, https://doi.org/10.1002/adhm.201501019.</w:t>
      </w:r>
    </w:p>
    <w:p w14:paraId="18515B31" w14:textId="77777777" w:rsidR="00A6791C" w:rsidRPr="00A6791C" w:rsidRDefault="00A6791C" w:rsidP="00A6791C">
      <w:pPr>
        <w:pStyle w:val="Bibliography"/>
      </w:pPr>
      <w:r w:rsidRPr="00A6791C">
        <w:t xml:space="preserve">5. A. Atrens, G. Song, M. Liu, Z. Shi, F. Cao, and M. S. Dargusch, “Review of Recent Developments in the Field of Magnesium Corrosion,” </w:t>
      </w:r>
      <w:r w:rsidRPr="00A6791C">
        <w:rPr>
          <w:i/>
          <w:iCs/>
        </w:rPr>
        <w:t>Advanced Engineering Materials</w:t>
      </w:r>
      <w:r w:rsidRPr="00A6791C">
        <w:t xml:space="preserve"> </w:t>
      </w:r>
      <w:r w:rsidRPr="00A6791C">
        <w:rPr>
          <w:i/>
          <w:iCs/>
        </w:rPr>
        <w:t>17</w:t>
      </w:r>
      <w:r w:rsidRPr="00A6791C">
        <w:t>, no. 4 (2015): 400–453, https://doi.org/10.1002/adem.201400434.</w:t>
      </w:r>
    </w:p>
    <w:p w14:paraId="04241FFA" w14:textId="77777777" w:rsidR="00A6791C" w:rsidRPr="00A6791C" w:rsidRDefault="00A6791C" w:rsidP="00A6791C">
      <w:pPr>
        <w:pStyle w:val="Bibliography"/>
      </w:pPr>
      <w:r w:rsidRPr="00A6791C">
        <w:t xml:space="preserve">6. G. Katarivas Levy, J. Goldman, and E. Aghion, “The Prospects of Zinc as a Structural Material for Biodegradable Implants—A Review Paper,” </w:t>
      </w:r>
      <w:r w:rsidRPr="00A6791C">
        <w:rPr>
          <w:i/>
          <w:iCs/>
        </w:rPr>
        <w:t>Metals</w:t>
      </w:r>
      <w:r w:rsidRPr="00A6791C">
        <w:t xml:space="preserve"> </w:t>
      </w:r>
      <w:r w:rsidRPr="00A6791C">
        <w:rPr>
          <w:i/>
          <w:iCs/>
        </w:rPr>
        <w:t>7</w:t>
      </w:r>
      <w:r w:rsidRPr="00A6791C">
        <w:t>, no. 10 (2017): 402, https://doi.org/10.3390/met7100402.</w:t>
      </w:r>
    </w:p>
    <w:p w14:paraId="78EB5DA2" w14:textId="77777777" w:rsidR="00A6791C" w:rsidRPr="00A6791C" w:rsidRDefault="00A6791C" w:rsidP="00A6791C">
      <w:pPr>
        <w:pStyle w:val="Bibliography"/>
      </w:pPr>
      <w:r w:rsidRPr="00A6791C">
        <w:t xml:space="preserve">7. D. Vojtěch, J. Kubásek, J. Šerák, and P. Novák, “Mechanical and Corrosion Properties of Newly Developed Biodegradable Zn-Based Alloys for Bone Fixation,” </w:t>
      </w:r>
      <w:r w:rsidRPr="00A6791C">
        <w:rPr>
          <w:i/>
          <w:iCs/>
        </w:rPr>
        <w:t>Acta Biomaterialia</w:t>
      </w:r>
      <w:r w:rsidRPr="00A6791C">
        <w:t xml:space="preserve"> </w:t>
      </w:r>
      <w:r w:rsidRPr="00A6791C">
        <w:rPr>
          <w:i/>
          <w:iCs/>
        </w:rPr>
        <w:t>7</w:t>
      </w:r>
      <w:r w:rsidRPr="00A6791C">
        <w:t>, no. 9 (2011): 3515–3522, https://doi.org/10.1016/j.actbio.2011.05.008.</w:t>
      </w:r>
    </w:p>
    <w:p w14:paraId="7874094F" w14:textId="77777777" w:rsidR="00A6791C" w:rsidRPr="00A6791C" w:rsidRDefault="00A6791C" w:rsidP="00A6791C">
      <w:pPr>
        <w:pStyle w:val="Bibliography"/>
      </w:pPr>
      <w:r w:rsidRPr="00A6791C">
        <w:t xml:space="preserve">8. J. Rao, H. Gao, J. Sun, R. Yu, D. Zhao, and Y. Ding, “A Critical Review of Biodegradable Zinc Alloys toward Clinical Applications,” </w:t>
      </w:r>
      <w:r w:rsidRPr="00A6791C">
        <w:rPr>
          <w:i/>
          <w:iCs/>
        </w:rPr>
        <w:t>ACS Biomaterials Science &amp; Engineering</w:t>
      </w:r>
      <w:r w:rsidRPr="00A6791C">
        <w:t xml:space="preserve"> </w:t>
      </w:r>
      <w:r w:rsidRPr="00A6791C">
        <w:rPr>
          <w:i/>
          <w:iCs/>
        </w:rPr>
        <w:t>10</w:t>
      </w:r>
      <w:r w:rsidRPr="00A6791C">
        <w:t>, no. 9 (2024): 5454–5473, https://doi.org/10.1021/acsbiomaterials.4c00210.</w:t>
      </w:r>
    </w:p>
    <w:p w14:paraId="1696067A" w14:textId="77777777" w:rsidR="00A6791C" w:rsidRPr="00A6791C" w:rsidRDefault="00A6791C" w:rsidP="00A6791C">
      <w:pPr>
        <w:pStyle w:val="Bibliography"/>
      </w:pPr>
      <w:r w:rsidRPr="00A6791C">
        <w:t xml:space="preserve">9. P. Zhao, Z. Wang, H. Yang, et al., “Biodegradable Zn‐Based Implants: Progress, Challenges, and Pathways toward Clinical Translation,” </w:t>
      </w:r>
      <w:r w:rsidRPr="00A6791C">
        <w:rPr>
          <w:i/>
          <w:iCs/>
        </w:rPr>
        <w:t>Advanced Science</w:t>
      </w:r>
      <w:r w:rsidRPr="00A6791C">
        <w:t xml:space="preserve"> </w:t>
      </w:r>
      <w:r w:rsidRPr="00A6791C">
        <w:rPr>
          <w:i/>
          <w:iCs/>
        </w:rPr>
        <w:t>13</w:t>
      </w:r>
      <w:r w:rsidRPr="00A6791C">
        <w:t>, no. 39 (2026): e76066, https://doi.org/10.1002/advs.76066.</w:t>
      </w:r>
    </w:p>
    <w:p w14:paraId="148323A8" w14:textId="77777777" w:rsidR="00A6791C" w:rsidRPr="00A6791C" w:rsidRDefault="00A6791C" w:rsidP="00A6791C">
      <w:pPr>
        <w:pStyle w:val="Bibliography"/>
      </w:pPr>
      <w:r w:rsidRPr="00A6791C">
        <w:t xml:space="preserve">10. H. Yang, C. Wang, C. Liu, et al., “Evolution of the Degradation Mechanism of Pure Zinc Stent in the One-Year Study of Rabbit Abdominal Aorta Model,” </w:t>
      </w:r>
      <w:r w:rsidRPr="00A6791C">
        <w:rPr>
          <w:i/>
          <w:iCs/>
        </w:rPr>
        <w:t>Biomaterials</w:t>
      </w:r>
      <w:r w:rsidRPr="00A6791C">
        <w:t xml:space="preserve"> </w:t>
      </w:r>
      <w:r w:rsidRPr="00A6791C">
        <w:rPr>
          <w:i/>
          <w:iCs/>
        </w:rPr>
        <w:t>145</w:t>
      </w:r>
      <w:r w:rsidRPr="00A6791C">
        <w:t xml:space="preserve"> (2017): 92–105, https://doi.org/10.1016/j.biomaterials.2017.08.022.</w:t>
      </w:r>
    </w:p>
    <w:p w14:paraId="05FB9364" w14:textId="77777777" w:rsidR="00A6791C" w:rsidRPr="00A6791C" w:rsidRDefault="00A6791C" w:rsidP="00A6791C">
      <w:pPr>
        <w:pStyle w:val="Bibliography"/>
      </w:pPr>
      <w:r w:rsidRPr="00A6791C">
        <w:t xml:space="preserve">11. H. Zhang, T. Du, S. Chen, et al., “Finite Element Analysis of the Non-Uniform Degradation of Biodegradable Vascular Stents,” </w:t>
      </w:r>
      <w:r w:rsidRPr="00A6791C">
        <w:rPr>
          <w:i/>
          <w:iCs/>
        </w:rPr>
        <w:t>Journal of Functional Biomaterials</w:t>
      </w:r>
      <w:r w:rsidRPr="00A6791C">
        <w:t xml:space="preserve"> </w:t>
      </w:r>
      <w:r w:rsidRPr="00A6791C">
        <w:rPr>
          <w:i/>
          <w:iCs/>
        </w:rPr>
        <w:t>13</w:t>
      </w:r>
      <w:r w:rsidRPr="00A6791C">
        <w:t>, no. 3 (2022): 152, https://doi.org/10.3390/jfb13030152.</w:t>
      </w:r>
    </w:p>
    <w:p w14:paraId="1F520F03" w14:textId="77777777" w:rsidR="00A6791C" w:rsidRPr="00A6791C" w:rsidRDefault="00A6791C" w:rsidP="00A6791C">
      <w:pPr>
        <w:pStyle w:val="Bibliography"/>
      </w:pPr>
      <w:r w:rsidRPr="00A6791C">
        <w:t xml:space="preserve">12. X. Wang, A. Liu, Z. Zhang, et al., “Additively Manufactured Zn‐2Mg Alloy Porous Scaffolds with Customizable Biodegradable Performance and Enhanced Osteogenic Ability,” </w:t>
      </w:r>
      <w:r w:rsidRPr="00A6791C">
        <w:rPr>
          <w:i/>
          <w:iCs/>
        </w:rPr>
        <w:t>Advanced Science</w:t>
      </w:r>
      <w:r w:rsidRPr="00A6791C">
        <w:t xml:space="preserve"> </w:t>
      </w:r>
      <w:r w:rsidRPr="00A6791C">
        <w:rPr>
          <w:i/>
          <w:iCs/>
        </w:rPr>
        <w:t>11</w:t>
      </w:r>
      <w:r w:rsidRPr="00A6791C">
        <w:t>, no. 5 (2024): 2307329, https://doi.org/10.1002/advs.202307329.</w:t>
      </w:r>
    </w:p>
    <w:p w14:paraId="2A16BBF6" w14:textId="77777777" w:rsidR="00A6791C" w:rsidRPr="00A6791C" w:rsidRDefault="00A6791C" w:rsidP="00A6791C">
      <w:pPr>
        <w:pStyle w:val="Bibliography"/>
      </w:pPr>
      <w:r w:rsidRPr="00A6791C">
        <w:t xml:space="preserve">13. Y. Shi, W. Xu, H. Che, et al., “The Effect of Topological Design on the Degradation Behavior of Additively Manufactured Porous Zinc Alloy,” </w:t>
      </w:r>
      <w:r w:rsidRPr="00A6791C">
        <w:rPr>
          <w:i/>
          <w:iCs/>
        </w:rPr>
        <w:t>npj Materials Degradation</w:t>
      </w:r>
      <w:r w:rsidRPr="00A6791C">
        <w:t xml:space="preserve"> </w:t>
      </w:r>
      <w:r w:rsidRPr="00A6791C">
        <w:rPr>
          <w:i/>
          <w:iCs/>
        </w:rPr>
        <w:t>8</w:t>
      </w:r>
      <w:r w:rsidRPr="00A6791C">
        <w:t>, no. 1 (2024): 42, https://doi.org/10.1038/s41529-024-00451-z.</w:t>
      </w:r>
    </w:p>
    <w:p w14:paraId="453585FD" w14:textId="77777777" w:rsidR="00A6791C" w:rsidRPr="00A6791C" w:rsidRDefault="00A6791C" w:rsidP="00A6791C">
      <w:pPr>
        <w:pStyle w:val="Bibliography"/>
      </w:pPr>
      <w:r w:rsidRPr="00A6791C">
        <w:t xml:space="preserve">14. T. Albaraghtheh, R. Willumeit-Römer, and B. Zeller-Plumhoff, “In Silico Studies of Magnesium-Based Implants: A Review of the Current Stage and Challenges,” </w:t>
      </w:r>
      <w:r w:rsidRPr="00A6791C">
        <w:rPr>
          <w:i/>
          <w:iCs/>
        </w:rPr>
        <w:t>Journal of Magnesium and Alloys</w:t>
      </w:r>
      <w:r w:rsidRPr="00A6791C">
        <w:t xml:space="preserve"> </w:t>
      </w:r>
      <w:r w:rsidRPr="00A6791C">
        <w:rPr>
          <w:i/>
          <w:iCs/>
        </w:rPr>
        <w:t>10</w:t>
      </w:r>
      <w:r w:rsidRPr="00A6791C">
        <w:t>, no. 11 (2022): 2968–2996, https://doi.org/10.1016/j.jma.2022.09.029.</w:t>
      </w:r>
    </w:p>
    <w:p w14:paraId="31620889" w14:textId="77777777" w:rsidR="00A6791C" w:rsidRPr="00A6791C" w:rsidRDefault="00A6791C" w:rsidP="00A6791C">
      <w:pPr>
        <w:pStyle w:val="Bibliography"/>
      </w:pPr>
      <w:r w:rsidRPr="00A6791C">
        <w:t xml:space="preserve">15. E. L. Boland, C. J. Shine, N. Kelly, C. A. Sweeney, and P. E. McHugh, “A Review of Material Degradation Modelling for the Analysis and Design of Bioabsorbable Stents,” </w:t>
      </w:r>
      <w:r w:rsidRPr="00A6791C">
        <w:rPr>
          <w:i/>
          <w:iCs/>
        </w:rPr>
        <w:t>Annals of Biomedical Engineering</w:t>
      </w:r>
      <w:r w:rsidRPr="00A6791C">
        <w:t xml:space="preserve"> </w:t>
      </w:r>
      <w:r w:rsidRPr="00A6791C">
        <w:rPr>
          <w:i/>
          <w:iCs/>
        </w:rPr>
        <w:t>44</w:t>
      </w:r>
      <w:r w:rsidRPr="00A6791C">
        <w:t>, no. 2 (2016): 341–356, https://doi.org/10.1007/s10439-015-1413-5.</w:t>
      </w:r>
    </w:p>
    <w:p w14:paraId="18EE5081" w14:textId="77777777" w:rsidR="00A6791C" w:rsidRPr="00A6791C" w:rsidRDefault="00A6791C" w:rsidP="00A6791C">
      <w:pPr>
        <w:pStyle w:val="Bibliography"/>
      </w:pPr>
      <w:r w:rsidRPr="00A6791C">
        <w:t xml:space="preserve">16. D. Gastaldi, V. Sassi, L. Petrini, M. Vedani, S. Trasatti, and F. Migliavacca, “Continuum Damage Model for Bioresorbable Magnesium Alloy Devices — Application to Coronary </w:t>
      </w:r>
      <w:r w:rsidRPr="00A6791C">
        <w:lastRenderedPageBreak/>
        <w:t xml:space="preserve">Stents,” </w:t>
      </w:r>
      <w:r w:rsidRPr="00A6791C">
        <w:rPr>
          <w:i/>
          <w:iCs/>
        </w:rPr>
        <w:t>Journal of the Mechanical Behavior of Biomedical Materials</w:t>
      </w:r>
      <w:r w:rsidRPr="00A6791C">
        <w:t xml:space="preserve"> </w:t>
      </w:r>
      <w:r w:rsidRPr="00A6791C">
        <w:rPr>
          <w:i/>
          <w:iCs/>
        </w:rPr>
        <w:t>4</w:t>
      </w:r>
      <w:r w:rsidRPr="00A6791C">
        <w:t>, no. 3 (2011): 352–365, https://doi.org/10.1016/j.jmbbm.2010.11.003.</w:t>
      </w:r>
    </w:p>
    <w:p w14:paraId="09932B73" w14:textId="77777777" w:rsidR="00A6791C" w:rsidRPr="00A6791C" w:rsidRDefault="00A6791C" w:rsidP="00A6791C">
      <w:pPr>
        <w:pStyle w:val="Bibliography"/>
      </w:pPr>
      <w:r w:rsidRPr="00A6791C">
        <w:t xml:space="preserve">17. J. A. Grogan, B. J. O’Brien, S. B. Leen, and P. E. McHugh, “A Corrosion Model for Bioabsorbable Metallic Stents,” </w:t>
      </w:r>
      <w:r w:rsidRPr="00A6791C">
        <w:rPr>
          <w:i/>
          <w:iCs/>
        </w:rPr>
        <w:t>Acta Biomaterialia</w:t>
      </w:r>
      <w:r w:rsidRPr="00A6791C">
        <w:t xml:space="preserve"> </w:t>
      </w:r>
      <w:r w:rsidRPr="00A6791C">
        <w:rPr>
          <w:i/>
          <w:iCs/>
        </w:rPr>
        <w:t>7</w:t>
      </w:r>
      <w:r w:rsidRPr="00A6791C">
        <w:t>, no. 9 (2011): 3523–3533, https://doi.org/10.1016/j.actbio.2011.05.032.</w:t>
      </w:r>
    </w:p>
    <w:p w14:paraId="6DF6924C" w14:textId="77777777" w:rsidR="00A6791C" w:rsidRPr="00A6791C" w:rsidRDefault="00A6791C" w:rsidP="00A6791C">
      <w:pPr>
        <w:pStyle w:val="Bibliography"/>
      </w:pPr>
      <w:r w:rsidRPr="00A6791C">
        <w:t xml:space="preserve">18. M. Barzegari, D. Mei, S. V. Lamaka, and L. Geris, “Computational Modeling of Degradation Process of Biodegradable Magnesium Biomaterials,” </w:t>
      </w:r>
      <w:r w:rsidRPr="00A6791C">
        <w:rPr>
          <w:i/>
          <w:iCs/>
        </w:rPr>
        <w:t>Corrosion Science</w:t>
      </w:r>
      <w:r w:rsidRPr="00A6791C">
        <w:t xml:space="preserve"> </w:t>
      </w:r>
      <w:r w:rsidRPr="00A6791C">
        <w:rPr>
          <w:i/>
          <w:iCs/>
        </w:rPr>
        <w:t>190</w:t>
      </w:r>
      <w:r w:rsidRPr="00A6791C">
        <w:t xml:space="preserve"> (2021): 109674, https://doi.org/10.1016/j.corsci.2021.109674.</w:t>
      </w:r>
    </w:p>
    <w:p w14:paraId="27575E4E" w14:textId="77777777" w:rsidR="00A6791C" w:rsidRPr="00A6791C" w:rsidRDefault="00A6791C" w:rsidP="00A6791C">
      <w:pPr>
        <w:pStyle w:val="Bibliography"/>
      </w:pPr>
      <w:r w:rsidRPr="00A6791C">
        <w:t xml:space="preserve">19. P. Bajger, J. M. A. Ashbourn, V. Manhas, Y. Guyot, K. Lietaert, and L. Geris, “Mathematical Modelling of the Degradation Behaviour of Biodegradable Metals,” </w:t>
      </w:r>
      <w:r w:rsidRPr="00A6791C">
        <w:rPr>
          <w:i/>
          <w:iCs/>
        </w:rPr>
        <w:t>Biomechanics and Modeling in Mechanobiology</w:t>
      </w:r>
      <w:r w:rsidRPr="00A6791C">
        <w:t xml:space="preserve"> </w:t>
      </w:r>
      <w:r w:rsidRPr="00A6791C">
        <w:rPr>
          <w:i/>
          <w:iCs/>
        </w:rPr>
        <w:t>16</w:t>
      </w:r>
      <w:r w:rsidRPr="00A6791C">
        <w:t>, no. 1 (2017): 227–238, https://doi.org/10.1007/s10237-016-0812-3.</w:t>
      </w:r>
    </w:p>
    <w:p w14:paraId="5DC99101" w14:textId="77777777" w:rsidR="00A6791C" w:rsidRPr="00A6791C" w:rsidRDefault="00A6791C" w:rsidP="00A6791C">
      <w:pPr>
        <w:pStyle w:val="Bibliography"/>
      </w:pPr>
      <w:r w:rsidRPr="00A6791C">
        <w:t xml:space="preserve">20. S. Thomas, N. V. Medhekar, G. S. Frankel, and N. Birbilis, “Corrosion Mechanism and Hydrogen Evolution on Mg,” </w:t>
      </w:r>
      <w:r w:rsidRPr="00A6791C">
        <w:rPr>
          <w:i/>
          <w:iCs/>
        </w:rPr>
        <w:t>Current Opinion in Solid State and Materials Science</w:t>
      </w:r>
      <w:r w:rsidRPr="00A6791C">
        <w:t xml:space="preserve"> </w:t>
      </w:r>
      <w:r w:rsidRPr="00A6791C">
        <w:rPr>
          <w:i/>
          <w:iCs/>
        </w:rPr>
        <w:t>19</w:t>
      </w:r>
      <w:r w:rsidRPr="00A6791C">
        <w:t>, no. 2 (2015): 85–94, https://doi.org/10.1016/j.cossms.2014.09.005.</w:t>
      </w:r>
    </w:p>
    <w:p w14:paraId="18CCB5D2" w14:textId="77777777" w:rsidR="00A6791C" w:rsidRPr="00A6791C" w:rsidRDefault="00A6791C" w:rsidP="00A6791C">
      <w:pPr>
        <w:pStyle w:val="Bibliography"/>
      </w:pPr>
      <w:r w:rsidRPr="00A6791C">
        <w:t xml:space="preserve">21. D. Zhang, L. Zhang, X. Zhang, et al., “Comparative Investigation of the Corrosion Behavior of Biomedical Zinc Alloys in Oxygen-Enriched Simulated Body Fluid Environments,” </w:t>
      </w:r>
      <w:r w:rsidRPr="00A6791C">
        <w:rPr>
          <w:i/>
          <w:iCs/>
        </w:rPr>
        <w:t>Materials Today Communications</w:t>
      </w:r>
      <w:r w:rsidRPr="00A6791C">
        <w:t xml:space="preserve"> </w:t>
      </w:r>
      <w:r w:rsidRPr="00A6791C">
        <w:rPr>
          <w:i/>
          <w:iCs/>
        </w:rPr>
        <w:t>39</w:t>
      </w:r>
      <w:r w:rsidRPr="00A6791C">
        <w:t xml:space="preserve"> (2024): 108811, https://doi.org/10.1016/j.mtcomm.2024.108811.</w:t>
      </w:r>
    </w:p>
    <w:p w14:paraId="006806B2" w14:textId="77777777" w:rsidR="00A6791C" w:rsidRPr="00A6791C" w:rsidRDefault="00A6791C" w:rsidP="00A6791C">
      <w:pPr>
        <w:pStyle w:val="Bibliography"/>
      </w:pPr>
      <w:r w:rsidRPr="00A6791C">
        <w:t xml:space="preserve">22. A. P. Yadav, A. Nishikata, and T. Tsuru, “Oxygen Reduction Mechanism on Corroded Zinc,” </w:t>
      </w:r>
      <w:r w:rsidRPr="00A6791C">
        <w:rPr>
          <w:i/>
          <w:iCs/>
        </w:rPr>
        <w:t>Journal of Electroanalytical Chemistry</w:t>
      </w:r>
      <w:r w:rsidRPr="00A6791C">
        <w:t xml:space="preserve"> </w:t>
      </w:r>
      <w:r w:rsidRPr="00A6791C">
        <w:rPr>
          <w:i/>
          <w:iCs/>
        </w:rPr>
        <w:t>585</w:t>
      </w:r>
      <w:r w:rsidRPr="00A6791C">
        <w:t>, no. 1 (2005): 142–149, https://doi.org/10.1016/j.jelechem.2005.08.007.</w:t>
      </w:r>
    </w:p>
    <w:p w14:paraId="31D58021" w14:textId="77777777" w:rsidR="00A6791C" w:rsidRPr="00A6791C" w:rsidRDefault="00A6791C" w:rsidP="00A6791C">
      <w:pPr>
        <w:pStyle w:val="Bibliography"/>
      </w:pPr>
      <w:r w:rsidRPr="00A6791C">
        <w:t xml:space="preserve">23. C. Chen, M. Hofmann, and T. Wallmersperger, “Modeling the Uniform Corrosion Behavior of Zinc in Salt Spray Testing,” </w:t>
      </w:r>
      <w:r w:rsidRPr="00A6791C">
        <w:rPr>
          <w:i/>
          <w:iCs/>
        </w:rPr>
        <w:t>npj Materials Degradation</w:t>
      </w:r>
      <w:r w:rsidRPr="00A6791C">
        <w:t xml:space="preserve"> </w:t>
      </w:r>
      <w:r w:rsidRPr="00A6791C">
        <w:rPr>
          <w:i/>
          <w:iCs/>
        </w:rPr>
        <w:t>10</w:t>
      </w:r>
      <w:r w:rsidRPr="00A6791C">
        <w:t>, no. 1 (2026): 37, https://doi.org/10.1038/s41529-026-00749-0.</w:t>
      </w:r>
    </w:p>
    <w:p w14:paraId="66A144EF" w14:textId="77777777" w:rsidR="00A6791C" w:rsidRPr="00A6791C" w:rsidRDefault="00A6791C" w:rsidP="00A6791C">
      <w:pPr>
        <w:pStyle w:val="Bibliography"/>
      </w:pPr>
      <w:r w:rsidRPr="00A6791C">
        <w:t xml:space="preserve">24. V. A. Bryzgalov, A. A. Kistanov, A. A. Izosimov, and E. A. Korznikova, “Atomic-Scale Study of Lattice Distortion and Oxygen-Rich Environment Impact on the Surface Degradation Dynamics of Zinc-Based Alloys,” </w:t>
      </w:r>
      <w:r w:rsidRPr="00A6791C">
        <w:rPr>
          <w:i/>
          <w:iCs/>
        </w:rPr>
        <w:t>Computational Materials Science</w:t>
      </w:r>
      <w:r w:rsidRPr="00A6791C">
        <w:t xml:space="preserve"> </w:t>
      </w:r>
      <w:r w:rsidRPr="00A6791C">
        <w:rPr>
          <w:i/>
          <w:iCs/>
        </w:rPr>
        <w:t>252</w:t>
      </w:r>
      <w:r w:rsidRPr="00A6791C">
        <w:t xml:space="preserve"> (2025): 113797, https://doi.org/10.1016/j.commatsci.2025.113797.</w:t>
      </w:r>
    </w:p>
    <w:p w14:paraId="53DE6FF9" w14:textId="77777777" w:rsidR="00A6791C" w:rsidRPr="00A6791C" w:rsidRDefault="00A6791C" w:rsidP="00A6791C">
      <w:pPr>
        <w:pStyle w:val="Bibliography"/>
      </w:pPr>
      <w:r w:rsidRPr="00A6791C">
        <w:t xml:space="preserve">25. T. AlBaraghtheh, R. Willumeit‐Römer, and B. Zeller‐Plumhoff, “Best Practices in Developing a Workflow for Uncertainty Quantification for Modeling the Biodegradation of Mg‐Based Implants,” </w:t>
      </w:r>
      <w:r w:rsidRPr="00A6791C">
        <w:rPr>
          <w:i/>
          <w:iCs/>
        </w:rPr>
        <w:t>Advanced Science</w:t>
      </w:r>
      <w:r w:rsidRPr="00A6791C">
        <w:t xml:space="preserve"> </w:t>
      </w:r>
      <w:r w:rsidRPr="00A6791C">
        <w:rPr>
          <w:i/>
          <w:iCs/>
        </w:rPr>
        <w:t>11</w:t>
      </w:r>
      <w:r w:rsidRPr="00A6791C">
        <w:t>, no. 46 (2024): 2403543, https://doi.org/10.1002/advs.202403543.</w:t>
      </w:r>
    </w:p>
    <w:p w14:paraId="177A738F" w14:textId="77777777" w:rsidR="00A6791C" w:rsidRPr="00A6791C" w:rsidRDefault="00A6791C" w:rsidP="00A6791C">
      <w:pPr>
        <w:pStyle w:val="Bibliography"/>
      </w:pPr>
      <w:r w:rsidRPr="00A6791C">
        <w:t xml:space="preserve">26. S. Huang, W. Wu, Y. Su, L. Qiao, and Y. Yan, “Insight into the Corrosion Behaviour and Degradation Mechanism of Pure Zinc in Simulated Body Fluid,” </w:t>
      </w:r>
      <w:r w:rsidRPr="00A6791C">
        <w:rPr>
          <w:i/>
          <w:iCs/>
        </w:rPr>
        <w:t>Corrosion Science</w:t>
      </w:r>
      <w:r w:rsidRPr="00A6791C">
        <w:t xml:space="preserve"> </w:t>
      </w:r>
      <w:r w:rsidRPr="00A6791C">
        <w:rPr>
          <w:i/>
          <w:iCs/>
        </w:rPr>
        <w:t>178</w:t>
      </w:r>
      <w:r w:rsidRPr="00A6791C">
        <w:t xml:space="preserve"> (2021): 109071, https://doi.org/10.1016/j.corsci.2020.109071.</w:t>
      </w:r>
    </w:p>
    <w:p w14:paraId="4FAFEF18" w14:textId="77777777" w:rsidR="00A6791C" w:rsidRPr="00A6791C" w:rsidRDefault="00A6791C" w:rsidP="00A6791C">
      <w:pPr>
        <w:pStyle w:val="Bibliography"/>
      </w:pPr>
      <w:r w:rsidRPr="00A6791C">
        <w:t xml:space="preserve">27. X. Liu, H. Yang, Y. Liu, et al., “Comparative Studies on Degradation Behavior of Pure Zinc in Various Simulated Body Fluids,” </w:t>
      </w:r>
      <w:r w:rsidRPr="00A6791C">
        <w:rPr>
          <w:i/>
          <w:iCs/>
        </w:rPr>
        <w:t>JOM</w:t>
      </w:r>
      <w:r w:rsidRPr="00A6791C">
        <w:t xml:space="preserve"> </w:t>
      </w:r>
      <w:r w:rsidRPr="00A6791C">
        <w:rPr>
          <w:i/>
          <w:iCs/>
        </w:rPr>
        <w:t>71</w:t>
      </w:r>
      <w:r w:rsidRPr="00A6791C">
        <w:t>, no. 4 (2019): 1414–1425, https://doi.org/10.1007/s11837-019-03357-3.</w:t>
      </w:r>
    </w:p>
    <w:p w14:paraId="2B7443C3" w14:textId="77777777" w:rsidR="00A6791C" w:rsidRPr="00A6791C" w:rsidRDefault="00A6791C" w:rsidP="00A6791C">
      <w:pPr>
        <w:pStyle w:val="Bibliography"/>
      </w:pPr>
      <w:r w:rsidRPr="00A6791C">
        <w:t xml:space="preserve">28. M. E. McMahon, R. J. Santucci, and J. R. Scully, “Advanced Chemical Stability Diagrams to Predict the Formation of Complex Zinc Compounds in a Chloride Environment,” </w:t>
      </w:r>
      <w:r w:rsidRPr="00A6791C">
        <w:rPr>
          <w:i/>
          <w:iCs/>
        </w:rPr>
        <w:t>RSC Advances</w:t>
      </w:r>
      <w:r w:rsidRPr="00A6791C">
        <w:t xml:space="preserve"> </w:t>
      </w:r>
      <w:r w:rsidRPr="00A6791C">
        <w:rPr>
          <w:i/>
          <w:iCs/>
        </w:rPr>
        <w:t>9</w:t>
      </w:r>
      <w:r w:rsidRPr="00A6791C">
        <w:t>, no. 35 (2019): 19905–19916, https://doi.org/10.1039/C9RA00228F.</w:t>
      </w:r>
    </w:p>
    <w:p w14:paraId="265853BA" w14:textId="77777777" w:rsidR="00A6791C" w:rsidRPr="00A6791C" w:rsidRDefault="00A6791C" w:rsidP="00A6791C">
      <w:pPr>
        <w:pStyle w:val="Bibliography"/>
      </w:pPr>
      <w:r w:rsidRPr="00A6791C">
        <w:t xml:space="preserve">29. R. M. Katona, J. Taylor, and R. F. Schaller, “Validating Corrosion Models: A Comparison of Governing Equations,” </w:t>
      </w:r>
      <w:r w:rsidRPr="00A6791C">
        <w:rPr>
          <w:i/>
          <w:iCs/>
        </w:rPr>
        <w:t>Corrosion Science</w:t>
      </w:r>
      <w:r w:rsidRPr="00A6791C">
        <w:t xml:space="preserve"> </w:t>
      </w:r>
      <w:r w:rsidRPr="00A6791C">
        <w:rPr>
          <w:i/>
          <w:iCs/>
        </w:rPr>
        <w:t>259</w:t>
      </w:r>
      <w:r w:rsidRPr="00A6791C">
        <w:t xml:space="preserve"> (2026): 113495, https://doi.org/10.1016/j.corsci.2025.113495.</w:t>
      </w:r>
    </w:p>
    <w:p w14:paraId="2590CFC7" w14:textId="77777777" w:rsidR="00A6791C" w:rsidRPr="00A6791C" w:rsidRDefault="00A6791C" w:rsidP="00A6791C">
      <w:pPr>
        <w:pStyle w:val="Bibliography"/>
      </w:pPr>
      <w:r w:rsidRPr="00A6791C">
        <w:t xml:space="preserve">30. P. Grathwohl, “Diffusion in Natural Porous Media: Contaminant Transport, Sorption/Desorption and Dissolution Kinetics,” </w:t>
      </w:r>
      <w:r w:rsidRPr="00A6791C">
        <w:rPr>
          <w:i/>
          <w:iCs/>
        </w:rPr>
        <w:t>Diffusion in Natural Porous Media: Contaminant Transport, Sorption/Desorption and Dissolution Kinetics</w:t>
      </w:r>
      <w:r w:rsidRPr="00A6791C">
        <w:t>, Springer: Boston, MA 1998, https://doi.org/10.1007/978-1-4615-5683-1.</w:t>
      </w:r>
    </w:p>
    <w:p w14:paraId="3F7FCA87" w14:textId="77777777" w:rsidR="00A6791C" w:rsidRPr="00A6791C" w:rsidRDefault="00A6791C" w:rsidP="00A6791C">
      <w:pPr>
        <w:pStyle w:val="Bibliography"/>
      </w:pPr>
      <w:r w:rsidRPr="00A6791C">
        <w:t xml:space="preserve">31. J. W. Wilder, C. Clemons, D. Golovaty, K. L. Kreider, G. W. Young, and R. S. Lillard, “An Adaptive Level Set Approach for Modeling Damage Due to Galvanic Corrosion,” </w:t>
      </w:r>
      <w:r w:rsidRPr="00A6791C">
        <w:rPr>
          <w:i/>
          <w:iCs/>
        </w:rPr>
        <w:lastRenderedPageBreak/>
        <w:t>Journal of Engineering Mathematics</w:t>
      </w:r>
      <w:r w:rsidRPr="00A6791C">
        <w:t xml:space="preserve"> </w:t>
      </w:r>
      <w:r w:rsidRPr="00A6791C">
        <w:rPr>
          <w:i/>
          <w:iCs/>
        </w:rPr>
        <w:t>91</w:t>
      </w:r>
      <w:r w:rsidRPr="00A6791C">
        <w:t>, no. 1 (2015): 121–142, https://doi.org/10.1007/s10665-014-9732-3.</w:t>
      </w:r>
    </w:p>
    <w:p w14:paraId="24897097" w14:textId="77777777" w:rsidR="00A6791C" w:rsidRPr="00A6791C" w:rsidRDefault="00A6791C" w:rsidP="00A6791C">
      <w:pPr>
        <w:pStyle w:val="Bibliography"/>
      </w:pPr>
      <w:r w:rsidRPr="00A6791C">
        <w:t xml:space="preserve">32. J. A. Grogan, S. B. Leen, and P. E. McHugh, “A Physical Corrosion Model for Bioabsorbable Metal Stents,” </w:t>
      </w:r>
      <w:r w:rsidRPr="00A6791C">
        <w:rPr>
          <w:i/>
          <w:iCs/>
        </w:rPr>
        <w:t>Acta Biomaterialia</w:t>
      </w:r>
      <w:r w:rsidRPr="00A6791C">
        <w:t xml:space="preserve"> </w:t>
      </w:r>
      <w:r w:rsidRPr="00A6791C">
        <w:rPr>
          <w:i/>
          <w:iCs/>
        </w:rPr>
        <w:t>10</w:t>
      </w:r>
      <w:r w:rsidRPr="00A6791C">
        <w:t>, no. 5 (2014): 2313–2322, https://doi.org/10.1016/j.actbio.2013.12.059.</w:t>
      </w:r>
    </w:p>
    <w:p w14:paraId="47B118A3" w14:textId="77777777" w:rsidR="00A6791C" w:rsidRPr="00A6791C" w:rsidRDefault="00A6791C" w:rsidP="00A6791C">
      <w:pPr>
        <w:pStyle w:val="Bibliography"/>
      </w:pPr>
      <w:r w:rsidRPr="00A6791C">
        <w:t xml:space="preserve">33. J. R. Rumble, Ed., “CRC Handbook of Chemistry and Physics,” </w:t>
      </w:r>
      <w:r w:rsidRPr="00A6791C">
        <w:rPr>
          <w:i/>
          <w:iCs/>
        </w:rPr>
        <w:t>CRC handbook of chemistry and physics</w:t>
      </w:r>
      <w:r w:rsidRPr="00A6791C">
        <w:t>, 98th edition 2017-2018., CRC Press, Taylor &amp; Francis Group: Boca Raton London New York 2017.</w:t>
      </w:r>
    </w:p>
    <w:p w14:paraId="700AFF80" w14:textId="77777777" w:rsidR="00A6791C" w:rsidRPr="00A6791C" w:rsidRDefault="00A6791C" w:rsidP="00A6791C">
      <w:pPr>
        <w:pStyle w:val="Bibliography"/>
      </w:pPr>
      <w:r w:rsidRPr="00A6791C">
        <w:t>34. P. Han, and D. M. Bartels, “</w:t>
      </w:r>
      <w:r w:rsidRPr="00A6791C">
        <w:rPr>
          <w:b/>
          <w:bCs/>
        </w:rPr>
        <w:t>Temperature Dependence of Oxygen Diffusion in</w:t>
      </w:r>
      <w:r w:rsidRPr="00A6791C">
        <w:t xml:space="preserve"> </w:t>
      </w:r>
      <w:r w:rsidRPr="00A6791C">
        <w:rPr>
          <w:b/>
          <w:bCs/>
        </w:rPr>
        <w:t>H</w:t>
      </w:r>
      <w:r w:rsidRPr="00A6791C">
        <w:t xml:space="preserve"> </w:t>
      </w:r>
      <w:r w:rsidRPr="00A6791C">
        <w:rPr>
          <w:b/>
          <w:bCs/>
          <w:vertAlign w:val="subscript"/>
        </w:rPr>
        <w:t>2</w:t>
      </w:r>
      <w:r w:rsidRPr="00A6791C">
        <w:rPr>
          <w:b/>
          <w:bCs/>
        </w:rPr>
        <w:t xml:space="preserve"> </w:t>
      </w:r>
      <w:r w:rsidRPr="00A6791C">
        <w:t xml:space="preserve"> </w:t>
      </w:r>
      <w:r w:rsidRPr="00A6791C">
        <w:rPr>
          <w:b/>
          <w:bCs/>
        </w:rPr>
        <w:t>O and D</w:t>
      </w:r>
      <w:r w:rsidRPr="00A6791C">
        <w:t xml:space="preserve"> </w:t>
      </w:r>
      <w:r w:rsidRPr="00A6791C">
        <w:rPr>
          <w:b/>
          <w:bCs/>
          <w:vertAlign w:val="subscript"/>
        </w:rPr>
        <w:t>2</w:t>
      </w:r>
      <w:r w:rsidRPr="00A6791C">
        <w:rPr>
          <w:b/>
          <w:bCs/>
        </w:rPr>
        <w:t xml:space="preserve"> </w:t>
      </w:r>
      <w:r w:rsidRPr="00A6791C">
        <w:t xml:space="preserve"> </w:t>
      </w:r>
      <w:r w:rsidRPr="00A6791C">
        <w:rPr>
          <w:b/>
          <w:bCs/>
        </w:rPr>
        <w:t>O</w:t>
      </w:r>
      <w:r w:rsidRPr="00A6791C">
        <w:t xml:space="preserve">,” </w:t>
      </w:r>
      <w:r w:rsidRPr="00A6791C">
        <w:rPr>
          <w:i/>
          <w:iCs/>
        </w:rPr>
        <w:t>The Journal of Physical Chemistry</w:t>
      </w:r>
      <w:r w:rsidRPr="00A6791C">
        <w:t xml:space="preserve"> </w:t>
      </w:r>
      <w:r w:rsidRPr="00A6791C">
        <w:rPr>
          <w:i/>
          <w:iCs/>
        </w:rPr>
        <w:t>100</w:t>
      </w:r>
      <w:r w:rsidRPr="00A6791C">
        <w:t>, no. 13 (1996): 5597–5602, https://doi.org/10.1021/jp952903y.</w:t>
      </w:r>
    </w:p>
    <w:p w14:paraId="70F8CCFB" w14:textId="77777777" w:rsidR="00A6791C" w:rsidRPr="00A6791C" w:rsidRDefault="00A6791C" w:rsidP="00A6791C">
      <w:pPr>
        <w:pStyle w:val="Bibliography"/>
      </w:pPr>
      <w:r w:rsidRPr="00A6791C">
        <w:t xml:space="preserve">35. S.-Y. Park, S.-H. Rho, H.-S. Lee, K.-M. Kim, and H.-C. Lee, “Fabrication of Highly Porous and Pure Zinc Oxide Films Using Modified DC Magnetron Sputtering and Post-Oxidation,” </w:t>
      </w:r>
      <w:r w:rsidRPr="00A6791C">
        <w:rPr>
          <w:i/>
          <w:iCs/>
        </w:rPr>
        <w:t>Materials</w:t>
      </w:r>
      <w:r w:rsidRPr="00A6791C">
        <w:t xml:space="preserve"> </w:t>
      </w:r>
      <w:r w:rsidRPr="00A6791C">
        <w:rPr>
          <w:i/>
          <w:iCs/>
        </w:rPr>
        <w:t>14</w:t>
      </w:r>
      <w:r w:rsidRPr="00A6791C">
        <w:t>, no. 20 (2021): 6112, https://doi.org/10.3390/ma14206112.</w:t>
      </w:r>
    </w:p>
    <w:p w14:paraId="13DCA037" w14:textId="77777777" w:rsidR="00A6791C" w:rsidRPr="00A6791C" w:rsidRDefault="00A6791C" w:rsidP="00A6791C">
      <w:pPr>
        <w:pStyle w:val="Bibliography"/>
      </w:pPr>
      <w:r w:rsidRPr="00A6791C">
        <w:t xml:space="preserve">36. L. Holzer, P. Marmet, M. Fingerle, A. Wiegmann, M. Neumann, and V. Schmidt, “Tortuosity-Porosity Relationships: Review of Empirical Data from Literature,” in </w:t>
      </w:r>
      <w:r w:rsidRPr="00A6791C">
        <w:rPr>
          <w:i/>
          <w:iCs/>
        </w:rPr>
        <w:t>Tortuosity and Microstructure Effects in Porous Media</w:t>
      </w:r>
      <w:r w:rsidRPr="00A6791C">
        <w:t>, Vol. 333, Springer International Publishing: Cham 2023, pp. 51–89, https://doi.org/10.1007/978-3-031-30477-4_3.</w:t>
      </w:r>
    </w:p>
    <w:p w14:paraId="11FB082B" w14:textId="77777777" w:rsidR="00A6791C" w:rsidRPr="00A6791C" w:rsidRDefault="00A6791C" w:rsidP="00A6791C">
      <w:pPr>
        <w:pStyle w:val="Bibliography"/>
      </w:pPr>
      <w:r w:rsidRPr="00A6791C">
        <w:t xml:space="preserve">37. K. Chen, X. Gu, H. Sun, et al., “Fluid-Induced Corrosion Behavior of Degradable Zinc for Stent Application,” </w:t>
      </w:r>
      <w:r w:rsidRPr="00A6791C">
        <w:rPr>
          <w:i/>
          <w:iCs/>
        </w:rPr>
        <w:t>Journal of Materials Science &amp; Technology</w:t>
      </w:r>
      <w:r w:rsidRPr="00A6791C">
        <w:t xml:space="preserve"> </w:t>
      </w:r>
      <w:r w:rsidRPr="00A6791C">
        <w:rPr>
          <w:i/>
          <w:iCs/>
        </w:rPr>
        <w:t>91</w:t>
      </w:r>
      <w:r w:rsidRPr="00A6791C">
        <w:t xml:space="preserve"> (2021): 134–147, https://doi.org/10.1016/j.jmst.2021.02.050.</w:t>
      </w:r>
    </w:p>
    <w:p w14:paraId="66751736" w14:textId="77777777" w:rsidR="00A6791C" w:rsidRPr="00A6791C" w:rsidRDefault="00A6791C" w:rsidP="00A6791C">
      <w:pPr>
        <w:pStyle w:val="Bibliography"/>
      </w:pPr>
      <w:r w:rsidRPr="00A6791C">
        <w:t xml:space="preserve">38. J. Tkacz, K. Slouková, J. Minda, et al., “Influence of the Composition of the Hank’s Balanced Salt Solution on the Corrosion Behavior of AZ31 and AZ61 Magnesium Alloys,” </w:t>
      </w:r>
      <w:r w:rsidRPr="00A6791C">
        <w:rPr>
          <w:i/>
          <w:iCs/>
        </w:rPr>
        <w:t>Metals</w:t>
      </w:r>
      <w:r w:rsidRPr="00A6791C">
        <w:t xml:space="preserve"> </w:t>
      </w:r>
      <w:r w:rsidRPr="00A6791C">
        <w:rPr>
          <w:i/>
          <w:iCs/>
        </w:rPr>
        <w:t>7</w:t>
      </w:r>
      <w:r w:rsidRPr="00A6791C">
        <w:t>, no. 11 (2017): 465, https://doi.org/10.3390/met7110465.</w:t>
      </w:r>
    </w:p>
    <w:p w14:paraId="3508584C" w14:textId="77777777" w:rsidR="00A6791C" w:rsidRPr="00A6791C" w:rsidRDefault="00A6791C" w:rsidP="00A6791C">
      <w:pPr>
        <w:pStyle w:val="Bibliography"/>
      </w:pPr>
      <w:r w:rsidRPr="00A6791C">
        <w:t xml:space="preserve">39. T. Kokubo, and H. Takadama, “How Useful Is SBF in Predicting in Vivo Bone Bioactivity?,” </w:t>
      </w:r>
      <w:r w:rsidRPr="00A6791C">
        <w:rPr>
          <w:i/>
          <w:iCs/>
        </w:rPr>
        <w:t>Biomaterials</w:t>
      </w:r>
      <w:r w:rsidRPr="00A6791C">
        <w:t xml:space="preserve"> </w:t>
      </w:r>
      <w:r w:rsidRPr="00A6791C">
        <w:rPr>
          <w:i/>
          <w:iCs/>
        </w:rPr>
        <w:t>27</w:t>
      </w:r>
      <w:r w:rsidRPr="00A6791C">
        <w:t>, no. 15 (2006): 2907–2915, https://doi.org/10.1016/j.biomaterials.2006.01.017.</w:t>
      </w:r>
    </w:p>
    <w:p w14:paraId="1C3021BF" w14:textId="77777777" w:rsidR="00A6791C" w:rsidRPr="00A6791C" w:rsidRDefault="00A6791C" w:rsidP="00A6791C">
      <w:pPr>
        <w:pStyle w:val="Bibliography"/>
      </w:pPr>
      <w:r w:rsidRPr="00A6791C">
        <w:t xml:space="preserve">40. L. Liu, Y. Meng, C. Dong, Y. Yan, A. A. Volinsky, and L.-N. Wang, “Initial Formation of Corrosion Products on Pure Zinc in Simulated Body Fluid,” </w:t>
      </w:r>
      <w:r w:rsidRPr="00A6791C">
        <w:rPr>
          <w:i/>
          <w:iCs/>
        </w:rPr>
        <w:t>Journal of Materials Science &amp; Technology</w:t>
      </w:r>
      <w:r w:rsidRPr="00A6791C">
        <w:t xml:space="preserve"> </w:t>
      </w:r>
      <w:r w:rsidRPr="00A6791C">
        <w:rPr>
          <w:i/>
          <w:iCs/>
        </w:rPr>
        <w:t>34</w:t>
      </w:r>
      <w:r w:rsidRPr="00A6791C">
        <w:t>, no. 12 (2018): 2271–2282, https://doi.org/10.1016/j.jmst.2018.05.005.</w:t>
      </w:r>
    </w:p>
    <w:p w14:paraId="7D8B5075" w14:textId="77777777" w:rsidR="00A6791C" w:rsidRPr="00A6791C" w:rsidRDefault="00A6791C" w:rsidP="00A6791C">
      <w:pPr>
        <w:pStyle w:val="Bibliography"/>
      </w:pPr>
      <w:r w:rsidRPr="00A6791C">
        <w:t xml:space="preserve">41. E. Mostaed, M. Sikora-Jasinska, J. W. Drelich, and M. Vedani, “Zinc-Based Alloys for Degradable Vascular Stent Applications,” </w:t>
      </w:r>
      <w:r w:rsidRPr="00A6791C">
        <w:rPr>
          <w:i/>
          <w:iCs/>
        </w:rPr>
        <w:t>Acta Biomaterialia</w:t>
      </w:r>
      <w:r w:rsidRPr="00A6791C">
        <w:t xml:space="preserve"> </w:t>
      </w:r>
      <w:r w:rsidRPr="00A6791C">
        <w:rPr>
          <w:i/>
          <w:iCs/>
        </w:rPr>
        <w:t>71</w:t>
      </w:r>
      <w:r w:rsidRPr="00A6791C">
        <w:t xml:space="preserve"> (2018): 1–23, https://doi.org/10.1016/j.actbio.2018.03.005.</w:t>
      </w:r>
    </w:p>
    <w:p w14:paraId="649AA1EC" w14:textId="77777777" w:rsidR="00A6791C" w:rsidRPr="00A6791C" w:rsidRDefault="00A6791C" w:rsidP="00A6791C">
      <w:pPr>
        <w:pStyle w:val="Bibliography"/>
      </w:pPr>
      <w:r w:rsidRPr="00A6791C">
        <w:t xml:space="preserve">42. Y. Meng, L. Liu, D. Zhang, et al., “Initial Formation of Corrosion Products on Pure Zinc in Saline Solution,” </w:t>
      </w:r>
      <w:r w:rsidRPr="00A6791C">
        <w:rPr>
          <w:i/>
          <w:iCs/>
        </w:rPr>
        <w:t>Bioactive Materials</w:t>
      </w:r>
      <w:r w:rsidRPr="00A6791C">
        <w:t xml:space="preserve"> </w:t>
      </w:r>
      <w:r w:rsidRPr="00A6791C">
        <w:rPr>
          <w:i/>
          <w:iCs/>
        </w:rPr>
        <w:t>4</w:t>
      </w:r>
      <w:r w:rsidRPr="00A6791C">
        <w:t xml:space="preserve"> (2019): 87–96, https://doi.org/10.1016/j.bioactmat.2018.08.003.</w:t>
      </w:r>
    </w:p>
    <w:p w14:paraId="1B42B9AC" w14:textId="77777777" w:rsidR="00A6791C" w:rsidRPr="00A6791C" w:rsidRDefault="00A6791C" w:rsidP="00A6791C">
      <w:pPr>
        <w:pStyle w:val="Bibliography"/>
      </w:pPr>
      <w:r w:rsidRPr="00A6791C">
        <w:t xml:space="preserve">43. Y. Li, J. Wang, K. Sheng, et al., “Optimizing Structural Design on Biodegradable Magnesium Alloy Vascular Stent for Reducing Strut Thickness and Raising Radial Strength,” </w:t>
      </w:r>
      <w:r w:rsidRPr="00A6791C">
        <w:rPr>
          <w:i/>
          <w:iCs/>
        </w:rPr>
        <w:t>Materials &amp; Design</w:t>
      </w:r>
      <w:r w:rsidRPr="00A6791C">
        <w:t xml:space="preserve"> </w:t>
      </w:r>
      <w:r w:rsidRPr="00A6791C">
        <w:rPr>
          <w:i/>
          <w:iCs/>
        </w:rPr>
        <w:t>220</w:t>
      </w:r>
      <w:r w:rsidRPr="00A6791C">
        <w:t xml:space="preserve"> (2022): 110843, https://doi.org/10.1016/j.matdes.2022.110843.</w:t>
      </w:r>
    </w:p>
    <w:p w14:paraId="69D9B447" w14:textId="77777777" w:rsidR="00A6791C" w:rsidRPr="00A6791C" w:rsidRDefault="00A6791C" w:rsidP="00A6791C">
      <w:pPr>
        <w:pStyle w:val="Bibliography"/>
      </w:pPr>
      <w:r w:rsidRPr="00A6791C">
        <w:t xml:space="preserve">44. J. Chen, F. Dong, and S. Liu, “Design and Mechanical Performance Evaluation of WE43 Magnesium Alloy Biodegradable Stents via Finite Element Analysis,” </w:t>
      </w:r>
      <w:r w:rsidRPr="00A6791C">
        <w:rPr>
          <w:i/>
          <w:iCs/>
        </w:rPr>
        <w:t>Metals</w:t>
      </w:r>
      <w:r w:rsidRPr="00A6791C">
        <w:t xml:space="preserve"> </w:t>
      </w:r>
      <w:r w:rsidRPr="00A6791C">
        <w:rPr>
          <w:i/>
          <w:iCs/>
        </w:rPr>
        <w:t>14</w:t>
      </w:r>
      <w:r w:rsidRPr="00A6791C">
        <w:t>, no. 6 (2024): 704, https://doi.org/10.3390/met14060704.</w:t>
      </w:r>
    </w:p>
    <w:p w14:paraId="15681BB7" w14:textId="14FBE843" w:rsidR="00404548" w:rsidRPr="001A2EB4" w:rsidRDefault="00001F27" w:rsidP="00C10022">
      <w:pPr>
        <w:pStyle w:val="Literature"/>
        <w:spacing w:line="360" w:lineRule="auto"/>
        <w:jc w:val="both"/>
        <w:sectPr w:rsidR="00404548" w:rsidRPr="001A2EB4">
          <w:headerReference w:type="default" r:id="rId24"/>
          <w:footerReference w:type="default" r:id="rId25"/>
          <w:pgSz w:w="11906" w:h="16838"/>
          <w:pgMar w:top="1417" w:right="1417" w:bottom="1134" w:left="1417" w:header="708" w:footer="708" w:gutter="0"/>
          <w:cols w:space="708"/>
          <w:docGrid w:linePitch="360"/>
        </w:sectPr>
      </w:pPr>
      <w:r w:rsidRPr="001A2EB4">
        <w:fldChar w:fldCharType="end"/>
      </w:r>
    </w:p>
    <w:p w14:paraId="60FB7177" w14:textId="3BF0B2AE" w:rsidR="00CA1ACC" w:rsidRPr="001A2EB4" w:rsidRDefault="00CA1ACC" w:rsidP="00CA1ACC">
      <w:pPr>
        <w:pStyle w:val="Acknowledgements"/>
        <w:keepNext/>
        <w:spacing w:before="240" w:after="240"/>
        <w:rPr>
          <w:i/>
        </w:rPr>
      </w:pPr>
      <w:r w:rsidRPr="001A2EB4">
        <w:rPr>
          <w:b/>
        </w:rPr>
        <w:t>Supporting Information</w:t>
      </w:r>
    </w:p>
    <w:p w14:paraId="479F45B1" w14:textId="4FC28A33" w:rsidR="004A7D3E" w:rsidRPr="001A2EB4" w:rsidRDefault="00CA1ACC" w:rsidP="006C0E33">
      <w:pPr>
        <w:pStyle w:val="Acknowledgements"/>
        <w:spacing w:line="360" w:lineRule="auto"/>
      </w:pPr>
      <w:r w:rsidRPr="001A2EB4">
        <w:t>Supporting Information is available from the Wiley Online Library or from the author.</w:t>
      </w: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E9C4D" w14:textId="77777777" w:rsidR="00621E22" w:rsidRDefault="00621E22">
      <w:r>
        <w:separator/>
      </w:r>
    </w:p>
  </w:endnote>
  <w:endnote w:type="continuationSeparator" w:id="0">
    <w:p w14:paraId="69C7564F" w14:textId="77777777" w:rsidR="00621E22" w:rsidRDefault="00621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A795D" w14:textId="77777777" w:rsidR="00621E22" w:rsidRDefault="00621E22">
      <w:r>
        <w:separator/>
      </w:r>
    </w:p>
  </w:footnote>
  <w:footnote w:type="continuationSeparator" w:id="0">
    <w:p w14:paraId="1EAB7467" w14:textId="77777777" w:rsidR="00621E22" w:rsidRDefault="00621E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0"/>
  </w:num>
  <w:num w:numId="3">
    <w:abstractNumId w:val="1"/>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628"/>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87A22"/>
    <w:rsid w:val="000904D3"/>
    <w:rsid w:val="0009052E"/>
    <w:rsid w:val="0009225A"/>
    <w:rsid w:val="0009309C"/>
    <w:rsid w:val="00093F1B"/>
    <w:rsid w:val="00094322"/>
    <w:rsid w:val="00094C15"/>
    <w:rsid w:val="00097CCF"/>
    <w:rsid w:val="000A1F4B"/>
    <w:rsid w:val="000A21A9"/>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14B2"/>
    <w:rsid w:val="000D27D0"/>
    <w:rsid w:val="000D2D4B"/>
    <w:rsid w:val="000D45F4"/>
    <w:rsid w:val="000D5AB4"/>
    <w:rsid w:val="000D66DB"/>
    <w:rsid w:val="000D7EBA"/>
    <w:rsid w:val="000D7FE6"/>
    <w:rsid w:val="000E4591"/>
    <w:rsid w:val="000E788B"/>
    <w:rsid w:val="000E7A5B"/>
    <w:rsid w:val="000E7BBA"/>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0A10"/>
    <w:rsid w:val="0016390D"/>
    <w:rsid w:val="00164057"/>
    <w:rsid w:val="00165B37"/>
    <w:rsid w:val="00170369"/>
    <w:rsid w:val="00173757"/>
    <w:rsid w:val="00173C59"/>
    <w:rsid w:val="00174176"/>
    <w:rsid w:val="00180084"/>
    <w:rsid w:val="00181D92"/>
    <w:rsid w:val="001823B6"/>
    <w:rsid w:val="001848EB"/>
    <w:rsid w:val="0018721C"/>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4224"/>
    <w:rsid w:val="001B7472"/>
    <w:rsid w:val="001C10AC"/>
    <w:rsid w:val="001C3008"/>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295A"/>
    <w:rsid w:val="00214D95"/>
    <w:rsid w:val="00215165"/>
    <w:rsid w:val="00215455"/>
    <w:rsid w:val="00215531"/>
    <w:rsid w:val="002162B2"/>
    <w:rsid w:val="00216F54"/>
    <w:rsid w:val="00220933"/>
    <w:rsid w:val="00220C72"/>
    <w:rsid w:val="0022540C"/>
    <w:rsid w:val="00226AA4"/>
    <w:rsid w:val="00227DCD"/>
    <w:rsid w:val="00231ACE"/>
    <w:rsid w:val="00232D62"/>
    <w:rsid w:val="00233C8A"/>
    <w:rsid w:val="00236036"/>
    <w:rsid w:val="00240D90"/>
    <w:rsid w:val="00241425"/>
    <w:rsid w:val="002443F3"/>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4A2C"/>
    <w:rsid w:val="00285631"/>
    <w:rsid w:val="002876FD"/>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D09B9"/>
    <w:rsid w:val="002D0C88"/>
    <w:rsid w:val="002D16A0"/>
    <w:rsid w:val="002D2930"/>
    <w:rsid w:val="002D2DFF"/>
    <w:rsid w:val="002D3D6D"/>
    <w:rsid w:val="002D5BF8"/>
    <w:rsid w:val="002D7ECC"/>
    <w:rsid w:val="002E1B8F"/>
    <w:rsid w:val="002E2DEF"/>
    <w:rsid w:val="002E381D"/>
    <w:rsid w:val="002E4C03"/>
    <w:rsid w:val="002E4DB8"/>
    <w:rsid w:val="002E4E3E"/>
    <w:rsid w:val="002E7433"/>
    <w:rsid w:val="002E76B2"/>
    <w:rsid w:val="002E79A2"/>
    <w:rsid w:val="002E7E23"/>
    <w:rsid w:val="002F4F4B"/>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6263B"/>
    <w:rsid w:val="00363B62"/>
    <w:rsid w:val="00363EEB"/>
    <w:rsid w:val="003645B0"/>
    <w:rsid w:val="00364B2C"/>
    <w:rsid w:val="003664F1"/>
    <w:rsid w:val="00367E3F"/>
    <w:rsid w:val="00375B25"/>
    <w:rsid w:val="00375F1B"/>
    <w:rsid w:val="00377EA5"/>
    <w:rsid w:val="00377F77"/>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4C4D"/>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1849"/>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1ED2"/>
    <w:rsid w:val="00423478"/>
    <w:rsid w:val="00424107"/>
    <w:rsid w:val="00425B76"/>
    <w:rsid w:val="004260A2"/>
    <w:rsid w:val="004266F0"/>
    <w:rsid w:val="00426FC6"/>
    <w:rsid w:val="004273BC"/>
    <w:rsid w:val="00427C5F"/>
    <w:rsid w:val="004353FF"/>
    <w:rsid w:val="00435C38"/>
    <w:rsid w:val="00437359"/>
    <w:rsid w:val="00437C2A"/>
    <w:rsid w:val="00440368"/>
    <w:rsid w:val="00441EAC"/>
    <w:rsid w:val="00442207"/>
    <w:rsid w:val="00442D32"/>
    <w:rsid w:val="004441FA"/>
    <w:rsid w:val="004443EA"/>
    <w:rsid w:val="00444966"/>
    <w:rsid w:val="004507E5"/>
    <w:rsid w:val="004519AD"/>
    <w:rsid w:val="0045459A"/>
    <w:rsid w:val="004545DB"/>
    <w:rsid w:val="0045786A"/>
    <w:rsid w:val="004603E8"/>
    <w:rsid w:val="00460F76"/>
    <w:rsid w:val="004620FC"/>
    <w:rsid w:val="00462F12"/>
    <w:rsid w:val="00463050"/>
    <w:rsid w:val="0046340F"/>
    <w:rsid w:val="004649E0"/>
    <w:rsid w:val="00466168"/>
    <w:rsid w:val="0046778B"/>
    <w:rsid w:val="004714D4"/>
    <w:rsid w:val="00475712"/>
    <w:rsid w:val="00476B43"/>
    <w:rsid w:val="00480CCE"/>
    <w:rsid w:val="00482FAA"/>
    <w:rsid w:val="00485363"/>
    <w:rsid w:val="004860B6"/>
    <w:rsid w:val="00486146"/>
    <w:rsid w:val="00487211"/>
    <w:rsid w:val="0049075F"/>
    <w:rsid w:val="00492114"/>
    <w:rsid w:val="00492DA8"/>
    <w:rsid w:val="00495DB3"/>
    <w:rsid w:val="004A0888"/>
    <w:rsid w:val="004A3829"/>
    <w:rsid w:val="004A43B6"/>
    <w:rsid w:val="004A533C"/>
    <w:rsid w:val="004A6C0A"/>
    <w:rsid w:val="004A6E12"/>
    <w:rsid w:val="004A70EE"/>
    <w:rsid w:val="004A774E"/>
    <w:rsid w:val="004A7882"/>
    <w:rsid w:val="004A7D3E"/>
    <w:rsid w:val="004A7FF9"/>
    <w:rsid w:val="004B379D"/>
    <w:rsid w:val="004B5F0C"/>
    <w:rsid w:val="004B6031"/>
    <w:rsid w:val="004C046E"/>
    <w:rsid w:val="004C1609"/>
    <w:rsid w:val="004C216B"/>
    <w:rsid w:val="004C56CA"/>
    <w:rsid w:val="004C5DD3"/>
    <w:rsid w:val="004D30F9"/>
    <w:rsid w:val="004D4A32"/>
    <w:rsid w:val="004D4D60"/>
    <w:rsid w:val="004D525B"/>
    <w:rsid w:val="004D64AB"/>
    <w:rsid w:val="004E0AF2"/>
    <w:rsid w:val="004E124F"/>
    <w:rsid w:val="004E40FB"/>
    <w:rsid w:val="004E4161"/>
    <w:rsid w:val="004E4735"/>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06CAB"/>
    <w:rsid w:val="005106F5"/>
    <w:rsid w:val="00511192"/>
    <w:rsid w:val="005118AD"/>
    <w:rsid w:val="00512353"/>
    <w:rsid w:val="00514743"/>
    <w:rsid w:val="00521F9F"/>
    <w:rsid w:val="005220C2"/>
    <w:rsid w:val="00522E88"/>
    <w:rsid w:val="00523369"/>
    <w:rsid w:val="0052398F"/>
    <w:rsid w:val="0052773C"/>
    <w:rsid w:val="00527833"/>
    <w:rsid w:val="00532380"/>
    <w:rsid w:val="005324FF"/>
    <w:rsid w:val="00532960"/>
    <w:rsid w:val="005332ED"/>
    <w:rsid w:val="005346D2"/>
    <w:rsid w:val="00540BB4"/>
    <w:rsid w:val="00545A73"/>
    <w:rsid w:val="00546DEB"/>
    <w:rsid w:val="00546F0F"/>
    <w:rsid w:val="005477E7"/>
    <w:rsid w:val="00550159"/>
    <w:rsid w:val="00551897"/>
    <w:rsid w:val="00551FFD"/>
    <w:rsid w:val="00552A0F"/>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751F"/>
    <w:rsid w:val="005A7719"/>
    <w:rsid w:val="005A77C2"/>
    <w:rsid w:val="005B291B"/>
    <w:rsid w:val="005B5344"/>
    <w:rsid w:val="005B6D40"/>
    <w:rsid w:val="005B6F9F"/>
    <w:rsid w:val="005B76C5"/>
    <w:rsid w:val="005B7AF0"/>
    <w:rsid w:val="005B7B5E"/>
    <w:rsid w:val="005B7B8A"/>
    <w:rsid w:val="005C09C6"/>
    <w:rsid w:val="005C0AAD"/>
    <w:rsid w:val="005C458D"/>
    <w:rsid w:val="005C491E"/>
    <w:rsid w:val="005C5E0A"/>
    <w:rsid w:val="005C6C0C"/>
    <w:rsid w:val="005D2276"/>
    <w:rsid w:val="005D25FD"/>
    <w:rsid w:val="005D2808"/>
    <w:rsid w:val="005D7CD7"/>
    <w:rsid w:val="005E0300"/>
    <w:rsid w:val="005E0858"/>
    <w:rsid w:val="005E2794"/>
    <w:rsid w:val="005E3CBF"/>
    <w:rsid w:val="005E6061"/>
    <w:rsid w:val="005E6F9D"/>
    <w:rsid w:val="005E7B5A"/>
    <w:rsid w:val="005F01FC"/>
    <w:rsid w:val="005F0C89"/>
    <w:rsid w:val="005F3701"/>
    <w:rsid w:val="005F41DF"/>
    <w:rsid w:val="005F4521"/>
    <w:rsid w:val="005F45DB"/>
    <w:rsid w:val="005F5478"/>
    <w:rsid w:val="005F5B1E"/>
    <w:rsid w:val="006006FC"/>
    <w:rsid w:val="00603A21"/>
    <w:rsid w:val="006045BA"/>
    <w:rsid w:val="0060583A"/>
    <w:rsid w:val="00605BD5"/>
    <w:rsid w:val="00610FD9"/>
    <w:rsid w:val="00611649"/>
    <w:rsid w:val="00611A0E"/>
    <w:rsid w:val="00614154"/>
    <w:rsid w:val="00614BD3"/>
    <w:rsid w:val="00621B28"/>
    <w:rsid w:val="00621D4D"/>
    <w:rsid w:val="00621E22"/>
    <w:rsid w:val="00623A77"/>
    <w:rsid w:val="006256F5"/>
    <w:rsid w:val="0063097B"/>
    <w:rsid w:val="00630A34"/>
    <w:rsid w:val="00630E7F"/>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28C"/>
    <w:rsid w:val="00682526"/>
    <w:rsid w:val="006831A5"/>
    <w:rsid w:val="00683555"/>
    <w:rsid w:val="00683888"/>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0E33"/>
    <w:rsid w:val="006C1708"/>
    <w:rsid w:val="006C1C29"/>
    <w:rsid w:val="006C3782"/>
    <w:rsid w:val="006C3CDE"/>
    <w:rsid w:val="006C4745"/>
    <w:rsid w:val="006D0EE8"/>
    <w:rsid w:val="006D2067"/>
    <w:rsid w:val="006D3162"/>
    <w:rsid w:val="006D3643"/>
    <w:rsid w:val="006D37E7"/>
    <w:rsid w:val="006D3C7E"/>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2FFB"/>
    <w:rsid w:val="0070346C"/>
    <w:rsid w:val="00704F5B"/>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567C8"/>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A56"/>
    <w:rsid w:val="007D6FC7"/>
    <w:rsid w:val="007D7E30"/>
    <w:rsid w:val="007E0A0C"/>
    <w:rsid w:val="007E0A75"/>
    <w:rsid w:val="007E0DA3"/>
    <w:rsid w:val="007E17F7"/>
    <w:rsid w:val="007E1C9C"/>
    <w:rsid w:val="007E6419"/>
    <w:rsid w:val="007E7165"/>
    <w:rsid w:val="007F0E37"/>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1328"/>
    <w:rsid w:val="00891A47"/>
    <w:rsid w:val="00892809"/>
    <w:rsid w:val="008934FF"/>
    <w:rsid w:val="0089370F"/>
    <w:rsid w:val="008939AF"/>
    <w:rsid w:val="00893FED"/>
    <w:rsid w:val="0089449A"/>
    <w:rsid w:val="00895E48"/>
    <w:rsid w:val="00896687"/>
    <w:rsid w:val="008971F4"/>
    <w:rsid w:val="008A0899"/>
    <w:rsid w:val="008A0E7D"/>
    <w:rsid w:val="008A1187"/>
    <w:rsid w:val="008A3023"/>
    <w:rsid w:val="008A403F"/>
    <w:rsid w:val="008A414B"/>
    <w:rsid w:val="008A6815"/>
    <w:rsid w:val="008B1031"/>
    <w:rsid w:val="008B2303"/>
    <w:rsid w:val="008B34A0"/>
    <w:rsid w:val="008B5621"/>
    <w:rsid w:val="008B5740"/>
    <w:rsid w:val="008C0A8C"/>
    <w:rsid w:val="008C0B84"/>
    <w:rsid w:val="008C0FEB"/>
    <w:rsid w:val="008C3842"/>
    <w:rsid w:val="008C41DA"/>
    <w:rsid w:val="008C553A"/>
    <w:rsid w:val="008C588E"/>
    <w:rsid w:val="008C6D5F"/>
    <w:rsid w:val="008C71CF"/>
    <w:rsid w:val="008C7226"/>
    <w:rsid w:val="008D0763"/>
    <w:rsid w:val="008D54CA"/>
    <w:rsid w:val="008D7B80"/>
    <w:rsid w:val="008E243B"/>
    <w:rsid w:val="008E2CD9"/>
    <w:rsid w:val="008E4184"/>
    <w:rsid w:val="008E5454"/>
    <w:rsid w:val="008E549F"/>
    <w:rsid w:val="008E5EAC"/>
    <w:rsid w:val="008E5F2E"/>
    <w:rsid w:val="008E6301"/>
    <w:rsid w:val="008F10BC"/>
    <w:rsid w:val="008F193D"/>
    <w:rsid w:val="008F2052"/>
    <w:rsid w:val="008F26ED"/>
    <w:rsid w:val="008F2A38"/>
    <w:rsid w:val="008F3012"/>
    <w:rsid w:val="008F3509"/>
    <w:rsid w:val="008F592B"/>
    <w:rsid w:val="008F71FA"/>
    <w:rsid w:val="00901D14"/>
    <w:rsid w:val="009020AA"/>
    <w:rsid w:val="009026AC"/>
    <w:rsid w:val="00903775"/>
    <w:rsid w:val="0090588D"/>
    <w:rsid w:val="00906C6C"/>
    <w:rsid w:val="00907A1D"/>
    <w:rsid w:val="009109F7"/>
    <w:rsid w:val="00912137"/>
    <w:rsid w:val="00915BED"/>
    <w:rsid w:val="00916B64"/>
    <w:rsid w:val="0092145D"/>
    <w:rsid w:val="00923D2F"/>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47A3"/>
    <w:rsid w:val="00965EFC"/>
    <w:rsid w:val="009711B6"/>
    <w:rsid w:val="0097161B"/>
    <w:rsid w:val="009762D2"/>
    <w:rsid w:val="009762F1"/>
    <w:rsid w:val="0097692D"/>
    <w:rsid w:val="009776D2"/>
    <w:rsid w:val="0097789C"/>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8D8"/>
    <w:rsid w:val="009A6149"/>
    <w:rsid w:val="009A6C59"/>
    <w:rsid w:val="009A7878"/>
    <w:rsid w:val="009B0888"/>
    <w:rsid w:val="009B2CE9"/>
    <w:rsid w:val="009B33DF"/>
    <w:rsid w:val="009B4270"/>
    <w:rsid w:val="009B44CC"/>
    <w:rsid w:val="009B5651"/>
    <w:rsid w:val="009B62E4"/>
    <w:rsid w:val="009B6E29"/>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E7616"/>
    <w:rsid w:val="009F1EF8"/>
    <w:rsid w:val="009F2CCE"/>
    <w:rsid w:val="009F37E1"/>
    <w:rsid w:val="009F4604"/>
    <w:rsid w:val="009F4B78"/>
    <w:rsid w:val="009F4B7F"/>
    <w:rsid w:val="009F606B"/>
    <w:rsid w:val="009F6828"/>
    <w:rsid w:val="009F6E66"/>
    <w:rsid w:val="009F7888"/>
    <w:rsid w:val="00A01801"/>
    <w:rsid w:val="00A02AC3"/>
    <w:rsid w:val="00A06840"/>
    <w:rsid w:val="00A06EAD"/>
    <w:rsid w:val="00A1293C"/>
    <w:rsid w:val="00A12F01"/>
    <w:rsid w:val="00A13B2B"/>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44EF5"/>
    <w:rsid w:val="00A50921"/>
    <w:rsid w:val="00A5160D"/>
    <w:rsid w:val="00A54DFF"/>
    <w:rsid w:val="00A56051"/>
    <w:rsid w:val="00A56935"/>
    <w:rsid w:val="00A56CA4"/>
    <w:rsid w:val="00A60AFE"/>
    <w:rsid w:val="00A65F04"/>
    <w:rsid w:val="00A65F2E"/>
    <w:rsid w:val="00A6783A"/>
    <w:rsid w:val="00A6791C"/>
    <w:rsid w:val="00A7086D"/>
    <w:rsid w:val="00A71AD5"/>
    <w:rsid w:val="00A763D1"/>
    <w:rsid w:val="00A8073E"/>
    <w:rsid w:val="00A80883"/>
    <w:rsid w:val="00A81BED"/>
    <w:rsid w:val="00A82FC6"/>
    <w:rsid w:val="00A85A0D"/>
    <w:rsid w:val="00A87CF4"/>
    <w:rsid w:val="00A92270"/>
    <w:rsid w:val="00AA10AE"/>
    <w:rsid w:val="00AA1366"/>
    <w:rsid w:val="00AA1B26"/>
    <w:rsid w:val="00AA329F"/>
    <w:rsid w:val="00AA7B6A"/>
    <w:rsid w:val="00AB350F"/>
    <w:rsid w:val="00AB557A"/>
    <w:rsid w:val="00AB593E"/>
    <w:rsid w:val="00AB5D37"/>
    <w:rsid w:val="00AB683F"/>
    <w:rsid w:val="00AB71D9"/>
    <w:rsid w:val="00AC233E"/>
    <w:rsid w:val="00AC4A2E"/>
    <w:rsid w:val="00AC4B3E"/>
    <w:rsid w:val="00AC4BCC"/>
    <w:rsid w:val="00AD1885"/>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5E2"/>
    <w:rsid w:val="00B338C8"/>
    <w:rsid w:val="00B341CC"/>
    <w:rsid w:val="00B35321"/>
    <w:rsid w:val="00B35505"/>
    <w:rsid w:val="00B35CB3"/>
    <w:rsid w:val="00B35E0A"/>
    <w:rsid w:val="00B3641C"/>
    <w:rsid w:val="00B40124"/>
    <w:rsid w:val="00B40B86"/>
    <w:rsid w:val="00B42E03"/>
    <w:rsid w:val="00B4341C"/>
    <w:rsid w:val="00B443E2"/>
    <w:rsid w:val="00B46222"/>
    <w:rsid w:val="00B54092"/>
    <w:rsid w:val="00B5444C"/>
    <w:rsid w:val="00B5568B"/>
    <w:rsid w:val="00B557BF"/>
    <w:rsid w:val="00B55BD6"/>
    <w:rsid w:val="00B56147"/>
    <w:rsid w:val="00B565AC"/>
    <w:rsid w:val="00B5720A"/>
    <w:rsid w:val="00B604A0"/>
    <w:rsid w:val="00B60761"/>
    <w:rsid w:val="00B620A5"/>
    <w:rsid w:val="00B62BB1"/>
    <w:rsid w:val="00B63559"/>
    <w:rsid w:val="00B67222"/>
    <w:rsid w:val="00B710C6"/>
    <w:rsid w:val="00B72505"/>
    <w:rsid w:val="00B73979"/>
    <w:rsid w:val="00B751B0"/>
    <w:rsid w:val="00B762E0"/>
    <w:rsid w:val="00B82888"/>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0016"/>
    <w:rsid w:val="00BB1930"/>
    <w:rsid w:val="00BB288D"/>
    <w:rsid w:val="00BB3478"/>
    <w:rsid w:val="00BC1E82"/>
    <w:rsid w:val="00BC2247"/>
    <w:rsid w:val="00BC506D"/>
    <w:rsid w:val="00BC50F3"/>
    <w:rsid w:val="00BC536A"/>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227A"/>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55A"/>
    <w:rsid w:val="00CE2D65"/>
    <w:rsid w:val="00CE2EA4"/>
    <w:rsid w:val="00CE5714"/>
    <w:rsid w:val="00CE6138"/>
    <w:rsid w:val="00CE68F3"/>
    <w:rsid w:val="00CE6F33"/>
    <w:rsid w:val="00CE6F59"/>
    <w:rsid w:val="00CE7AAB"/>
    <w:rsid w:val="00CF2673"/>
    <w:rsid w:val="00CF2DA1"/>
    <w:rsid w:val="00CF36DC"/>
    <w:rsid w:val="00CF43B1"/>
    <w:rsid w:val="00CF7E35"/>
    <w:rsid w:val="00D05CA9"/>
    <w:rsid w:val="00D05E09"/>
    <w:rsid w:val="00D0614B"/>
    <w:rsid w:val="00D06AD1"/>
    <w:rsid w:val="00D103D2"/>
    <w:rsid w:val="00D12A93"/>
    <w:rsid w:val="00D1626D"/>
    <w:rsid w:val="00D16F63"/>
    <w:rsid w:val="00D17549"/>
    <w:rsid w:val="00D24D97"/>
    <w:rsid w:val="00D25613"/>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411E"/>
    <w:rsid w:val="00D54E6B"/>
    <w:rsid w:val="00D55D10"/>
    <w:rsid w:val="00D55D94"/>
    <w:rsid w:val="00D564E7"/>
    <w:rsid w:val="00D56566"/>
    <w:rsid w:val="00D647A4"/>
    <w:rsid w:val="00D6487A"/>
    <w:rsid w:val="00D648BB"/>
    <w:rsid w:val="00D64E04"/>
    <w:rsid w:val="00D65A5E"/>
    <w:rsid w:val="00D65E50"/>
    <w:rsid w:val="00D65ED4"/>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D7188"/>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4D8"/>
    <w:rsid w:val="00E26AAF"/>
    <w:rsid w:val="00E26EDC"/>
    <w:rsid w:val="00E2713C"/>
    <w:rsid w:val="00E30B42"/>
    <w:rsid w:val="00E342D7"/>
    <w:rsid w:val="00E34554"/>
    <w:rsid w:val="00E34D1F"/>
    <w:rsid w:val="00E35264"/>
    <w:rsid w:val="00E35C26"/>
    <w:rsid w:val="00E40003"/>
    <w:rsid w:val="00E410EA"/>
    <w:rsid w:val="00E41D5C"/>
    <w:rsid w:val="00E437F7"/>
    <w:rsid w:val="00E45D7F"/>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479"/>
    <w:rsid w:val="00E97983"/>
    <w:rsid w:val="00EA01A0"/>
    <w:rsid w:val="00EA155A"/>
    <w:rsid w:val="00EA24D4"/>
    <w:rsid w:val="00EA2851"/>
    <w:rsid w:val="00EA29B6"/>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D7271"/>
    <w:rsid w:val="00FE087D"/>
    <w:rsid w:val="00FE097A"/>
    <w:rsid w:val="00FE133D"/>
    <w:rsid w:val="00FE2090"/>
    <w:rsid w:val="00FE359D"/>
    <w:rsid w:val="00FE3D90"/>
    <w:rsid w:val="00FE43F7"/>
    <w:rsid w:val="00FE47EA"/>
    <w:rsid w:val="00FE4D5F"/>
    <w:rsid w:val="00FE72EC"/>
    <w:rsid w:val="00FE7BC4"/>
    <w:rsid w:val="00FF050D"/>
    <w:rsid w:val="00FF1A0F"/>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rPr>
  </w:style>
  <w:style w:type="paragraph" w:styleId="FootnoteText">
    <w:name w:val="footnote text"/>
    <w:basedOn w:val="Normal"/>
    <w:semiHidden/>
    <w:rsid w:val="00D81375"/>
    <w:pPr>
      <w:keepLines/>
      <w:widowControl w:val="0"/>
      <w:jc w:val="both"/>
    </w:pPr>
    <w:rPr>
      <w:rFonts w:eastAsia="Times New Roman"/>
      <w:sz w:val="20"/>
      <w:szCs w:val="20"/>
      <w:lang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rPr>
  </w:style>
  <w:style w:type="paragraph" w:customStyle="1" w:styleId="AuthorsFull">
    <w:name w:val="Authors Full"/>
    <w:basedOn w:val="Normal"/>
    <w:rsid w:val="00004A23"/>
    <w:rPr>
      <w:i/>
    </w:rPr>
  </w:style>
  <w:style w:type="paragraph" w:customStyle="1" w:styleId="dedication">
    <w:name w:val="dedication"/>
    <w:basedOn w:val="Normal"/>
    <w:rsid w:val="00004A23"/>
    <w:rPr>
      <w:i/>
    </w:rPr>
  </w:style>
  <w:style w:type="paragraph" w:customStyle="1" w:styleId="Addresses">
    <w:name w:val="Addresses"/>
    <w:basedOn w:val="Normal"/>
    <w:rsid w:val="00004A23"/>
  </w:style>
  <w:style w:type="paragraph" w:customStyle="1" w:styleId="Acknowledgements">
    <w:name w:val="Acknowledgements"/>
    <w:basedOn w:val="Normal"/>
    <w:rsid w:val="00004A23"/>
  </w:style>
  <w:style w:type="paragraph" w:customStyle="1" w:styleId="Abstract">
    <w:name w:val="Abstract"/>
    <w:basedOn w:val="Normal"/>
    <w:autoRedefine/>
    <w:rsid w:val="00004A23"/>
    <w:pPr>
      <w:spacing w:line="480" w:lineRule="auto"/>
    </w:pPr>
  </w:style>
  <w:style w:type="paragraph" w:customStyle="1" w:styleId="Head1">
    <w:name w:val="Head 1"/>
    <w:basedOn w:val="Normal"/>
    <w:autoRedefine/>
    <w:rsid w:val="008D54CA"/>
    <w:pPr>
      <w:numPr>
        <w:numId w:val="1"/>
      </w:numPr>
      <w:spacing w:line="360" w:lineRule="auto"/>
    </w:pPr>
    <w:rPr>
      <w:b/>
    </w:rPr>
  </w:style>
  <w:style w:type="paragraph" w:customStyle="1" w:styleId="Head2">
    <w:name w:val="Head 2"/>
    <w:basedOn w:val="Normal"/>
    <w:autoRedefine/>
    <w:rsid w:val="00004A23"/>
    <w:pPr>
      <w:spacing w:line="360" w:lineRule="auto"/>
    </w:pPr>
    <w:rPr>
      <w:i/>
    </w:rPr>
  </w:style>
  <w:style w:type="paragraph" w:customStyle="1" w:styleId="dates">
    <w:name w:val="dates"/>
    <w:basedOn w:val="Normal"/>
    <w:rsid w:val="00004A23"/>
    <w:pPr>
      <w:jc w:val="right"/>
    </w:p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style>
  <w:style w:type="paragraph" w:customStyle="1" w:styleId="MainText">
    <w:name w:val="Main Text"/>
    <w:basedOn w:val="Normal"/>
    <w:link w:val="MainTextChar"/>
    <w:rsid w:val="00004A23"/>
    <w:pPr>
      <w:spacing w:line="480" w:lineRule="auto"/>
    </w:pPr>
  </w:style>
  <w:style w:type="paragraph" w:customStyle="1" w:styleId="Tableofcontents">
    <w:name w:val="Table of contents"/>
    <w:basedOn w:val="Normal"/>
    <w:autoRedefine/>
    <w:rsid w:val="00004A23"/>
  </w:style>
  <w:style w:type="paragraph" w:customStyle="1" w:styleId="ExperimentalText">
    <w:name w:val="Experimental Text"/>
    <w:basedOn w:val="Normal"/>
    <w:link w:val="ExperimentalTextChar"/>
    <w:rsid w:val="00004A23"/>
    <w:pPr>
      <w:spacing w:line="480" w:lineRule="auto"/>
    </w:p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rPr>
  </w:style>
  <w:style w:type="paragraph" w:customStyle="1" w:styleId="Dedication0">
    <w:name w:val="Dedication"/>
    <w:basedOn w:val="Normal"/>
    <w:autoRedefine/>
    <w:rsid w:val="00322D5B"/>
  </w:style>
  <w:style w:type="paragraph" w:customStyle="1" w:styleId="Maintext0">
    <w:name w:val="Main text"/>
    <w:basedOn w:val="Normal"/>
    <w:link w:val="MaintextChar0"/>
    <w:autoRedefine/>
    <w:rsid w:val="0019723B"/>
    <w:pPr>
      <w:spacing w:line="480" w:lineRule="auto"/>
    </w:p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28426694">
      <w:bodyDiv w:val="1"/>
      <w:marLeft w:val="0"/>
      <w:marRight w:val="0"/>
      <w:marTop w:val="0"/>
      <w:marBottom w:val="0"/>
      <w:divBdr>
        <w:top w:val="none" w:sz="0" w:space="0" w:color="auto"/>
        <w:left w:val="none" w:sz="0" w:space="0" w:color="auto"/>
        <w:bottom w:val="none" w:sz="0" w:space="0" w:color="auto"/>
        <w:right w:val="none" w:sz="0" w:space="0" w:color="auto"/>
      </w:divBdr>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88761671">
      <w:bodyDiv w:val="1"/>
      <w:marLeft w:val="0"/>
      <w:marRight w:val="0"/>
      <w:marTop w:val="0"/>
      <w:marBottom w:val="0"/>
      <w:divBdr>
        <w:top w:val="none" w:sz="0" w:space="0" w:color="auto"/>
        <w:left w:val="none" w:sz="0" w:space="0" w:color="auto"/>
        <w:bottom w:val="none" w:sz="0" w:space="0" w:color="auto"/>
        <w:right w:val="none" w:sz="0" w:space="0" w:color="auto"/>
      </w:divBdr>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5281/zenodo.23053517"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3.xml><?xml version="1.0" encoding="utf-8"?>
<ds:datastoreItem xmlns:ds="http://schemas.openxmlformats.org/officeDocument/2006/customXml" ds:itemID="{75886F76-A765-4714-B899-7AC2DC4334A1}">
  <ds:schemaRefs>
    <ds:schemaRef ds:uri="http://schemas.microsoft.com/sharepoint/v3/contenttype/forms"/>
  </ds:schemaRefs>
</ds:datastoreItem>
</file>

<file path=customXml/itemProps4.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customXml/itemProps5.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1893</TotalTime>
  <Pages>30</Pages>
  <Words>24558</Words>
  <Characters>139983</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132</cp:revision>
  <cp:lastPrinted>2026-10-07T06:32:00Z</cp:lastPrinted>
  <dcterms:created xsi:type="dcterms:W3CDTF">2026-10-01T06:12:00Z</dcterms:created>
  <dcterms:modified xsi:type="dcterms:W3CDTF">2026-10-08T23:23:00Z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zotero-version="10.0.6"&gt;&lt;session id="2C9ENH0a"/&gt;&lt;style id="http://www.zotero.org/styles/advanced-science" hasBibliography="1" bibliographyStyleHasBeenSet="1"/&gt;&lt;prefs&gt;&lt;pref name="fieldType" value="Field"/&gt;&lt;/prefs&gt;&lt;/data&gt;</vt:lpwstr>
  </property>
</Properties>
</file>