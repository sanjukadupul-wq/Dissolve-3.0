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lastRenderedPageBreak/>
        <w:t>Abstract</w:t>
      </w:r>
    </w:p>
    <w:p w14:paraId="427F30E6" w14:textId="1180EB2E"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t>
      </w:r>
      <w:r w:rsidR="00B4341C">
        <w:t>to a six-crown Zn stent without geometry-specific recalibration, the model predicts approximately 6% mass loss after one month, on</w:t>
      </w:r>
      <w:r w:rsidRPr="00A60AFE">
        <w:t xml:space="preserve">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lastRenderedPageBreak/>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lastRenderedPageBreak/>
        <w:t>Introduction</w:t>
      </w:r>
    </w:p>
    <w:p w14:paraId="311F3C9A" w14:textId="48F2DC47"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1F250F">
        <w:rPr>
          <w:color w:val="FF0000"/>
        </w:rPr>
        <w:instrText xml:space="preserve"> ADDIN ZOTERO_ITEM CSL_CITATION {"citationID":"HTUE0mdH","properties":{"unsorted":false,"formattedCitation":"\\super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1F250F" w:rsidRPr="001F250F">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lastRenderedPageBreak/>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lastRenderedPageBreak/>
        <w:t>Method</w:t>
      </w:r>
      <w:r w:rsidR="0085317F" w:rsidRPr="001A2EB4">
        <w:t>s</w:t>
      </w:r>
    </w:p>
    <w:p w14:paraId="1FA90C1C" w14:textId="38A1F255"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2F52CE" w:rsidRPr="001A2EB4">
        <w:rPr>
          <w:b/>
          <w:bCs/>
        </w:rPr>
        <w:t xml:space="preserve">Figure </w:t>
      </w:r>
      <w:r w:rsidR="002F52CE">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7B7CC86"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corrosion-product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lastRenderedPageBreak/>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473CF855"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22E7417B" w:rsidR="00E54A50" w:rsidRPr="001A2EB4" w:rsidRDefault="00E55EDE" w:rsidP="00E54A50">
      <w:pPr>
        <w:pStyle w:val="BodyText"/>
        <w:ind w:firstLine="0"/>
        <w:rPr>
          <w:rFonts w:cs="Times New Roman"/>
        </w:rPr>
      </w:pPr>
      <w:r w:rsidRPr="001A2EB4">
        <w:rPr>
          <w:rFonts w:cs="Times New Roman"/>
        </w:rPr>
        <w:lastRenderedPageBreak/>
        <w:t xml:space="preserve">Overall degradation </w:t>
      </w:r>
      <w:r w:rsidR="00E54A50" w:rsidRPr="001A2EB4">
        <w:rPr>
          <w:rFonts w:cs="Times New Roman"/>
        </w:rPr>
        <w:t xml:space="preserve">therefore results from a dynamic balance between ORR-driven passivation and chloride-mediated corrosion-product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68228C">
        <w:rPr>
          <w:rFonts w:cs="Times New Roman"/>
        </w:rPr>
        <w:t>,</w:t>
      </w:r>
      <w:r w:rsidR="002876FD">
        <w:rPr>
          <w:rFonts w:cs="Times New Roman"/>
        </w:rPr>
        <w:t xml:space="preserve"> </w:t>
      </w:r>
      <w:r w:rsidR="00BC506D" w:rsidRPr="001A2EB4">
        <w:rPr>
          <w:rFonts w:cs="Times New Roman"/>
        </w:rPr>
        <w:t xml:space="preserve">the corrosion products are modeled as a single </w:t>
      </w:r>
      <w:proofErr w:type="spellStart"/>
      <w:r w:rsidR="00BC506D" w:rsidRPr="001A2EB4">
        <w:rPr>
          <w:rFonts w:cs="Times New Roman"/>
        </w:rPr>
        <w:t>ZnO</w:t>
      </w:r>
      <w:proofErr w:type="spellEnd"/>
      <w:r w:rsidR="00BC506D" w:rsidRPr="001A2EB4">
        <w:rPr>
          <w:rFonts w:cs="Times New Roman"/>
        </w:rPr>
        <w:t xml:space="preserve">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3510BAF4"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2</w:t>
      </w:r>
      <w:r w:rsidRPr="001A2EB4">
        <w:rPr>
          <w:b/>
          <w:bCs/>
        </w:rPr>
        <w:fldChar w:fldCharType="end"/>
      </w:r>
      <w:bookmarkEnd w:id="5"/>
      <w:r w:rsidRPr="001A2EB4">
        <w:rPr>
          <w:b/>
          <w:bCs/>
        </w:rPr>
        <w:t>.</w:t>
      </w:r>
      <w:r w:rsidRPr="001A2EB4">
        <w:t xml:space="preserve"> </w:t>
      </w:r>
      <w:r w:rsidR="00246AE0" w:rsidRPr="001A2EB4">
        <w:t>Schematic of the coupled mechanistic framework for Zn biodegradation in physiological media. (a) Electrochemical reactions governing Zn dissolution, oxygen reduction, corrosion-product formation, and chloride-induced dissolution,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180F0641"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A6791C">
        <w:rPr>
          <w:rFonts w:cs="Times New Roman"/>
        </w:rPr>
        <w:instrText xml:space="preserve"> ADDIN ZOTERO_ITEM CSL_CITATION {"citationID":"2YDw3E7n","properties":{"unsorted":false,"formattedCitation":"\\super [29]\\nosupersub{}","plainCitation":"[29]","noteIndex":0},"citationItems":[{"id":4562,"uris":["http://zotero.org/users/16939557/items/8FBQWKCF"],"itemData":{"id":4562,"type":"article-journal","citation-key":"katonaValidatingCorrosionModels2026","container-title":"Corrosion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A6791C" w:rsidRPr="00A6791C">
        <w:rPr>
          <w:rFonts w:cs="Times New Roman"/>
          <w:vertAlign w:val="superscript"/>
        </w:rPr>
        <w:t>[29]</w:t>
      </w:r>
      <w:r w:rsidR="00B3641C" w:rsidRPr="001A2EB4">
        <w:rPr>
          <w:rFonts w:cs="Times New Roman"/>
        </w:rPr>
        <w:fldChar w:fldCharType="end"/>
      </w:r>
      <w:r w:rsidR="00B3641C" w:rsidRPr="001A2EB4">
        <w:rPr>
          <w:rFonts w:cs="Times New Roman"/>
        </w:rPr>
        <w:t xml:space="preserve">, </w:t>
      </w:r>
      <w:r w:rsidR="00B3641C" w:rsidRPr="001A2EB4">
        <w:rPr>
          <w:rFonts w:cs="Times New Roman"/>
        </w:rPr>
        <w:lastRenderedPageBreak/>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EF1B66" w14:textId="135DF62D" w:rsidR="00D26518" w:rsidRPr="001A2EB4" w:rsidRDefault="000D2C07" w:rsidP="00356611">
      <w:pPr>
        <w:pStyle w:val="BodyText"/>
      </w:pPr>
      <w:r w:rsidRPr="000D2C07">
        <w:t>Four dissolved species are solved</w:t>
      </w:r>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105ABB" w:rsidRPr="000D2C07">
        <w:rPr>
          <w:rFonts w:cs="Times New Roman"/>
        </w:rPr>
        <w:t xml:space="preserve">) </w:t>
      </w:r>
      <w:r w:rsidRPr="000D2C07">
        <w:t xml:space="preserve">together with the corrosion-product </w:t>
      </w:r>
      <w:r w:rsidRPr="000D2C07">
        <w:t>concentration</w:t>
      </w:r>
      <w:r w:rsidR="00105ABB" w:rsidRPr="000D2C07">
        <w:rPr>
          <w:rFonts w:cs="Times New Roman"/>
        </w:rPr>
        <w:t xml:space="preserve"> </w:t>
      </w:r>
      <w:r w:rsidR="00105ABB" w:rsidRPr="000D2C07">
        <w:rPr>
          <w:rFonts w:cs="Times New Roman"/>
        </w:rPr>
        <w:t>(</w:t>
      </w:r>
      <m:oMath>
        <m:r>
          <w:rPr>
            <w:rFonts w:ascii="Cambria Math" w:hAnsi="Cambria Math"/>
          </w:rPr>
          <m:t>F</m:t>
        </m:r>
      </m:oMath>
      <w:r w:rsidR="00105ABB" w:rsidRPr="000D2C07">
        <w:rPr>
          <w:rFonts w:cs="Times New Roman"/>
        </w:rPr>
        <w:t>)</w:t>
      </w:r>
      <w:r>
        <w:rPr>
          <w:rFonts w:cs="Times New Roman"/>
        </w:rPr>
        <w:t xml:space="preserve">. </w:t>
      </w:r>
      <w:r w:rsidR="00B3641C" w:rsidRPr="001A2EB4">
        <w:t xml:space="preserve">Dissolved oxygen was treated as the primary cathodic reactant,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w:t>
      </w:r>
      <w:r w:rsidR="00356611">
        <w:t xml:space="preserve"> </w:t>
      </w:r>
      <w:r w:rsidR="00D26518" w:rsidRPr="001A2EB4">
        <w:t>The oxygen-reduction (ORR) molar flux at the interface is defined as</w:t>
      </w:r>
    </w:p>
    <w:p w14:paraId="7CC44FBB" w14:textId="77777777" w:rsidR="00D26518" w:rsidRPr="001A2EB4" w:rsidRDefault="00000000" w:rsidP="00D1626D">
      <w:pPr>
        <w:pStyle w:val="BodyText"/>
      </w:pPr>
      <m:oMathPara>
        <m:oMath>
          <m:sSub>
            <m:sSubPr>
              <m:ctrlPr>
                <w:rPr>
                  <w:rFonts w:ascii="Cambria Math" w:hAnsi="Cambria Math"/>
                </w:rPr>
              </m:ctrlPr>
            </m:sSubPr>
            <m:e>
              <m:r>
                <w:rPr>
                  <w:rFonts w:ascii="Cambria Math" w:hAnsi="Cambria Math"/>
                </w:rPr>
                <m:t>j</m:t>
              </m:r>
            </m:e>
            <m:sub>
              <m:r>
                <w:rPr>
                  <w:rFonts w:ascii="Cambria Math" w:hAnsi="Cambria Math"/>
                </w:rPr>
                <m:t>ORR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r>
            <w:rPr>
              <w:rFonts w:ascii="Cambria Math" w:hAnsi="Cambria Math"/>
            </w:rPr>
            <m:t>|Γ [mol mm⁻² h⁻¹]</m:t>
          </m:r>
        </m:oMath>
      </m:oMathPara>
    </w:p>
    <w:p w14:paraId="29844E44" w14:textId="77777777" w:rsidR="00D26518" w:rsidRPr="001A2EB4" w:rsidRDefault="00D26518" w:rsidP="00356611">
      <w:pPr>
        <w:pStyle w:val="BodyText"/>
        <w:ind w:firstLine="0"/>
      </w:pPr>
      <w:r w:rsidRPr="001A2EB4">
        <w:t>where k</w:t>
      </w:r>
      <w:r w:rsidRPr="001A2EB4">
        <w:rPr>
          <w:vertAlign w:val="subscript"/>
        </w:rPr>
        <w:t>ORR</w:t>
      </w:r>
      <w:r w:rsidRPr="001A2EB4">
        <w:t xml:space="preserve"> is a velocity (mm h⁻¹) and C</w:t>
      </w:r>
      <w:r w:rsidRPr="001A2EB4">
        <w:rPr>
          <w:vertAlign w:val="subscript"/>
        </w:rPr>
        <w:t>O2</w:t>
      </w:r>
      <w:r w:rsidRPr="001A2EB4">
        <w:t>|</w:t>
      </w:r>
      <w:r w:rsidRPr="001A2EB4">
        <w:rPr>
          <w:vertAlign w:val="subscript"/>
        </w:rPr>
        <w:t>Γ</w:t>
      </w:r>
      <w:r w:rsidRPr="001A2EB4">
        <w:t xml:space="preserve"> is the interfacial oxygen concentration.</w:t>
      </w:r>
    </w:p>
    <w:p w14:paraId="42144BD5" w14:textId="695D62F6"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O₂</m:t>
                </m:r>
              </m:sub>
            </m:sSub>
          </m:num>
          <m:den>
            <m:r>
              <w:rPr>
                <w:rFonts w:ascii="Cambria Math" w:hAnsi="Cambria Math"/>
              </w:rPr>
              <m:t>∂t</m:t>
            </m:r>
          </m:den>
        </m:f>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O₂</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ORR</m:t>
            </m:r>
          </m:sub>
        </m:sSub>
        <m:sSub>
          <m:sSubPr>
            <m:ctrlPr>
              <w:rPr>
                <w:rFonts w:ascii="Cambria Math" w:hAnsi="Cambria Math"/>
              </w:rPr>
            </m:ctrlPr>
          </m:sSubPr>
          <m:e>
            <m:r>
              <w:rPr>
                <w:rFonts w:ascii="Cambria Math" w:hAnsi="Cambria Math"/>
              </w:rPr>
              <m:t>δ</m:t>
            </m:r>
          </m:e>
          <m:sub>
            <m: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7537F75A" w:rsidR="00424107" w:rsidRPr="001A2EB4" w:rsidRDefault="004833E0" w:rsidP="00424107">
      <w:pPr>
        <w:pStyle w:val="BodyText"/>
        <w:ind w:firstLine="0"/>
        <w:rPr>
          <w:rFonts w:cs="Times New Roman"/>
        </w:rPr>
      </w:pPr>
      <w:r w:rsidRPr="004833E0">
        <w:rPr>
          <w:rFonts w:cs="Times New Roman"/>
        </w:rPr>
        <w:t xml:space="preserve">where </w:t>
      </w:r>
      <w:proofErr w:type="spellStart"/>
      <w:r w:rsidRPr="004833E0">
        <w:rPr>
          <w:rFonts w:cs="Times New Roman"/>
        </w:rPr>
        <w:t>δ</w:t>
      </w:r>
      <w:r w:rsidRPr="004833E0">
        <w:rPr>
          <w:rFonts w:cs="Times New Roman"/>
          <w:vertAlign w:val="subscript"/>
        </w:rPr>
        <w:t>Γ</w:t>
      </w:r>
      <w:proofErr w:type="spellEnd"/>
      <w:r w:rsidRPr="004833E0">
        <w:rPr>
          <w:rFonts w:cs="Times New Roman"/>
        </w:rPr>
        <w:t xml:space="preserve"> = δ(ϕ)|</w:t>
      </w:r>
      <w:r w:rsidRPr="004833E0">
        <w:rPr>
          <w:rFonts w:ascii="Cambria Math" w:hAnsi="Cambria Math" w:cs="Cambria Math"/>
        </w:rPr>
        <w:t>∇</w:t>
      </w:r>
      <w:r w:rsidRPr="004833E0">
        <w:rPr>
          <w:rFonts w:cs="Times New Roman"/>
        </w:rPr>
        <w:t>ϕ| is the interface delta function (mm</w:t>
      </w:r>
      <w:r w:rsidRPr="004833E0">
        <w:rPr>
          <w:rFonts w:cs="Times New Roman"/>
          <w:vertAlign w:val="superscript"/>
        </w:rPr>
        <w:t>-1</w:t>
      </w:r>
      <w:r w:rsidRPr="004833E0">
        <w:rPr>
          <w:rFonts w:cs="Times New Roman"/>
        </w:rPr>
        <w:t>). Chloride acts as a catalytic species, regenerated during film breakdown rather than consumed</w:t>
      </w:r>
      <w:r w:rsidR="00424107" w:rsidRPr="001A2EB4">
        <w:rPr>
          <w:rFonts w:cs="Times New Roman"/>
        </w:rPr>
        <w:t xml:space="preserve"> </w:t>
      </w:r>
      <w:r w:rsidR="00424107"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24107" w:rsidRPr="001A2EB4">
        <w:rPr>
          <w:rFonts w:cs="Times New Roman"/>
        </w:rPr>
        <w:fldChar w:fldCharType="separate"/>
      </w:r>
      <w:r w:rsidR="00424107" w:rsidRPr="00F60B2A">
        <w:rPr>
          <w:rFonts w:cs="Times New Roman"/>
          <w:vertAlign w:val="superscript"/>
        </w:rPr>
        <w:t>[19]</w:t>
      </w:r>
      <w:r w:rsidR="00424107" w:rsidRPr="001A2EB4">
        <w:rPr>
          <w:rFonts w:cs="Times New Roman"/>
        </w:rPr>
        <w:fldChar w:fldCharType="end"/>
      </w:r>
      <w:r w:rsidR="00424107"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7C8A20CF"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 products.</w:t>
      </w:r>
      <w:r w:rsidR="009F4B7F" w:rsidRPr="001A2EB4">
        <w:rPr>
          <w:rFonts w:cs="Times New Roman"/>
        </w:rPr>
        <w:t xml:space="preserve"> At the same time, chloride-induced corrosion-product dissolution releases hydroxide back into the electrolyte</w:t>
      </w:r>
      <w:r w:rsidR="009F4B7F">
        <w:rPr>
          <w:rFonts w:cs="Times New Roman"/>
        </w:rPr>
        <w:t>.</w:t>
      </w:r>
    </w:p>
    <w:p w14:paraId="24B0774D" w14:textId="02D5D2BA"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Zn</m:t>
                </m:r>
              </m:sub>
            </m:sSub>
          </m:num>
          <m:den>
            <m:r>
              <w:rPr>
                <w:rFonts w:ascii="Cambria Math" w:hAnsi="Cambria Math"/>
              </w:rPr>
              <m:t>∂t</m:t>
            </m:r>
          </m:den>
        </m:f>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Zn</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Zn</m:t>
            </m:r>
          </m:sub>
        </m:sSub>
        <m:r>
          <w:rPr>
            <w:rFonts w:ascii="Cambria Math" w:hAnsi="Cambria Math"/>
          </w:rPr>
          <m:t>)+2</m:t>
        </m:r>
        <m:sSub>
          <m:sSubPr>
            <m:ctrlPr>
              <w:rPr>
                <w:rFonts w:ascii="Cambria Math" w:hAnsi="Cambria Math"/>
              </w:rPr>
            </m:ctrlPr>
          </m:sSubPr>
          <m:e>
            <m:r>
              <w:rPr>
                <w:rFonts w:ascii="Cambria Math" w:hAnsi="Cambria Math"/>
              </w:rPr>
              <m:t>j</m:t>
            </m:r>
          </m:e>
          <m:sub>
            <m:r>
              <w:rPr>
                <w:rFonts w:ascii="Cambria Math" w:hAnsi="Cambria Math"/>
              </w:rPr>
              <m:t>ORR</m:t>
            </m:r>
          </m:sub>
        </m:sSub>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∂t</m:t>
            </m:r>
          </m:den>
        </m:f>
      </m:oMath>
      <w:r w:rsidR="00424107" w:rsidRPr="001A2EB4">
        <w:rPr>
          <w:rFonts w:cs="Times New Roman"/>
        </w:rPr>
        <w:tab/>
        <w:t>(</w:t>
      </w:r>
      <w:r w:rsidR="009F4B7F">
        <w:rPr>
          <w:rFonts w:cs="Times New Roman"/>
        </w:rPr>
        <w:t>9</w:t>
      </w:r>
      <w:r w:rsidR="00424107" w:rsidRPr="001A2EB4">
        <w:rPr>
          <w:rFonts w:cs="Times New Roman"/>
        </w:rPr>
        <w:t>)</w:t>
      </w:r>
    </w:p>
    <w:p w14:paraId="0A228AFA" w14:textId="674D942D"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rPr>
                <m:t xml:space="preserve">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OH</m:t>
                </m:r>
              </m:sub>
            </m:sSub>
          </m:num>
          <m:den>
            <m:r>
              <w:rPr>
                <w:rFonts w:ascii="Cambria Math" w:hAnsi="Cambria Math"/>
              </w:rPr>
              <m:t>∂t</m:t>
            </m:r>
          </m:den>
        </m:f>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OH</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OH</m:t>
            </m:r>
          </m:sub>
        </m:sSub>
        <m:r>
          <w:rPr>
            <w:rFonts w:ascii="Cambria Math" w:hAnsi="Cambria Math"/>
          </w:rPr>
          <m:t>)+4</m:t>
        </m:r>
        <m:sSub>
          <m:sSubPr>
            <m:ctrlPr>
              <w:rPr>
                <w:rFonts w:ascii="Cambria Math" w:hAnsi="Cambria Math"/>
              </w:rPr>
            </m:ctrlPr>
          </m:sSubPr>
          <m:e>
            <m:r>
              <w:rPr>
                <w:rFonts w:ascii="Cambria Math" w:hAnsi="Cambria Math"/>
              </w:rPr>
              <m:t>j</m:t>
            </m:r>
          </m:e>
          <m:sub>
            <m:r>
              <w:rPr>
                <w:rFonts w:ascii="Cambria Math" w:hAnsi="Cambria Math"/>
              </w:rPr>
              <m:t>ORR</m:t>
            </m:r>
          </m:sub>
        </m:sSub>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-2</m:t>
        </m:r>
        <m:f>
          <m:fPr>
            <m:ctrlPr>
              <w:rPr>
                <w:rFonts w:ascii="Cambria Math" w:hAnsi="Cambria Math"/>
              </w:rPr>
            </m:ctrlPr>
          </m:fPr>
          <m:num>
            <m:r>
              <w:rPr>
                <w:rFonts w:ascii="Cambria Math" w:hAnsi="Cambria Math"/>
              </w:rPr>
              <m:t>∂F</m:t>
            </m:r>
          </m:num>
          <m:den>
            <m:r>
              <w:rPr>
                <w:rFonts w:ascii="Cambria Math" w:hAnsi="Cambria Math"/>
              </w:rPr>
              <m:t>∂t</m:t>
            </m:r>
          </m:den>
        </m:f>
      </m:oMath>
      <w:r w:rsidR="00097CCF" w:rsidRPr="001A2EB4">
        <w:rPr>
          <w:rFonts w:cs="Times New Roman"/>
        </w:rPr>
        <w:tab/>
        <w:t>(</w:t>
      </w:r>
      <w:r w:rsidR="009F4B7F">
        <w:rPr>
          <w:rFonts w:cs="Times New Roman"/>
        </w:rPr>
        <w:t>10</w:t>
      </w:r>
      <w:r w:rsidR="00097CCF" w:rsidRPr="001A2EB4">
        <w:rPr>
          <w:rFonts w:cs="Times New Roman"/>
        </w:rPr>
        <w:t>)</w:t>
      </w:r>
    </w:p>
    <w:p w14:paraId="12814FEE" w14:textId="5A19A5DA" w:rsidR="00097CCF" w:rsidRPr="001A2EB4" w:rsidRDefault="007879E5" w:rsidP="00097CCF">
      <w:pPr>
        <w:pStyle w:val="BodyText"/>
        <w:ind w:firstLine="0"/>
      </w:pPr>
      <w:r w:rsidRPr="001A2EB4">
        <w:lastRenderedPageBreak/>
        <w:t>Here, the corrosion-product 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62BAF55B"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Zn</m:t>
            </m:r>
          </m:sub>
        </m:sSub>
        <m:r>
          <w:rPr>
            <w:rFonts w:ascii="Cambria Math" w:hAnsi="Cambria Math"/>
          </w:rPr>
          <m:t>(1-</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max</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F</m:t>
        </m:r>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Cl</m:t>
                </m:r>
              </m:sub>
            </m:sSub>
          </m:e>
          <m:sup>
            <m:r>
              <w:rPr>
                <w:rFonts w:ascii="Cambria Math" w:hAnsi="Cambria Math"/>
              </w:rPr>
              <m:t>2</m:t>
            </m:r>
          </m:sup>
        </m:s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12D54A70"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corrosion-product concentration approaches its maximum </w:t>
      </w:r>
      <w:r w:rsidRPr="001A2EB4">
        <w:rPr>
          <w:rFonts w:cs="Times New Roman"/>
        </w:rPr>
        <w:t xml:space="preserve">molar concentration </w:t>
      </w:r>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m:t>
        </m:r>
        <m:f>
          <m:fPr>
            <m:type m:val="lin"/>
            <m:ctrlPr>
              <w:rPr>
                <w:rFonts w:ascii="Cambria Math" w:hAnsi="Cambria Math"/>
                <w:i/>
              </w:rPr>
            </m:ctrlPr>
          </m:fPr>
          <m:num>
            <m:sSub>
              <m:sSubPr>
                <m:ctrlPr>
                  <w:rPr>
                    <w:rFonts w:ascii="Cambria Math" w:hAnsi="Cambria Math"/>
                  </w:rPr>
                </m:ctrlPr>
              </m:sSubPr>
              <m:e>
                <m:r>
                  <w:rPr>
                    <w:rFonts w:ascii="Cambria Math" w:hAnsi="Cambria Math"/>
                  </w:rPr>
                  <m:t>ρ</m:t>
                </m:r>
              </m:e>
              <m:sub>
                <m:r>
                  <w:rPr>
                    <w:rFonts w:ascii="Cambria Math" w:hAnsi="Cambria Math"/>
                  </w:rPr>
                  <m:t>film</m:t>
                </m:r>
              </m:sub>
            </m:sSub>
            <m:r>
              <w:rPr>
                <w:rFonts w:ascii="Cambria Math" w:hAnsi="Cambria Math"/>
              </w:rPr>
              <m:t>(1-ε)</m:t>
            </m:r>
          </m:num>
          <m:den>
            <m:sSub>
              <m:sSubPr>
                <m:ctrlPr>
                  <w:rPr>
                    <w:rFonts w:ascii="Cambria Math" w:hAnsi="Cambria Math"/>
                  </w:rPr>
                </m:ctrlPr>
              </m:sSubPr>
              <m:e>
                <m:r>
                  <w:rPr>
                    <w:rFonts w:ascii="Cambria Math" w:hAnsi="Cambria Math"/>
                  </w:rPr>
                  <m:t>M</m:t>
                </m:r>
              </m:e>
              <m:sub>
                <m:r>
                  <w:rPr>
                    <w:rFonts w:ascii="Cambria Math" w:hAnsi="Cambria Math"/>
                  </w:rPr>
                  <m:t>film</m:t>
                </m:r>
              </m:sub>
            </m:sSub>
          </m:den>
        </m:f>
      </m:oMath>
      <w: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corrosion products accumulate, they impede species transport by reducing the effective diffusivity according to </w:t>
      </w:r>
      <w:r w:rsidRPr="001A2EB4">
        <w:fldChar w:fldCharType="begin"/>
      </w:r>
      <w:r w:rsidR="00A6791C">
        <w:instrText xml:space="preserve"> ADDIN ZOTERO_ITEM CSL_CITATION {"citationID":"aPcMg5PW","properties":{"unsorted":false,"formattedCitation":"\\super [30]\\nosupersub{}","plainCitation":"[30]","noteIndex":0},"citationItems":[{"id":4560,"uris":["http://zotero.org/users/16939557/items/5GV9KWGS"],"itemData":{"id":4560,"type":"book","abstract":"Diffusion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A6791C" w:rsidRPr="00A6791C">
        <w:rPr>
          <w:rFonts w:cs="Times New Roman"/>
          <w:vertAlign w:val="superscript"/>
        </w:rPr>
        <w:t>[30]</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45B0FB1"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is the free-solution diffusivity, and the transport reduction depends on the corrosion-product region's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2F52CE" w:rsidRPr="001A2EB4">
        <w:rPr>
          <w:b/>
          <w:bCs/>
        </w:rPr>
        <w:t xml:space="preserve">Figure </w:t>
      </w:r>
      <w:r w:rsidR="002F52CE">
        <w:rPr>
          <w:b/>
          <w:bCs/>
          <w:noProof/>
        </w:rPr>
        <w:t>2</w:t>
      </w:r>
      <w:r w:rsidRPr="001A2EB4">
        <w:rPr>
          <w:b/>
          <w:bCs/>
        </w:rPr>
        <w:fldChar w:fldCharType="end"/>
      </w:r>
      <w:r w:rsidR="00D8369E" w:rsidRPr="001A2EB4">
        <w:rPr>
          <w:b/>
          <w:bCs/>
        </w:rPr>
        <w:t>b</w:t>
      </w:r>
      <w:r w:rsidRPr="001A2EB4">
        <w:t>.</w:t>
      </w:r>
    </w:p>
    <w:p w14:paraId="60B793CD" w14:textId="77777777" w:rsidR="000631D6" w:rsidRPr="001A2EB4" w:rsidRDefault="000631D6" w:rsidP="00E54A50">
      <w:pPr>
        <w:pStyle w:val="BodyText"/>
        <w:ind w:firstLine="0"/>
      </w:pPr>
    </w:p>
    <w:p w14:paraId="5001F639" w14:textId="4EF42BB2" w:rsidR="00E54A50" w:rsidRPr="001A2EB4" w:rsidRDefault="00E54A50" w:rsidP="00325133">
      <w:pPr>
        <w:pStyle w:val="Heading3"/>
      </w:pPr>
      <w:bookmarkStart w:id="6" w:name="_Ref239691057"/>
      <w:bookmarkStart w:id="7" w:name="sec:model:velocity"/>
      <w:r w:rsidRPr="001A2EB4">
        <w:t>Level Set Method</w:t>
      </w:r>
      <w:bookmarkEnd w:id="6"/>
    </w:p>
    <w:p w14:paraId="139876B4" w14:textId="0CEA3655"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8" w:name="_Hlk237963744"/>
      <w:r w:rsidRPr="001A2EB4">
        <w:rPr>
          <w:rFonts w:cs="Times New Roman"/>
        </w:rPr>
        <w:t>implicitly defines the interface as the zero-level set separating the metal and electrolyte domains,</w:t>
      </w:r>
      <w:bookmarkEnd w:id="8"/>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2F52CE" w:rsidRPr="001A2EB4">
        <w:rPr>
          <w:b/>
          <w:bCs/>
        </w:rPr>
        <w:t xml:space="preserve">Figure </w:t>
      </w:r>
      <w:r w:rsidR="002F52CE">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A6791C">
        <w:rPr>
          <w:rFonts w:cs="Times New Roman"/>
        </w:rPr>
        <w:instrText xml:space="preserve"> ADDIN ZOTERO_ITEM CSL_CITATION {"citationID":"r7domCi5","properties":{"unsorted":false,"formattedCitation":"\\super [31]\\nosupersub{}","plainCitation":"[31]","noteIndex":0},"citationItems":[{"id":1729,"uris":["http://zotero.org/users/16939557/items/TDPP5UDX"],"itemData":{"id":1729,"type":"article-journal","citation-key":"wilderAdaptiveLevelSet2015","container-title":"Journal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A6791C" w:rsidRPr="00A6791C">
        <w:rPr>
          <w:rFonts w:cs="Times New Roman"/>
          <w:vertAlign w:val="superscript"/>
        </w:rPr>
        <w:t>[31]</w:t>
      </w:r>
      <w:r w:rsidR="00CE2D65" w:rsidRPr="001A2EB4">
        <w:rPr>
          <w:rFonts w:cs="Times New Roman"/>
        </w:rPr>
        <w:fldChar w:fldCharType="end"/>
      </w:r>
      <w:r w:rsidRPr="001A2EB4">
        <w:rPr>
          <w:rFonts w:cs="Times New Roman"/>
        </w:rPr>
        <w:t>:</w:t>
      </w:r>
    </w:p>
    <w:p w14:paraId="5B0E9F78" w14:textId="77777777"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2038DCCC" w14:textId="122727DF" w:rsidR="00D26518" w:rsidRPr="001A2EB4" w:rsidRDefault="00D26518" w:rsidP="009A47D6">
      <w:pPr>
        <w:pStyle w:val="BodyText"/>
        <w:ind w:firstLine="0"/>
      </w:pPr>
      <w:r w:rsidRPr="001A2EB4">
        <w:t xml:space="preserve">where </w:t>
      </w:r>
      <w:proofErr w:type="spellStart"/>
      <w:r w:rsidRPr="001A2EB4">
        <w:t>v</w:t>
      </w:r>
      <w:r w:rsidRPr="001A2EB4">
        <w:rPr>
          <w:vertAlign w:val="subscript"/>
        </w:rPr>
        <w:t>n</w:t>
      </w:r>
      <w:proofErr w:type="spellEnd"/>
      <w:r w:rsidRPr="001A2EB4">
        <w:t xml:space="preserve"> is the normal interface velocity, negative for recession. </w:t>
      </w:r>
      <w:r w:rsidR="009A531F" w:rsidRPr="009A531F">
        <w:t xml:space="preserve">The interface velocity is not prescribed but emerges directly from the interfacial oxygen-reduction reaction. According to the reaction stoichiometry, each mole of O₂ reduced results in the dissolution of two moles of Zn. Consequently, the metal loss rate per unit area is determined by the interfacial oxygen flux. Converting this flux to an interface recession rate using the molar density of solid Zn, </w:t>
      </w:r>
      <w:r w:rsidR="009A531F" w:rsidRPr="001A2EB4">
        <w:t>[Zn]</w:t>
      </w:r>
      <w:r w:rsidR="009A531F" w:rsidRPr="001A2EB4">
        <w:rPr>
          <w:vertAlign w:val="subscript"/>
        </w:rPr>
        <w:t>sol</w:t>
      </w:r>
      <w:r w:rsidR="009A531F" w:rsidRPr="001A2EB4">
        <w:t xml:space="preserve"> = </w:t>
      </w:r>
      <w:proofErr w:type="spellStart"/>
      <w:r w:rsidR="009A531F" w:rsidRPr="001A2EB4">
        <w:t>ρ</w:t>
      </w:r>
      <w:r w:rsidR="009A531F" w:rsidRPr="001A2EB4">
        <w:rPr>
          <w:vertAlign w:val="subscript"/>
        </w:rPr>
        <w:t>Zn</w:t>
      </w:r>
      <w:proofErr w:type="spellEnd"/>
      <w:r w:rsidR="009A531F" w:rsidRPr="001A2EB4">
        <w:t>/</w:t>
      </w:r>
      <w:proofErr w:type="spellStart"/>
      <w:r w:rsidR="009A531F" w:rsidRPr="001A2EB4">
        <w:t>M</w:t>
      </w:r>
      <w:r w:rsidR="009A531F" w:rsidRPr="001A2EB4">
        <w:rPr>
          <w:vertAlign w:val="subscript"/>
        </w:rPr>
        <w:t>Zn</w:t>
      </w:r>
      <w:proofErr w:type="spellEnd"/>
      <w:r w:rsidR="009A531F" w:rsidRPr="009A531F">
        <w:t>​, yields:</w:t>
      </w:r>
    </w:p>
    <w:p w14:paraId="7A4E3A78" w14:textId="10C991DD"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rPr>
              <m:t xml:space="preserve">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sSub>
          <m:sSubPr>
            <m:ctrlPr>
              <w:rPr>
                <w:rFonts w:ascii="Cambria Math" w:hAnsi="Cambria Math"/>
              </w:rPr>
            </m:ctrlPr>
          </m:sSubPr>
          <m:e>
            <m:r>
              <w:rPr>
                <w:rFonts w:ascii="Cambria Math" w:hAnsi="Cambria Math"/>
              </w:rPr>
              <m:t>v</m:t>
            </m:r>
          </m:e>
          <m:sub>
            <m:r>
              <w:rPr>
                <w:rFonts w:ascii="Cambria Math" w:hAnsi="Cambria Math"/>
              </w:rPr>
              <m:t>n</m:t>
            </m:r>
          </m:sub>
        </m:sSub>
      </m:oMath>
      <w:r w:rsidR="00E54A50" w:rsidRPr="001A2EB4">
        <w:rPr>
          <w:rFonts w:cs="Times New Roman"/>
        </w:rPr>
        <w:tab/>
        <w:t>(1</w:t>
      </w:r>
      <w:r w:rsidR="007432DD" w:rsidRPr="001A2EB4">
        <w:rPr>
          <w:rFonts w:cs="Times New Roman"/>
        </w:rPr>
        <w:t>4</w:t>
      </w:r>
      <w:r w:rsidR="00E54A50" w:rsidRPr="001A2EB4">
        <w:rPr>
          <w:rFonts w:cs="Times New Roman"/>
        </w:rPr>
        <w:t>)</w:t>
      </w:r>
    </w:p>
    <w:p w14:paraId="21A8FB58" w14:textId="270FAF77" w:rsidR="00D26518" w:rsidRPr="001A2EB4" w:rsidRDefault="00D26518" w:rsidP="009A47D6">
      <w:pPr>
        <w:pStyle w:val="BodyText"/>
        <w:ind w:firstLine="0"/>
      </w:pPr>
      <w:r w:rsidRPr="001A2EB4">
        <w:lastRenderedPageBreak/>
        <w:t xml:space="preserve">Oxygen consumption is represented by the interface-localized sink in </w:t>
      </w:r>
      <w:r w:rsidRPr="009A47D6">
        <w:rPr>
          <w:b/>
          <w:bCs/>
        </w:rPr>
        <w:t>Equation 7</w:t>
      </w:r>
      <w:r w:rsidRPr="001A2EB4">
        <w:t xml:space="preserve">. As oxygen transport to the interface becomes restricted, the interfacial oxygen concentration decreases, thereby reducing both the ORR flux and the interface recession velocity. Therefore, no separate velocity cap or rate-selection criterion is required. The transition from reaction-controlled to diffusion-controlled degradation emerges naturally from the depletion of interfacial oxygen and its coupling with transport processes </w:t>
      </w:r>
      <w:r w:rsidRPr="009A47D6">
        <w:rPr>
          <w:b/>
          <w:bCs/>
        </w:rPr>
        <w:t>(Section S1)</w:t>
      </w:r>
      <w:r w:rsidRPr="001A2EB4">
        <w:t>. Through this formulation, interface recession, oxygen consumption, Zn²⁺ release, OH⁻ generation, and corrosion-product growth are governed by a single oxygen-reduction flux, ensuring a mechanistically consistent link between interfacial chemistry, mass transport, and degradation kinetics.</w:t>
      </w:r>
    </w:p>
    <w:p w14:paraId="11E93CDF" w14:textId="77777777" w:rsidR="008F2761" w:rsidRPr="001A2EB4" w:rsidRDefault="008F2761" w:rsidP="001F250F">
      <w:pPr>
        <w:pStyle w:val="BodyText"/>
        <w:ind w:firstLine="0"/>
      </w:pP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6ABF29D2" w14:textId="77777777"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Parametrically generated implant geometries were discretized into tetrahedral meshes and embedded within a 30 × 30 × 30 mm electrolyte domain</w:t>
      </w:r>
      <w:r w:rsidR="00024712" w:rsidRPr="001A2EB4">
        <w:t>,</w:t>
      </w:r>
      <w:r w:rsidR="00024712" w:rsidRPr="001A2EB4">
        <w:t xml:space="preserve"> identical for the disc and the stent and larger than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0.2% with further refinement (</w:t>
      </w:r>
      <w:r w:rsidRPr="00FD7271">
        <w:rPr>
          <w:b/>
          <w:bCs/>
        </w:rPr>
        <w:t>Section S2</w:t>
      </w:r>
      <w:r w:rsidRPr="001A2EB4">
        <w:t>).</w:t>
      </w:r>
    </w:p>
    <w:p w14:paraId="17BAEB51" w14:textId="7AD7EC09"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 The 48 h medium renewal used in the immersion tests was not modeled explicitly; instead, dissolved oxygen was assumed to be continuously replenished at the electrolyte–air interface</w:t>
      </w:r>
      <w:r w:rsidR="00442207">
        <w:t xml:space="preserve"> and </w:t>
      </w:r>
      <w:r w:rsidRPr="001A2EB4">
        <w:t xml:space="preserve">no natural convection was considered (static conditions).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normalized corrosion-product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lastRenderedPageBreak/>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2F52CE" w:rsidRPr="001A2EB4">
        <w:rPr>
          <w:b/>
          <w:bCs/>
        </w:rPr>
        <w:t xml:space="preserve">Table </w:t>
      </w:r>
      <w:r w:rsidR="002F52CE">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 xml:space="preserve">used in the simulations. </w:t>
      </w:r>
    </w:p>
    <w:p w14:paraId="5BC5B0D0" w14:textId="77777777" w:rsidR="00633455" w:rsidRPr="001A2EB4" w:rsidRDefault="00633455" w:rsidP="00D26518">
      <w:pPr>
        <w:pStyle w:val="BodyText"/>
        <w:ind w:firstLine="0"/>
      </w:pPr>
    </w:p>
    <w:p w14:paraId="6B0F207C" w14:textId="6947678B"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118"/>
        <w:gridCol w:w="1702"/>
        <w:gridCol w:w="2849"/>
        <w:gridCol w:w="1403"/>
      </w:tblGrid>
      <w:tr w:rsidR="00E54A50" w:rsidRPr="001A2EB4" w14:paraId="5E15812C" w14:textId="77777777" w:rsidTr="00382515">
        <w:trPr>
          <w:cantSplit/>
          <w:trHeight w:val="397"/>
          <w:tblHeader/>
        </w:trPr>
        <w:tc>
          <w:tcPr>
            <w:tcW w:w="1719"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938"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570"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382515">
        <w:trPr>
          <w:cantSplit/>
          <w:trHeight w:val="397"/>
        </w:trPr>
        <w:tc>
          <w:tcPr>
            <w:tcW w:w="1719"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938"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570"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382515">
        <w:trPr>
          <w:cantSplit/>
          <w:trHeight w:val="397"/>
        </w:trPr>
        <w:tc>
          <w:tcPr>
            <w:tcW w:w="1719"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938"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570"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3B8B09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{"citationID":"bkkoCSJb","properties":{"unsorted":false,"formattedCitation":"\\super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25641E69" w14:textId="77777777" w:rsidTr="00382515">
        <w:trPr>
          <w:cantSplit/>
          <w:trHeight w:val="397"/>
        </w:trPr>
        <w:tc>
          <w:tcPr>
            <w:tcW w:w="1719"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938"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570"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651BD4D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{"citationID":"fY7GQsE5","properties":{"unsorted":false,"formattedCitation":"\\super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F7DDBD" w14:textId="77777777" w:rsidTr="00382515">
        <w:trPr>
          <w:cantSplit/>
          <w:trHeight w:val="397"/>
        </w:trPr>
        <w:tc>
          <w:tcPr>
            <w:tcW w:w="1719"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938"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570"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382515">
        <w:trPr>
          <w:cantSplit/>
          <w:trHeight w:val="397"/>
        </w:trPr>
        <w:tc>
          <w:tcPr>
            <w:tcW w:w="1719"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938"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570"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28043ABB"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{"citationID":"Vft5a5IP","properties":{"unsorted":false,"formattedCitation":"\\super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BA80CF3" w14:textId="77777777" w:rsidTr="00382515">
        <w:trPr>
          <w:cantSplit/>
          <w:trHeight w:val="397"/>
        </w:trPr>
        <w:tc>
          <w:tcPr>
            <w:tcW w:w="1719"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938"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570"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25CA0C1E"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{"citationID":"l2tMpFrk","properties":{"unsorted":false,"formattedCitation":"\\super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1D9E7D7" w14:textId="77777777" w:rsidTr="00382515">
        <w:trPr>
          <w:cantSplit/>
          <w:trHeight w:val="397"/>
        </w:trPr>
        <w:tc>
          <w:tcPr>
            <w:tcW w:w="1719"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938"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570"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20AB05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{"citationID":"NlQlyJ8K","properties":{"unsorted":false,"formattedCitation":"\\super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FEF8402" w14:textId="77777777" w:rsidTr="00382515">
        <w:trPr>
          <w:cantSplit/>
          <w:trHeight w:val="397"/>
        </w:trPr>
        <w:tc>
          <w:tcPr>
            <w:tcW w:w="1719"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938"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570"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686D8C3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{"citationID":"m13lUIve","properties":{"unsorted":false,"formattedCitation":"\\super [33]\\nosupersub{}","plainCitation":"[33]","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[33]</w:t>
            </w:r>
            <w:r w:rsidRPr="001A2EB4">
              <w:rPr>
                <w:rFonts w:cs="Times New Roman"/>
                <w:sz w:val="22"/>
                <w:szCs w:val="22"/>
              </w:rPr>
              <w:fldChar w:fldCharType="end"/>
            </w:r>
          </w:p>
        </w:tc>
      </w:tr>
      <w:tr w:rsidR="00E54A50" w:rsidRPr="001A2EB4" w14:paraId="3BC5B4F6" w14:textId="77777777" w:rsidTr="00382515">
        <w:trPr>
          <w:cantSplit/>
          <w:trHeight w:val="397"/>
        </w:trPr>
        <w:tc>
          <w:tcPr>
            <w:tcW w:w="1719"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938"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570"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382515">
        <w:trPr>
          <w:cantSplit/>
          <w:trHeight w:val="397"/>
        </w:trPr>
        <w:tc>
          <w:tcPr>
            <w:tcW w:w="1719"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938"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570" w:type="pct"/>
          </w:tcPr>
          <w:p w14:paraId="0973758D" w14:textId="20108580" w:rsidR="00E54A50" w:rsidRPr="001A2EB4" w:rsidRDefault="00E54A50" w:rsidP="00641024">
            <w:pPr>
              <w:pStyle w:val="Compact"/>
              <w:spacing w:before="0" w:after="0" w:line="240" w:lineRule="auto"/>
              <w:jc w:val="left"/>
              <w:rPr>
                <w:rFonts w:cs="Times New Roman"/>
                <w:sz w:val="22"/>
                <w:szCs w:val="22"/>
              </w:rPr>
            </w:pPr>
            <w:r>
              <w:rPr>
                <w:rFonts w:cs="Times New Roman"/>
                <w:sz w:val="22"/>
                <w:szCs w:val="22"/>
              </w:rPr>
              <w:t>5</w:t>
            </w:r>
            <w:r w:rsidRPr="001A2EB4">
              <w:rPr>
                <w:rFonts w:cs="Times New Roman"/>
                <w:sz w:val="22"/>
                <w:szCs w:val="22"/>
              </w:rPr>
              <w:t>.</w:t>
            </w:r>
            <w:r>
              <w:rPr>
                <w:rFonts w:cs="Times New Roman"/>
                <w:sz w:val="22"/>
                <w:szCs w:val="22"/>
              </w:rPr>
              <w:t>606</w:t>
            </w:r>
            <w:r w:rsidRPr="001A2EB4">
              <w:rPr>
                <w:rFonts w:cs="Times New Roman"/>
                <w:sz w:val="22"/>
                <w:szCs w:val="22"/>
              </w:rPr>
              <w:t> g cm</w:t>
            </w:r>
            <w:r w:rsidRPr="001A2EB4">
              <w:rPr>
                <w:rFonts w:cs="Times New Roman"/>
                <w:sz w:val="22"/>
                <w:szCs w:val="22"/>
                <w:vertAlign w:val="superscript"/>
              </w:rPr>
              <w:t>−3</w:t>
            </w:r>
          </w:p>
        </w:tc>
        <w:tc>
          <w:tcPr>
            <w:tcW w:w="774" w:type="pct"/>
          </w:tcPr>
          <w:p w14:paraId="2D7165F6" w14:textId="292CFBF3"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{"citationID":"hHwQHmrQ","properties":{"unsorted":false,"formattedCitation":"\\super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B458A6" w14:textId="77777777" w:rsidTr="00382515">
        <w:trPr>
          <w:cantSplit/>
          <w:trHeight w:val="397"/>
        </w:trPr>
        <w:tc>
          <w:tcPr>
            <w:tcW w:w="1719"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938"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570"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30970F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{"citationID":"oOAQfSGY","properties":{"unsorted":false,"formattedCitation":"\\super [34]\\nosupersub{}","plainCitation":"[34]","noteIndex":0},"citationItems":[{"id":4093,"uris":["http://zotero.org/users/16939557/items/UL4PDBDZ"],"itemData":{"id":4093,"type":"article-journal","abstract":"Porous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[34]</w:t>
            </w:r>
            <w:r w:rsidRPr="001A2EB4">
              <w:rPr>
                <w:rFonts w:cs="Times New Roman"/>
                <w:sz w:val="22"/>
                <w:szCs w:val="22"/>
              </w:rPr>
              <w:fldChar w:fldCharType="end"/>
            </w:r>
          </w:p>
        </w:tc>
      </w:tr>
      <w:tr w:rsidR="00E54A50" w:rsidRPr="001A2EB4" w14:paraId="35DD48AA" w14:textId="77777777" w:rsidTr="00382515">
        <w:trPr>
          <w:cantSplit/>
          <w:trHeight w:val="397"/>
        </w:trPr>
        <w:tc>
          <w:tcPr>
            <w:tcW w:w="1719"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938"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570" w:type="pct"/>
          </w:tcPr>
          <w:p w14:paraId="115F0D1C" w14:textId="61F4CCFB" w:rsidR="00E54A50" w:rsidRPr="001A2EB4" w:rsidRDefault="00E54A50" w:rsidP="00CB5BB3">
            <w:pPr>
              <w:pStyle w:val="Compact"/>
              <w:spacing w:before="0" w:after="0"/>
              <w:jc w:val="left"/>
              <w:rPr>
                <w:rFonts w:cs="Times New Roman"/>
                <w:sz w:val="22"/>
                <w:szCs w:val="22"/>
              </w:rPr>
            </w:pPr>
            <w:r>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01984D80"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1F250F">
              <w:rPr>
                <w:rFonts w:cs="Times New Roman"/>
                <w:sz w:val="22"/>
                <w:vertAlign w:val="superscript"/>
              </w:rPr>
              <w:instrText xml:space="preserve"> ADDIN ZOTERO_ITEM CSL_CITATION {"citationID":"Au8QZnxE","properties":{"unsorted":false,"formattedCitation":"\\super [35]\\nosupersub{}","plainCitation":"[35]","noteIndex":0},"citationItems":[{"id":3991,"uris":["http://zotero.org/users/16939557/items/PJ5WSM85"],"itemData":{"id":3991,"type":"chapter","abstract":"Abstract\n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1F250F" w:rsidRPr="001F250F">
              <w:rPr>
                <w:rFonts w:cs="Times New Roman"/>
                <w:sz w:val="22"/>
                <w:vertAlign w:val="superscript"/>
              </w:rPr>
              <w:t>[35]</w:t>
            </w:r>
            <w:r w:rsidRPr="001A2EB4">
              <w:rPr>
                <w:rFonts w:cs="Times New Roman"/>
                <w:sz w:val="22"/>
                <w:vertAlign w:val="superscript"/>
              </w:rPr>
              <w:fldChar w:fldCharType="end"/>
            </w:r>
          </w:p>
          <w:p w14:paraId="3C66266F" w14:textId="7E61537C"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1F250F">
              <w:rPr>
                <w:rFonts w:cs="Times New Roman"/>
                <w:sz w:val="22"/>
                <w:szCs w:val="22"/>
              </w:rPr>
              <w:instrText xml:space="preserve"> ADDIN ZOTERO_ITEM CSL_CITATION {"citationID":"9qIzsxfq","properties":{"unsorted":false,"formattedCitation":"\\super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F0159D2" w14:textId="77777777" w:rsidTr="00382515">
        <w:trPr>
          <w:cantSplit/>
          <w:trHeight w:val="397"/>
        </w:trPr>
        <w:tc>
          <w:tcPr>
            <w:tcW w:w="1719"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938"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570"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382515">
        <w:trPr>
          <w:cantSplit/>
          <w:trHeight w:val="397"/>
        </w:trPr>
        <w:tc>
          <w:tcPr>
            <w:tcW w:w="1719"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938"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570"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382515">
        <w:trPr>
          <w:cantSplit/>
          <w:trHeight w:val="397"/>
        </w:trPr>
        <w:tc>
          <w:tcPr>
            <w:tcW w:w="1719"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938"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570" w:type="pct"/>
          </w:tcPr>
          <w:p w14:paraId="71708B56" w14:textId="18C5065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r w:rsidRPr="008F2761">
              <w:rPr>
                <w:rFonts w:cs="Times New Roman"/>
                <w:sz w:val="22"/>
                <w:szCs w:val="22"/>
              </w:rPr>
              <w:t>1.42 × 10⁻⁷ mol</w:t>
            </w:r>
            <w:r w:rsidRPr="008F2761">
              <w:rPr>
                <w:rFonts w:cs="Times New Roman"/>
                <w:sz w:val="22"/>
                <w:szCs w:val="22"/>
              </w:rPr>
              <w:t xml:space="preserve"> mm⁻³</w:t>
            </w:r>
          </w:p>
        </w:tc>
        <w:tc>
          <w:tcPr>
            <w:tcW w:w="774" w:type="pct"/>
          </w:tcPr>
          <w:p w14:paraId="059E50EA" w14:textId="3C4462B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{"citationID":"ZtOdV6sS","properties":{"unsorted":false,"formattedCitation":"\\super [36]\\nosupersub{}","plainCitation":"[36]","noteIndex":0},"citationItems":[{"id":4092,"uris":["http://zotero.org/users/16939557/items/946AFXXG"],"itemData":{"id":4092,"type":"article-journal","abstract":"The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[36]</w:t>
            </w:r>
            <w:r w:rsidRPr="001A2EB4">
              <w:rPr>
                <w:rFonts w:cs="Times New Roman"/>
                <w:sz w:val="22"/>
                <w:szCs w:val="22"/>
              </w:rPr>
              <w:fldChar w:fldCharType="end"/>
            </w:r>
          </w:p>
        </w:tc>
      </w:tr>
      <w:tr w:rsidR="00E54A50" w:rsidRPr="001A2EB4" w14:paraId="2CEFE425" w14:textId="77777777" w:rsidTr="00382515">
        <w:trPr>
          <w:cantSplit/>
          <w:trHeight w:val="397"/>
        </w:trPr>
        <w:tc>
          <w:tcPr>
            <w:tcW w:w="1719"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938"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570" w:type="pct"/>
          </w:tcPr>
          <w:p w14:paraId="1BC5FFA1" w14:textId="5BC86A1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r w:rsidRPr="008F2761">
              <w:rPr>
                <w:rFonts w:cs="Times New Roman"/>
                <w:sz w:val="22"/>
                <w:szCs w:val="22"/>
              </w:rPr>
              <w:t>1.09 × 10⁻¹⁰ mol</w:t>
            </w:r>
            <w:r w:rsidRPr="008F2761">
              <w:rPr>
                <w:rFonts w:cs="Times New Roman"/>
                <w:sz w:val="22"/>
                <w:szCs w:val="22"/>
              </w:rPr>
              <w:t xml:space="preserve"> mm⁻³</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382515">
        <w:trPr>
          <w:cantSplit/>
          <w:trHeight w:val="397"/>
        </w:trPr>
        <w:tc>
          <w:tcPr>
            <w:tcW w:w="1719"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938"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570"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3CFEBF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{"citationID":"GVtRPvVm","properties":{"unsorted":false,"formattedCitation":"\\super [37]\\nosupersub{}","plainCitation":"[37]","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[37]</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7"/>
    <w:p w14:paraId="77E72313" w14:textId="77777777" w:rsidR="00E54A50" w:rsidRPr="001A2EB4" w:rsidRDefault="00E54A50" w:rsidP="000631D6">
      <w:pPr>
        <w:pStyle w:val="Heading2"/>
      </w:pPr>
      <w:r w:rsidRPr="001A2EB4">
        <w:t>Model Optimization and Calibration</w:t>
      </w:r>
    </w:p>
    <w:p w14:paraId="1EF45F4D" w14:textId="2810F7A1"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w:t>
      </w:r>
      <w:r w:rsidR="00435C38" w:rsidRPr="001A2EB4">
        <w:lastRenderedPageBreak/>
        <w:t xml:space="preserve">obtained from revised simulated body fluid (r-SBF) immersion experiments reported by Liu et al. </w:t>
      </w:r>
      <w:r w:rsidR="00435C38" w:rsidRPr="001A2EB4">
        <w:rPr>
          <w:rFonts w:cs="Times New Roman"/>
        </w:rPr>
        <w:fldChar w:fldCharType="begin"/>
      </w:r>
      <w:r w:rsidR="001F250F">
        <w:rPr>
          <w:rFonts w:cs="Times New Roman"/>
        </w:rPr>
        <w:instrText xml:space="preserve"> ADDIN ZOTERO_ITEM CSL_CITATION {"citationID":"4C0fw3Ct","properties":{"unsorted":false,"formattedCitation":"\\super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1F250F" w:rsidRPr="001F250F">
        <w:rPr>
          <w:rFonts w:cs="Times New Roman"/>
          <w:vertAlign w:val="superscript"/>
        </w:rPr>
        <w:t>[38]</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5374CA9F"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above and below the baseline values while the remaining parameters were held constant. The resulting changes in mass loss, corrosion-product saturation (F/Fₘₐₓ), and interfacial oxygen concentration were analyzed to </w:t>
      </w:r>
      <w:r w:rsidR="00952D2B" w:rsidRPr="001A2EB4">
        <w:t>investigate</w:t>
      </w:r>
      <w:r w:rsidRPr="001A2EB4">
        <w:t xml:space="preserve"> the roles of passivation, corrosion-product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11BBB4"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1F250F">
        <w:instrText xml:space="preserve"> ADDIN ZOTERO_ITEM CSL_CITATION {"citationID":"9eSARvh4","properties":{"unsorted":false,"formattedCitation":"\\super [39]\\nosupersub{}","plainCitation":"[39]","noteIndex":0},"citationItems":[{"id":3479,"uris":["http://zotero.org/users/16939557/items/VGDYQBA9"],"itemData":{"id":3479,"type":"article-journal","citation-key":"mostaedZincbasedAlloysDegradable2018","container-title":"Acta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1F250F" w:rsidRPr="001F250F">
        <w:rPr>
          <w:rFonts w:cs="Times New Roman"/>
          <w:vertAlign w:val="superscript"/>
        </w:rPr>
        <w:t>[39]</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2F52CE">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1C569946" w:rsidR="00241425" w:rsidRDefault="00241425" w:rsidP="000631D6">
      <w:pPr>
        <w:pStyle w:val="BodyText"/>
        <w:ind w:firstLine="0"/>
      </w:pPr>
    </w:p>
    <w:p w14:paraId="4142E680" w14:textId="3E918EB2" w:rsidR="004208A4" w:rsidRDefault="004208A4" w:rsidP="000631D6">
      <w:pPr>
        <w:pStyle w:val="BodyText"/>
        <w:ind w:firstLine="0"/>
      </w:pPr>
    </w:p>
    <w:p w14:paraId="711C2677" w14:textId="5FFCA155" w:rsidR="004208A4" w:rsidRDefault="004208A4" w:rsidP="000631D6">
      <w:pPr>
        <w:pStyle w:val="BodyText"/>
        <w:ind w:firstLine="0"/>
      </w:pPr>
    </w:p>
    <w:p w14:paraId="79C62EB0" w14:textId="42FA1CF5" w:rsidR="004208A4" w:rsidRDefault="004208A4" w:rsidP="000631D6">
      <w:pPr>
        <w:pStyle w:val="BodyText"/>
        <w:ind w:firstLine="0"/>
      </w:pPr>
    </w:p>
    <w:p w14:paraId="1035C922" w14:textId="7A71E6EE" w:rsidR="004208A4" w:rsidRDefault="004208A4" w:rsidP="000631D6">
      <w:pPr>
        <w:pStyle w:val="BodyText"/>
        <w:ind w:firstLine="0"/>
      </w:pPr>
    </w:p>
    <w:p w14:paraId="7EB52088" w14:textId="77777777" w:rsidR="004208A4" w:rsidRPr="001A2EB4" w:rsidRDefault="004208A4"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56FD767"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b/>
          <w:bCs/>
        </w:rPr>
        <w:fldChar w:fldCharType="begin"/>
      </w:r>
      <w:r w:rsidRPr="001A2EB4">
        <w:rPr>
          <w:rFonts w:cs="Times New Roman"/>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effective corrosion-product 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effective corrosion-product 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b/>
          <w:bCs/>
        </w:rPr>
        <w:fldChar w:fldCharType="begin"/>
      </w:r>
      <w:r w:rsidRPr="001A2EB4">
        <w:rPr>
          <w:rFonts w:cs="Times New Roman"/>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fldChar w:fldCharType="separate"/>
      </w:r>
      <w:r w:rsidR="00F60B2A" w:rsidRPr="00F60B2A">
        <w:rPr>
          <w:rFonts w:cs="Times New Roman"/>
          <w:vertAlign w:val="superscript"/>
        </w:rPr>
        <w:t>[21]</w:t>
      </w:r>
      <w:r w:rsidR="00B30658" w:rsidRPr="001A2EB4">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w:t>
      </w:r>
      <w:del w:id="14" w:author="Claude" w:date="2026-10-09T01:35:00Z">
        <w:r w:rsidR="00B710C6" w:rsidRPr="001A2EB4">
          <w:rPr>
            <w:rFonts w:cs="Times New Roman"/>
          </w:rPr>
          <w:delText xml:space="preserve"> </w:delText>
        </w:r>
      </w:del>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1B3D66">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B3D66">
        <w:rPr>
          <w:rFonts w:cs="Times New Roman"/>
        </w:rPr>
        <w:t>.</w:t>
      </w:r>
      <w:r w:rsidRPr="001A2EB4">
        <w:rPr>
          <w:rFonts w:cs="Times New Roman"/>
        </w:rPr>
        <w:t xml:space="preserve"> </w:t>
      </w:r>
    </w:p>
    <w:p w14:paraId="6A0951C6" w14:textId="5CEDC234"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 xml:space="preserve">Following the initial exploration of the admissible parameter space, the optimization rapidly reduced the RMSE from approximately 0.28% to below 0.05% and </w:t>
      </w:r>
      <w:r>
        <w:t>identified</w:t>
      </w:r>
      <w:r w:rsidR="00B31A12" w:rsidRPr="001A2EB4">
        <w:t xml:space="preserve"> </w:t>
      </w:r>
      <w:r>
        <w:t>a</w:t>
      </w:r>
      <w:r w:rsidR="00B31A12" w:rsidRPr="001A2EB4">
        <w:t xml:space="preserve"> </w:t>
      </w:r>
      <w:r>
        <w:t>distinct</w:t>
      </w:r>
      <w:r w:rsidR="00B31A12" w:rsidRPr="001A2EB4">
        <w:t xml:space="preserve"> </w:t>
      </w:r>
      <w:r>
        <w:t>optimum</w:t>
      </w:r>
      <w:r w:rsidR="00B31A12" w:rsidRPr="001A2EB4">
        <w:t xml:space="preserve"> </w:t>
      </w:r>
      <w:r>
        <w:t>after</w:t>
      </w:r>
      <w:r w:rsidR="00B31A12" w:rsidRPr="001A2EB4">
        <w:t xml:space="preserve"> 22</w:t>
      </w:r>
      <w:r>
        <w:t xml:space="preserve">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w:t>
      </w:r>
      <w:r>
        <w:t>, indicating stable convergence rather than continued sensitivity to parameter exploration</w:t>
      </w:r>
      <w:r w:rsidR="00B31A12" w:rsidRPr="001A2EB4">
        <w:t>.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 xml:space="preserve">2% against the calibration dataset. These results show that the proposed three-parameter framework can closely reproduce the calibration measurements. The </w:t>
      </w:r>
      <w:r>
        <w:t xml:space="preserve">combination of </w:t>
      </w:r>
      <w:r w:rsidR="00B31A12" w:rsidRPr="001A2EB4">
        <w:t>low calibration error</w:t>
      </w:r>
      <w:r>
        <w:t xml:space="preserve"> and rapid convergence</w:t>
      </w:r>
      <w:r w:rsidR="00B31A12" w:rsidRPr="001A2EB4">
        <w:t xml:space="preserve"> supports the framework’s potential as a basis for predictive Zn biodegradation modeling, subject to independent validation.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lastRenderedPageBreak/>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26B8E943" w:rsidR="0090588D" w:rsidRPr="001A2EB4" w:rsidRDefault="0090588D" w:rsidP="0090588D">
      <w:pPr>
        <w:pStyle w:val="Captions"/>
      </w:pPr>
      <w:bookmarkStart w:id="15"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3</w:t>
      </w:r>
      <w:r w:rsidRPr="001A2EB4">
        <w:rPr>
          <w:b/>
          <w:bCs/>
        </w:rPr>
        <w:fldChar w:fldCharType="end"/>
      </w:r>
      <w:bookmarkEnd w:id="15"/>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6FED57CD" w:rsidR="0090588D" w:rsidRPr="001A2EB4" w:rsidRDefault="0090588D" w:rsidP="001212AC">
      <w:pPr>
        <w:pStyle w:val="Captions"/>
        <w:keepNext/>
        <w:rPr>
          <w:i/>
        </w:rPr>
      </w:pPr>
      <w:bookmarkStart w:id="16" w:name="_Ref238636197"/>
      <w:bookmarkStart w:id="17"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2</w:t>
      </w:r>
      <w:r w:rsidRPr="001A2EB4">
        <w:rPr>
          <w:b/>
          <w:bCs/>
        </w:rPr>
        <w:fldChar w:fldCharType="end"/>
      </w:r>
      <w:bookmarkEnd w:id="16"/>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7E6198CE"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1B3D66" w:rsidRPr="001B3D66">
              <w:rPr>
                <w:rFonts w:cs="Times New Roman"/>
                <w:sz w:val="22"/>
                <w:szCs w:val="22"/>
              </w:rPr>
              <w:t>1×10⁴, 8×10⁵</w:t>
            </w:r>
            <w:r w:rsidRPr="001A2EB4">
              <w:rPr>
                <w:rFonts w:cs="Times New Roman"/>
                <w:sz w:val="22"/>
                <w:szCs w:val="22"/>
              </w:rPr>
              <w:t>]</w:t>
            </w:r>
          </w:p>
        </w:tc>
        <w:tc>
          <w:tcPr>
            <w:tcW w:w="1403" w:type="pct"/>
          </w:tcPr>
          <w:p w14:paraId="08F7AE1D" w14:textId="577F7D26" w:rsidR="0090588D" w:rsidRPr="001A2EB4" w:rsidRDefault="001B3D66" w:rsidP="00E1667A">
            <w:pPr>
              <w:pStyle w:val="Compact"/>
              <w:spacing w:line="240" w:lineRule="auto"/>
              <w:jc w:val="left"/>
              <w:rPr>
                <w:rFonts w:cs="Times New Roman"/>
                <w:sz w:val="22"/>
                <w:szCs w:val="22"/>
              </w:rPr>
            </w:pPr>
            <w:r w:rsidRPr="001B3D66">
              <w:rPr>
                <w:rFonts w:cs="Times New Roman"/>
                <w:sz w:val="22"/>
                <w:szCs w:val="22"/>
              </w:rPr>
              <w:t>3×10⁵</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3450A910" w:rsidR="0090588D" w:rsidRPr="001A2EB4" w:rsidRDefault="00BB288D" w:rsidP="00E1667A">
            <w:pPr>
              <w:pStyle w:val="Compact"/>
              <w:spacing w:line="240" w:lineRule="auto"/>
              <w:jc w:val="left"/>
              <w:rPr>
                <w:rFonts w:cs="Times New Roman"/>
                <w:sz w:val="22"/>
                <w:szCs w:val="22"/>
              </w:rPr>
            </w:pPr>
            <m:oMathPara>
              <m:oMath>
                <m:r>
                  <w:rPr>
                    <w:rFonts w:ascii="Cambria Math" w:hAnsi="Cambria Math" w:cs="Times New Roman"/>
                    <w:sz w:val="22"/>
                    <w:szCs w:val="22"/>
                  </w:rPr>
                  <m:t>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317236B8"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1B3D66" w:rsidRPr="001B3D66">
              <w:rPr>
                <w:rFonts w:cs="Times New Roman"/>
                <w:sz w:val="22"/>
                <w:szCs w:val="22"/>
              </w:rPr>
              <w:t>2×10⁷, 4×10⁸</w:t>
            </w:r>
            <w:r w:rsidRPr="001A2EB4">
              <w:rPr>
                <w:rFonts w:cs="Times New Roman"/>
                <w:sz w:val="22"/>
                <w:szCs w:val="22"/>
              </w:rPr>
              <w:t>]</w:t>
            </w:r>
          </w:p>
        </w:tc>
        <w:tc>
          <w:tcPr>
            <w:tcW w:w="1403" w:type="pct"/>
          </w:tcPr>
          <w:p w14:paraId="45745734" w14:textId="75E30467" w:rsidR="0090588D" w:rsidRPr="001A2EB4" w:rsidRDefault="001B3D66" w:rsidP="00E1667A">
            <w:pPr>
              <w:pStyle w:val="Compact"/>
              <w:spacing w:line="240" w:lineRule="auto"/>
              <w:jc w:val="left"/>
              <w:rPr>
                <w:rFonts w:cs="Times New Roman"/>
                <w:sz w:val="22"/>
                <w:szCs w:val="22"/>
              </w:rPr>
            </w:pPr>
            <w:r w:rsidRPr="001B3D66">
              <w:rPr>
                <w:rFonts w:cs="Times New Roman"/>
                <w:sz w:val="22"/>
                <w:szCs w:val="22"/>
              </w:rPr>
              <w:t>1×10⁸</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457E7493"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1B3D66" w:rsidRPr="001B3D66">
              <w:rPr>
                <w:rFonts w:cs="Times New Roman"/>
                <w:sz w:val="22"/>
                <w:szCs w:val="22"/>
              </w:rPr>
              <w:t>8, 800</w:t>
            </w:r>
            <w:r w:rsidRPr="001A2EB4">
              <w:rPr>
                <w:rFonts w:cs="Times New Roman"/>
                <w:sz w:val="22"/>
                <w:szCs w:val="22"/>
              </w:rPr>
              <w:t>]</w:t>
            </w:r>
          </w:p>
        </w:tc>
        <w:tc>
          <w:tcPr>
            <w:tcW w:w="1403" w:type="pct"/>
          </w:tcPr>
          <w:p w14:paraId="2697C478" w14:textId="035CC0AB" w:rsidR="0090588D" w:rsidRPr="001A2EB4" w:rsidRDefault="001B3D66" w:rsidP="00E1667A">
            <w:pPr>
              <w:pStyle w:val="Compact"/>
              <w:spacing w:line="240" w:lineRule="auto"/>
              <w:jc w:val="left"/>
              <w:rPr>
                <w:rFonts w:cs="Times New Roman"/>
                <w:sz w:val="22"/>
                <w:szCs w:val="22"/>
              </w:rPr>
            </w:pPr>
            <w:r w:rsidRPr="001B3D66">
              <w:rPr>
                <w:rFonts w:cs="Times New Roman"/>
                <w:sz w:val="22"/>
                <w:szCs w:val="22"/>
              </w:rPr>
              <w:t>80</w:t>
            </w:r>
          </w:p>
        </w:tc>
      </w:tr>
      <w:bookmarkEnd w:id="17"/>
    </w:tbl>
    <w:p w14:paraId="1D477EF3" w14:textId="77777777" w:rsidR="0090588D" w:rsidRPr="001A2EB4" w:rsidRDefault="0090588D" w:rsidP="0090588D">
      <w:pPr>
        <w:pStyle w:val="BodyText"/>
        <w:ind w:firstLine="0"/>
      </w:pPr>
    </w:p>
    <w:p w14:paraId="4A960038" w14:textId="5F7D335B"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del w:id="18" w:author="Claude" w:date="2026-10-08T23:42:00Z">
        <w:r>
          <w:rPr>
            <w:rFonts w:cs="Times New Roman"/>
          </w:rPr>
          <w:delText>,</w:delText>
        </w:r>
      </w:del>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where </w:t>
      </w:r>
      <w:r w:rsidR="007600C0" w:rsidRPr="001A2EB4">
        <w:rPr>
          <w:rFonts w:cs="Times New Roman"/>
        </w:rPr>
        <w:t xml:space="preserve">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5A635B1C" w:rsidR="00F10625" w:rsidRPr="001A2EB4" w:rsidRDefault="0058436A" w:rsidP="00124B18">
      <w:pPr>
        <w:pStyle w:val="BodyText"/>
      </w:pPr>
      <w:r w:rsidRPr="0058436A">
        <w:t>The associated corrosion-product saturation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corrosion-product growth term, resulting in faster corrosion-product accumulation and greater corrosion-product </w:t>
      </w:r>
      <w:r w:rsidR="005B7B5E" w:rsidRPr="001A2EB4">
        <w:lastRenderedPageBreak/>
        <w:t>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corrosion-product dissolution term, reducing corrosion-product retention and leading to lower corrosion-product saturation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however, caused only modest changes in corrosion-product saturation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because oxygen reduction influences corrosion-product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corrosion-product formation and dissolution, making </w:t>
      </w:r>
      <w:r w:rsidR="008E5454">
        <w:t xml:space="preserve">corrosion-product saturation </w:t>
      </w:r>
      <w:r w:rsidR="005B7B5E" w:rsidRPr="001A2EB4">
        <w:t xml:space="preserve">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DFD46EF"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Conditions that promoted greater corrosion-product saturation,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 products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2F52CE" w:rsidRPr="002F52CE">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where accelerated cathodic oxygen consumption reduced interfacial oxygen concentrations despite only modest changes in corrosion-product saturation.</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2F52CE" w:rsidRPr="001A2EB4">
        <w:rPr>
          <w:b/>
          <w:bCs/>
        </w:rPr>
        <w:t xml:space="preserve">Figure </w:t>
      </w:r>
      <w:r w:rsidR="002F52CE">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lastRenderedPageBreak/>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66900EEE" w:rsidR="000631D6" w:rsidRPr="001A2EB4" w:rsidRDefault="000631D6" w:rsidP="000631D6">
      <w:pPr>
        <w:pStyle w:val="Captions"/>
        <w:rPr>
          <w:rFonts w:cs="Times New Roman"/>
        </w:rPr>
      </w:pPr>
      <w:bookmarkStart w:id="19"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4</w:t>
      </w:r>
      <w:r w:rsidRPr="001A2EB4">
        <w:rPr>
          <w:b/>
          <w:bCs/>
        </w:rPr>
        <w:fldChar w:fldCharType="end"/>
      </w:r>
      <w:bookmarkEnd w:id="19"/>
      <w:r w:rsidRPr="001A2EB4">
        <w:rPr>
          <w:b/>
          <w:bCs/>
        </w:rPr>
        <w:t>.</w:t>
      </w:r>
      <w:r w:rsidRPr="001A2EB4">
        <w:t xml:space="preserve"> Local parameter sweeps of kinetic parameters. Panels (a–c) show cumulative mass loss (%), panels (d–f) show the normalized corrosion-product saturation, F/Fₘₐₓ (%), and panels (g–</w:t>
      </w:r>
      <w:proofErr w:type="spellStart"/>
      <w:r w:rsidRPr="001A2EB4">
        <w:t>i</w:t>
      </w:r>
      <w:proofErr w:type="spellEnd"/>
      <w:r w:rsidRPr="001A2EB4">
        <w:t>)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51983772"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Table </w:t>
      </w:r>
      <w:r w:rsidR="002F52CE">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1F250F">
        <w:rPr>
          <w:rFonts w:cs="Times New Roman"/>
        </w:rPr>
        <w:instrText xml:space="preserve"> ADDIN ZOTERO_ITEM CSL_CITATION {"citationID":"LQYpQdDy","properties":{"unsorted":false,"formattedCitation":"\\super [38,40]\\nosupersub{}","plainCitation":"[38,40]","noteIndex":0},"citationItems":[{"id":2423,"uris":["http://zotero.org/users/16939557/items/CXTYID6S"],"itemData":{"id":2423,"type":"article-journal","citation-key":"mengInitialFormationCorrosion2019","container-title":"Bioactive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1F250F" w:rsidRPr="001F250F">
        <w:rPr>
          <w:rFonts w:cs="Times New Roman"/>
          <w:vertAlign w:val="superscript"/>
        </w:rPr>
        <w:t>[38,40]</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5B74C020"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lastRenderedPageBreak/>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027130D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EED767E"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Corrosion products progressively accumulated near the Zn surface, forming a diffuse corrosion-product accumulation by 168 h and developing into a homogenized corrosion-product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near-surface corrosion-product field developed,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corrosion-product-induced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1F250F">
        <w:instrText xml:space="preserve"> ADDIN ZOTERO_ITEM CSL_CITATION {"citationID":"Z8FXhBbL","properties":{"unsorted":false,"formattedCitation":"\\super [40]\\nosupersub{}","plainCitation":"[40]","noteIndex":0},"citationItems":[{"id":2423,"uris":["http://zotero.org/users/16939557/items/CXTYID6S"],"itemData":{"id":2423,"type":"article-journal","citation-key":"mengInitialFormationCorrosion2019","container-title":"Bioactive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1F250F" w:rsidRPr="001F250F">
        <w:rPr>
          <w:rFonts w:cs="Times New Roman"/>
          <w:vertAlign w:val="superscript"/>
        </w:rPr>
        <w:t>[40]</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lastRenderedPageBreak/>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ADCA70C"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1F250F">
        <w:instrText xml:space="preserve"> ADDIN ZOTERO_ITEM CSL_CITATION {"citationID":"zWLvEZL3","properties":{"unsorted":false,"formattedCitation":"\\super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1F250F" w:rsidRPr="001F250F">
        <w:rPr>
          <w:rFonts w:cs="Times New Roman"/>
          <w:szCs w:val="24"/>
          <w:vertAlign w:val="superscript"/>
        </w:rPr>
        <w:t>[38]</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5CC46ED"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literature 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1F250F">
        <w:rPr>
          <w:rFonts w:cs="Times New Roman"/>
        </w:rPr>
        <w:instrText xml:space="preserve"> ADDIN ZOTERO_ITEM CSL_CITATION {"citationID":"TNsDeudZ","properties":{"unsorted":false,"formattedCitation":"\\super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1F250F" w:rsidRPr="001F250F">
        <w:rPr>
          <w:rFonts w:cs="Times New Roman"/>
          <w:vertAlign w:val="superscript"/>
        </w:rPr>
        <w:t>[38]</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2F52CE" w:rsidRPr="001A2EB4">
        <w:rPr>
          <w:b/>
          <w:bCs/>
        </w:rPr>
        <w:t xml:space="preserve">Figure </w:t>
      </w:r>
      <w:r w:rsidR="002F52CE">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ins w:id="23" w:author="Claude" w:date="2026-10-08T20:38:00Z">
        <w:r w:rsidRPr="001A2EB4">
          <w:rPr>
            <w:rFonts w:cs="Times New Roman"/>
          </w:rPr>
          <w:t>,</w:t>
        </w:r>
      </w:ins>
      <w:r w:rsidRPr="001A2EB4">
        <w:rPr>
          <w:rFonts w:cs="Times New Roman"/>
        </w:rPr>
        <w:t xml:space="preserve"> with errors at 336 h of 44% for Zn²⁺ and 2.8% for </w:t>
      </w:r>
      <w:proofErr w:type="spellStart"/>
      <w:r w:rsidRPr="001A2EB4">
        <w:rPr>
          <w:rFonts w:cs="Times New Roman"/>
        </w:rPr>
        <w:t>pH</w:t>
      </w:r>
      <w:del w:id="24" w:author="Claude" w:date="2026-10-08T20:38:00Z">
        <w:r>
          <w:rPr>
            <w:rFonts w:cs="Times New Roman"/>
          </w:rPr>
          <w:delText>)</w:delText>
        </w:r>
      </w:del>
      <w:r w:rsidRPr="001A2EB4">
        <w:rPr>
          <w:rFonts w:cs="Times New Roman"/>
        </w:rPr>
        <w:t>.</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lastRenderedPageBreak/>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5BF16D2D"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S8</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736366CC"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2F52CE" w:rsidRPr="001A2EB4">
        <w:rPr>
          <w:b/>
          <w:bCs/>
        </w:rPr>
        <w:t xml:space="preserve">Figure </w:t>
      </w:r>
      <w:r w:rsidR="002F52CE">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7CBD23EE" w:rsidR="00FE72EC" w:rsidRPr="001A2EB4" w:rsidRDefault="000631D6" w:rsidP="00FE72EC">
      <w:pPr>
        <w:pStyle w:val="Captions"/>
      </w:pPr>
      <w:bookmarkStart w:id="25"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6</w:t>
      </w:r>
      <w:r w:rsidRPr="001A2EB4">
        <w:rPr>
          <w:b/>
          <w:bCs/>
        </w:rPr>
        <w:fldChar w:fldCharType="end"/>
      </w:r>
      <w:bookmarkEnd w:id="25"/>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4297CA8E"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2F52CE" w:rsidRPr="001A2EB4">
        <w:rPr>
          <w:b/>
          <w:bCs/>
        </w:rPr>
        <w:t xml:space="preserve">Figure </w:t>
      </w:r>
      <w:r w:rsidR="002F52CE">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2F52CE" w:rsidRPr="001A2EB4">
        <w:rPr>
          <w:b/>
          <w:bCs/>
        </w:rPr>
        <w:t xml:space="preserve">Figure </w:t>
      </w:r>
      <w:r w:rsidR="002F52CE">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153F382A"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2F52CE" w:rsidRPr="001A2EB4">
        <w:rPr>
          <w:b/>
          <w:bCs/>
        </w:rPr>
        <w:t xml:space="preserve">Figure </w:t>
      </w:r>
      <w:r w:rsidR="002F52CE">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lastRenderedPageBreak/>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6"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7C3191CC" w:rsidR="000631D6" w:rsidRPr="001A2EB4" w:rsidRDefault="000631D6" w:rsidP="000631D6">
      <w:pPr>
        <w:pStyle w:val="Captions"/>
      </w:pPr>
      <w:bookmarkStart w:id="27"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7</w:t>
      </w:r>
      <w:r w:rsidRPr="001A2EB4">
        <w:rPr>
          <w:b/>
          <w:bCs/>
        </w:rPr>
        <w:fldChar w:fldCharType="end"/>
      </w:r>
      <w:bookmarkEnd w:id="27"/>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7B1A7866"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lastRenderedPageBreak/>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364012E6"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2.4 to 2.7 µm across the curved-wire configurations (30°, 90°, and 150° arcs) and from 2.1 to 2.4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lastRenderedPageBreak/>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764197DA" w:rsidR="00BC50F3" w:rsidRPr="001A2EB4" w:rsidRDefault="00BC50F3" w:rsidP="00BC50F3">
      <w:pPr>
        <w:pStyle w:val="Captions"/>
      </w:pPr>
      <w:bookmarkStart w:id="28"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8</w:t>
      </w:r>
      <w:r w:rsidRPr="001A2EB4">
        <w:rPr>
          <w:b/>
          <w:bCs/>
        </w:rPr>
        <w:fldChar w:fldCharType="end"/>
      </w:r>
      <w:bookmarkEnd w:id="28"/>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 (error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38C55277"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del w:id="29" w:author="Claude" w:date="2026-10-08T20:38:00Z">
        <w:r>
          <w:delText>-</w:delText>
        </w:r>
      </w:del>
      <w:r w:rsidR="005757F6">
        <w:t xml:space="preserve"> products are treated as a homogenized </w:t>
      </w:r>
      <w:proofErr w:type="spellStart"/>
      <w:r w:rsidR="005757F6">
        <w:t>ZnO</w:t>
      </w:r>
      <w:proofErr w:type="spellEnd"/>
      <w:r w:rsidR="005757F6">
        <w:t>-based field rather than a discrete surface film or a heterogeneous, composition-dependent structure, and phosphate-, carbonate-, calcium-, and chloride-containing phases</w:t>
      </w:r>
      <w:ins w:id="30" w:author="Claude" w:date="2026-10-08T20:38:00Z">
        <w:r w:rsidR="005757F6">
          <w:t>,</w:t>
        </w:r>
      </w:ins>
      <w:r w:rsidR="005757F6">
        <w:t xml:space="preserve"> which can form within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rsidRPr="00492114">
        <w:t xml:space="preserve">. Continuous oxygen replenishment at the electrolyte–air interface may not reflect the 48 h medium renewal used in the experiments, so the calibrated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492114" w:rsidRPr="00492114">
        <w:t xml:space="preserve"> is conditional on the assumed oxygen history</w:t>
      </w:r>
      <w:r w:rsidR="00492114" w:rsidRPr="00492114">
        <w:t>.</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Independent measurements of Zn²⁺ release by ICP and direct mechanism tests, such as film thickness from FIB or SEM cross-sections or stirred and different-O₂ experiments, were not performed and </w:t>
      </w:r>
      <w:r w:rsidR="008B5621">
        <w:t>can be used for further validation</w:t>
      </w:r>
      <w:r w:rsidR="005757F6" w:rsidRPr="005757F6">
        <w:t>.</w:t>
      </w:r>
      <w:r w:rsidR="005757F6" w:rsidRPr="005757F6">
        <w:t xml:space="preserve"> The computational electrolyte domain (30 × 30 × 30 mm, corresponding to 27 mL) is smaller than the experimental immersion volume (44 mL), which may introduce deviations in the predicted oxygen concentration field because of the reduced oxygen reservoir available in the simulation.</w:t>
      </w:r>
    </w:p>
    <w:p w14:paraId="3414BFB8" w14:textId="66383F0B"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high-fidelity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258DCCBE"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1F250F">
        <w:instrText xml:space="preserve"> ADDIN ZOTERO_ITEM CSL_CITATION {"citationID":"Zd9tPSIo","properties":{"unsorted":false,"formattedCitation":"\\super [41,42]\\nosupersub{}","plainCitation":"[41,42]","noteIndex":0},"citationItems":[{"id":5765,"uris":["http://zotero.org/users/16939557/items/FPYDBSXS"],"itemData":{"id":5765,"type":"article-journal","citation-key":"liOptimizingStructuralDesign2022","container-title":"Materials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1F250F" w:rsidRPr="001F250F">
        <w:rPr>
          <w:rFonts w:cs="Times New Roman"/>
          <w:vertAlign w:val="superscript"/>
        </w:rPr>
        <w:t>[41,42]</w:t>
      </w:r>
      <w:r w:rsidR="00160A10">
        <w:fldChar w:fldCharType="end"/>
      </w:r>
      <w:r w:rsidRPr="005757F6">
        <w:t>. For biodegradable implants</w:t>
      </w:r>
      <w:r w:rsidR="00FD7271">
        <w:t>,</w:t>
      </w:r>
      <w:r w:rsidRPr="005757F6">
        <w:t xml:space="preserve"> </w:t>
      </w:r>
      <w:r w:rsidR="002E4C03" w:rsidRPr="002E4C03">
        <w:t xml:space="preserve">this approach is insufficient because geometry, mass transport, and degradation evolve in a coupled manner, continuously altering the load-bearing architecture and its mechanical response. By explicitly resolving the influence of geometry on local oxygen </w:t>
      </w:r>
      <w:r w:rsidR="002E4C03" w:rsidRPr="002E4C03">
        <w:lastRenderedPageBreak/>
        <w:t>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bookmarkEnd w:id="26"/>
    <w:p w14:paraId="516B3B1A" w14:textId="77777777" w:rsidR="000631D6" w:rsidRPr="001A2EB4" w:rsidRDefault="000631D6" w:rsidP="000631D6">
      <w:pPr>
        <w:pStyle w:val="Heading1"/>
      </w:pPr>
      <w:r w:rsidRPr="001A2EB4">
        <w:t>Conclusions</w:t>
      </w:r>
    </w:p>
    <w:p w14:paraId="0E48EE87" w14:textId="5DFC256D" w:rsidR="00C5098B" w:rsidRDefault="005B5344" w:rsidP="0063546E">
      <w:pPr>
        <w:pStyle w:val="BodyText"/>
      </w:pPr>
      <w:bookmarkStart w:id="31"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del w:id="32" w:author="Claude" w:date="2026-10-08T20:38:00Z">
        <w:r>
          <w:delText>,</w:delText>
        </w:r>
      </w:del>
      <w:r w:rsidRPr="005B5344">
        <w:t xml:space="preserve"> of the same order of magnitude as 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w:t>
      </w:r>
      <w:r w:rsidRPr="005B5344">
        <w:t xml:space="preserve">which could enable </w:t>
      </w:r>
      <w:r w:rsidRPr="005B5344">
        <w:t>structural performance to be considered throughout the implant lifetime rather than only at implantation.</w:t>
      </w:r>
      <w:bookmarkEnd w:id="31"/>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6617486F" w:rsidR="006E76EC" w:rsidRDefault="006E76EC" w:rsidP="006E76EC">
      <w:pPr>
        <w:pStyle w:val="MainText"/>
        <w:spacing w:before="240" w:after="240" w:line="240" w:lineRule="auto"/>
        <w:rPr>
          <w:b/>
          <w:bCs/>
        </w:rPr>
      </w:pPr>
    </w:p>
    <w:p w14:paraId="2642BB51" w14:textId="6918E8F7" w:rsidR="00683888" w:rsidRDefault="00683888" w:rsidP="006E76EC">
      <w:pPr>
        <w:pStyle w:val="MainText"/>
        <w:spacing w:before="240" w:after="240" w:line="240" w:lineRule="auto"/>
        <w:rPr>
          <w:b/>
          <w:bCs/>
        </w:rPr>
      </w:pPr>
    </w:p>
    <w:p w14:paraId="7BAE4410" w14:textId="67760F13" w:rsidR="00683888" w:rsidRDefault="00683888" w:rsidP="006E76EC">
      <w:pPr>
        <w:pStyle w:val="MainText"/>
        <w:spacing w:before="240" w:after="240" w:line="240" w:lineRule="auto"/>
        <w:rPr>
          <w:b/>
          <w:bCs/>
        </w:rPr>
      </w:pPr>
    </w:p>
    <w:p w14:paraId="372D3015" w14:textId="77777777" w:rsidR="00683888" w:rsidRPr="001A2EB4" w:rsidRDefault="00683888"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lastRenderedPageBreak/>
        <w:t>References</w:t>
      </w:r>
    </w:p>
    <w:p w14:paraId="30775A96" w14:textId="77777777" w:rsidR="001F250F" w:rsidRPr="001F250F" w:rsidRDefault="00001F27" w:rsidP="001F250F">
      <w:pPr>
        <w:pStyle w:val="Bibliography"/>
      </w:pPr>
      <w:r w:rsidRPr="001A2EB4">
        <w:fldChar w:fldCharType="begin"/>
      </w:r>
      <w:r w:rsidR="00F60B2A">
        <w:instrText xml:space="preserve"> ADDIN ZOTERO_BIBL {"uncited":[],"omitted":[],"custom":[]} CSL_BIBLIOGRAPHY </w:instrText>
      </w:r>
      <w:r w:rsidRPr="001A2EB4">
        <w:fldChar w:fldCharType="separate"/>
      </w:r>
      <w:r w:rsidR="001F250F" w:rsidRPr="001F250F">
        <w:t xml:space="preserve">1. Y. F. Zheng, X. N. Gu, and F. Witte, “Biodegradable Metals,” </w:t>
      </w:r>
      <w:r w:rsidR="001F250F" w:rsidRPr="001F250F">
        <w:rPr>
          <w:i/>
          <w:iCs/>
        </w:rPr>
        <w:t>Materials Science and Engineering: R: Reports</w:t>
      </w:r>
      <w:r w:rsidR="001F250F" w:rsidRPr="001F250F">
        <w:t xml:space="preserve"> </w:t>
      </w:r>
      <w:r w:rsidR="001F250F" w:rsidRPr="001F250F">
        <w:rPr>
          <w:i/>
          <w:iCs/>
        </w:rPr>
        <w:t>77</w:t>
      </w:r>
      <w:r w:rsidR="001F250F" w:rsidRPr="001F250F">
        <w:t xml:space="preserve"> (2014): 1–34, https://doi.org/10.1016/j.mser.2014.01.001.</w:t>
      </w:r>
    </w:p>
    <w:p w14:paraId="6DDAEF2D" w14:textId="77777777" w:rsidR="001F250F" w:rsidRPr="001F250F" w:rsidRDefault="001F250F" w:rsidP="001F250F">
      <w:pPr>
        <w:pStyle w:val="Bibliography"/>
      </w:pPr>
      <w:r w:rsidRPr="001F250F">
        <w:t xml:space="preserve">2. L. Fan, S. Chen, M. Yang, Y. Liu, and J. Liu, “Metallic Materials for Bone Repair,” </w:t>
      </w:r>
      <w:r w:rsidRPr="001F250F">
        <w:rPr>
          <w:i/>
          <w:iCs/>
        </w:rPr>
        <w:t>Advanced Healthcare Materials</w:t>
      </w:r>
      <w:r w:rsidRPr="001F250F">
        <w:t xml:space="preserve"> </w:t>
      </w:r>
      <w:r w:rsidRPr="001F250F">
        <w:rPr>
          <w:i/>
          <w:iCs/>
        </w:rPr>
        <w:t>13</w:t>
      </w:r>
      <w:r w:rsidRPr="001F250F">
        <w:t>, no. 3 (2024): 2302132, https://doi.org/10.1002/adhm.202302132.</w:t>
      </w:r>
    </w:p>
    <w:p w14:paraId="03168484" w14:textId="77777777" w:rsidR="001F250F" w:rsidRPr="001F250F" w:rsidRDefault="001F250F" w:rsidP="001F250F">
      <w:pPr>
        <w:pStyle w:val="Bibliography"/>
      </w:pPr>
      <w:r w:rsidRPr="001F250F">
        <w:t xml:space="preserve">3. H.-S. Han, S. Loffredo, I. Jun, et al., “Current Status and Outlook on the Clinical Translation of Biodegradable Metals,” </w:t>
      </w:r>
      <w:r w:rsidRPr="001F250F">
        <w:rPr>
          <w:i/>
          <w:iCs/>
        </w:rPr>
        <w:t>Materials Today</w:t>
      </w:r>
      <w:r w:rsidRPr="001F250F">
        <w:t xml:space="preserve"> </w:t>
      </w:r>
      <w:r w:rsidRPr="001F250F">
        <w:rPr>
          <w:i/>
          <w:iCs/>
        </w:rPr>
        <w:t>23</w:t>
      </w:r>
      <w:r w:rsidRPr="001F250F">
        <w:t xml:space="preserve"> (2019): 57–71, https://doi.org/10.1016/j.mattod.2018.05.018.</w:t>
      </w:r>
    </w:p>
    <w:p w14:paraId="11E6767A" w14:textId="77777777" w:rsidR="001F250F" w:rsidRPr="001F250F" w:rsidRDefault="001F250F" w:rsidP="001F250F">
      <w:pPr>
        <w:pStyle w:val="Bibliography"/>
      </w:pPr>
      <w:r w:rsidRPr="001F250F">
        <w:t xml:space="preserve">4. P. K. Bowen, E. R. Shearier, S. Zhao, et al., “Biodegradable Metals for Cardiovascular Stents: From Clinical Concerns to Recent Zn‐Alloys,” </w:t>
      </w:r>
      <w:r w:rsidRPr="001F250F">
        <w:rPr>
          <w:i/>
          <w:iCs/>
        </w:rPr>
        <w:t>Advanced Healthcare Materials</w:t>
      </w:r>
      <w:r w:rsidRPr="001F250F">
        <w:t xml:space="preserve"> </w:t>
      </w:r>
      <w:r w:rsidRPr="001F250F">
        <w:rPr>
          <w:i/>
          <w:iCs/>
        </w:rPr>
        <w:t>5</w:t>
      </w:r>
      <w:r w:rsidRPr="001F250F">
        <w:t>, no. 10 (2016): 1121–1140, https://doi.org/10.1002/adhm.201501019.</w:t>
      </w:r>
    </w:p>
    <w:p w14:paraId="515BD47A" w14:textId="77777777" w:rsidR="001F250F" w:rsidRPr="001F250F" w:rsidRDefault="001F250F" w:rsidP="001F250F">
      <w:pPr>
        <w:pStyle w:val="Bibliography"/>
      </w:pPr>
      <w:r w:rsidRPr="001F250F">
        <w:t xml:space="preserve">5. A. Atrens, G. Song, M. Liu, Z. Shi, F. Cao, and M. S. Dargusch, “Review of Recent Developments in the Field of Magnesium Corrosion,” </w:t>
      </w:r>
      <w:r w:rsidRPr="001F250F">
        <w:rPr>
          <w:i/>
          <w:iCs/>
        </w:rPr>
        <w:t>Advanced Engineering Materials</w:t>
      </w:r>
      <w:r w:rsidRPr="001F250F">
        <w:t xml:space="preserve"> </w:t>
      </w:r>
      <w:r w:rsidRPr="001F250F">
        <w:rPr>
          <w:i/>
          <w:iCs/>
        </w:rPr>
        <w:t>17</w:t>
      </w:r>
      <w:r w:rsidRPr="001F250F">
        <w:t>, no. 4 (2015): 400–453, https://doi.org/10.1002/adem.201400434.</w:t>
      </w:r>
    </w:p>
    <w:p w14:paraId="4AF338F7" w14:textId="77777777" w:rsidR="001F250F" w:rsidRPr="001F250F" w:rsidRDefault="001F250F" w:rsidP="001F250F">
      <w:pPr>
        <w:pStyle w:val="Bibliography"/>
      </w:pPr>
      <w:r w:rsidRPr="001F250F">
        <w:t xml:space="preserve">6. G. Katarivas Levy, J. Goldman, and E. Aghion, “The Prospects of Zinc as a Structural Material for Biodegradable Implants—A Review Paper,” </w:t>
      </w:r>
      <w:r w:rsidRPr="001F250F">
        <w:rPr>
          <w:i/>
          <w:iCs/>
        </w:rPr>
        <w:t>Metals</w:t>
      </w:r>
      <w:r w:rsidRPr="001F250F">
        <w:t xml:space="preserve"> </w:t>
      </w:r>
      <w:r w:rsidRPr="001F250F">
        <w:rPr>
          <w:i/>
          <w:iCs/>
        </w:rPr>
        <w:t>7</w:t>
      </w:r>
      <w:r w:rsidRPr="001F250F">
        <w:t>, no. 10 (2017): 402, https://doi.org/10.3390/met7100402.</w:t>
      </w:r>
    </w:p>
    <w:p w14:paraId="6FDD441A" w14:textId="77777777" w:rsidR="001F250F" w:rsidRPr="001F250F" w:rsidRDefault="001F250F" w:rsidP="001F250F">
      <w:pPr>
        <w:pStyle w:val="Bibliography"/>
      </w:pPr>
      <w:r w:rsidRPr="001F250F">
        <w:t xml:space="preserve">7. D. Vojtěch, J. Kubásek, J. Šerák, and P. Novák, “Mechanical and Corrosion Properties of Newly Developed Biodegradable Zn-Based Alloys for Bone Fixation,” </w:t>
      </w:r>
      <w:r w:rsidRPr="001F250F">
        <w:rPr>
          <w:i/>
          <w:iCs/>
        </w:rPr>
        <w:t>Acta Biomaterialia</w:t>
      </w:r>
      <w:r w:rsidRPr="001F250F">
        <w:t xml:space="preserve"> </w:t>
      </w:r>
      <w:r w:rsidRPr="001F250F">
        <w:rPr>
          <w:i/>
          <w:iCs/>
        </w:rPr>
        <w:t>7</w:t>
      </w:r>
      <w:r w:rsidRPr="001F250F">
        <w:t>, no. 9 (2011): 3515–3522, https://doi.org/10.1016/j.actbio.2011.05.008.</w:t>
      </w:r>
    </w:p>
    <w:p w14:paraId="168A9AA0" w14:textId="77777777" w:rsidR="001F250F" w:rsidRPr="001F250F" w:rsidRDefault="001F250F" w:rsidP="001F250F">
      <w:pPr>
        <w:pStyle w:val="Bibliography"/>
      </w:pPr>
      <w:r w:rsidRPr="001F250F">
        <w:t xml:space="preserve">8. J. Rao, H. Gao, J. Sun, R. Yu, D. Zhao, and Y. Ding, “A Critical Review of Biodegradable Zinc Alloys toward Clinical Applications,” </w:t>
      </w:r>
      <w:r w:rsidRPr="001F250F">
        <w:rPr>
          <w:i/>
          <w:iCs/>
        </w:rPr>
        <w:t>ACS Biomaterials Science &amp; Engineering</w:t>
      </w:r>
      <w:r w:rsidRPr="001F250F">
        <w:t xml:space="preserve"> </w:t>
      </w:r>
      <w:r w:rsidRPr="001F250F">
        <w:rPr>
          <w:i/>
          <w:iCs/>
        </w:rPr>
        <w:t>10</w:t>
      </w:r>
      <w:r w:rsidRPr="001F250F">
        <w:t>, no. 9 (2024): 5454–5473, https://doi.org/10.1021/acsbiomaterials.4c00210.</w:t>
      </w:r>
    </w:p>
    <w:p w14:paraId="5E5AA54B" w14:textId="77777777" w:rsidR="001F250F" w:rsidRPr="001F250F" w:rsidRDefault="001F250F" w:rsidP="001F250F">
      <w:pPr>
        <w:pStyle w:val="Bibliography"/>
      </w:pPr>
      <w:r w:rsidRPr="001F250F">
        <w:t xml:space="preserve">9. P. Zhao, Z. Wang, H. Yang, et al., “Biodegradable Zn‐Based Implants: Progress, Challenges, and Pathways toward Clinical Translation,” </w:t>
      </w:r>
      <w:r w:rsidRPr="001F250F">
        <w:rPr>
          <w:i/>
          <w:iCs/>
        </w:rPr>
        <w:t>Advanced Science</w:t>
      </w:r>
      <w:r w:rsidRPr="001F250F">
        <w:t xml:space="preserve"> </w:t>
      </w:r>
      <w:r w:rsidRPr="001F250F">
        <w:rPr>
          <w:i/>
          <w:iCs/>
        </w:rPr>
        <w:t>13</w:t>
      </w:r>
      <w:r w:rsidRPr="001F250F">
        <w:t>, no. 39 (2026): e76066, https://doi.org/10.1002/advs.76066.</w:t>
      </w:r>
    </w:p>
    <w:p w14:paraId="56841ECA" w14:textId="77777777" w:rsidR="001F250F" w:rsidRPr="001F250F" w:rsidRDefault="001F250F" w:rsidP="001F250F">
      <w:pPr>
        <w:pStyle w:val="Bibliography"/>
      </w:pPr>
      <w:r w:rsidRPr="001F250F">
        <w:t xml:space="preserve">10. H. Yang, C. Wang, C. Liu, et al., “Evolution of the Degradation Mechanism of Pure Zinc Stent in the One-Year Study of Rabbit Abdominal Aorta Model,” </w:t>
      </w:r>
      <w:r w:rsidRPr="001F250F">
        <w:rPr>
          <w:i/>
          <w:iCs/>
        </w:rPr>
        <w:t>Biomaterials</w:t>
      </w:r>
      <w:r w:rsidRPr="001F250F">
        <w:t xml:space="preserve"> </w:t>
      </w:r>
      <w:r w:rsidRPr="001F250F">
        <w:rPr>
          <w:i/>
          <w:iCs/>
        </w:rPr>
        <w:t>145</w:t>
      </w:r>
      <w:r w:rsidRPr="001F250F">
        <w:t xml:space="preserve"> (2017): 92–105, https://doi.org/10.1016/j.biomaterials.2017.08.022.</w:t>
      </w:r>
    </w:p>
    <w:p w14:paraId="259DFE7B" w14:textId="77777777" w:rsidR="001F250F" w:rsidRPr="001F250F" w:rsidRDefault="001F250F" w:rsidP="001F250F">
      <w:pPr>
        <w:pStyle w:val="Bibliography"/>
      </w:pPr>
      <w:r w:rsidRPr="001F250F">
        <w:t xml:space="preserve">11. H. Zhang, T. Du, S. Chen, et al., “Finite Element Analysis of the Non-Uniform Degradation of Biodegradable Vascular Stents,” </w:t>
      </w:r>
      <w:r w:rsidRPr="001F250F">
        <w:rPr>
          <w:i/>
          <w:iCs/>
        </w:rPr>
        <w:t>Journal of Functional Biomaterials</w:t>
      </w:r>
      <w:r w:rsidRPr="001F250F">
        <w:t xml:space="preserve"> </w:t>
      </w:r>
      <w:r w:rsidRPr="001F250F">
        <w:rPr>
          <w:i/>
          <w:iCs/>
        </w:rPr>
        <w:t>13</w:t>
      </w:r>
      <w:r w:rsidRPr="001F250F">
        <w:t>, no. 3 (2022): 152, https://doi.org/10.3390/jfb13030152.</w:t>
      </w:r>
    </w:p>
    <w:p w14:paraId="39387905" w14:textId="77777777" w:rsidR="001F250F" w:rsidRPr="001F250F" w:rsidRDefault="001F250F" w:rsidP="001F250F">
      <w:pPr>
        <w:pStyle w:val="Bibliography"/>
      </w:pPr>
      <w:r w:rsidRPr="001F250F">
        <w:t xml:space="preserve">12. X. Wang, A. Liu, Z. Zhang, et al., “Additively Manufactured Zn‐2Mg Alloy Porous Scaffolds with Customizable Biodegradable Performance and Enhanced Osteogenic Ability,” </w:t>
      </w:r>
      <w:r w:rsidRPr="001F250F">
        <w:rPr>
          <w:i/>
          <w:iCs/>
        </w:rPr>
        <w:t>Advanced Science</w:t>
      </w:r>
      <w:r w:rsidRPr="001F250F">
        <w:t xml:space="preserve"> </w:t>
      </w:r>
      <w:r w:rsidRPr="001F250F">
        <w:rPr>
          <w:i/>
          <w:iCs/>
        </w:rPr>
        <w:t>11</w:t>
      </w:r>
      <w:r w:rsidRPr="001F250F">
        <w:t>, no. 5 (2024): 2307329, https://doi.org/10.1002/advs.202307329.</w:t>
      </w:r>
    </w:p>
    <w:p w14:paraId="46878178" w14:textId="77777777" w:rsidR="001F250F" w:rsidRPr="001F250F" w:rsidRDefault="001F250F" w:rsidP="001F250F">
      <w:pPr>
        <w:pStyle w:val="Bibliography"/>
      </w:pPr>
      <w:r w:rsidRPr="001F250F">
        <w:t xml:space="preserve">13. Y. Shi, W. Xu, H. Che, et al., “The Effect of Topological Design on the Degradation Behavior of Additively Manufactured Porous Zinc Alloy,” </w:t>
      </w:r>
      <w:r w:rsidRPr="001F250F">
        <w:rPr>
          <w:i/>
          <w:iCs/>
        </w:rPr>
        <w:t>npj Materials Degradation</w:t>
      </w:r>
      <w:r w:rsidRPr="001F250F">
        <w:t xml:space="preserve"> </w:t>
      </w:r>
      <w:r w:rsidRPr="001F250F">
        <w:rPr>
          <w:i/>
          <w:iCs/>
        </w:rPr>
        <w:t>8</w:t>
      </w:r>
      <w:r w:rsidRPr="001F250F">
        <w:t>, no. 1 (2024): 42, https://doi.org/10.1038/s41529-024-00451-z.</w:t>
      </w:r>
    </w:p>
    <w:p w14:paraId="577EAB77" w14:textId="77777777" w:rsidR="001F250F" w:rsidRPr="001F250F" w:rsidRDefault="001F250F" w:rsidP="001F250F">
      <w:pPr>
        <w:pStyle w:val="Bibliography"/>
      </w:pPr>
      <w:r w:rsidRPr="001F250F">
        <w:t xml:space="preserve">14. T. Albaraghtheh, R. Willumeit-Römer, and B. Zeller-Plumhoff, “In Silico Studies of Magnesium-Based Implants: A Review of the Current Stage and Challenges,” </w:t>
      </w:r>
      <w:r w:rsidRPr="001F250F">
        <w:rPr>
          <w:i/>
          <w:iCs/>
        </w:rPr>
        <w:t>Journal of Magnesium and Alloys</w:t>
      </w:r>
      <w:r w:rsidRPr="001F250F">
        <w:t xml:space="preserve"> </w:t>
      </w:r>
      <w:r w:rsidRPr="001F250F">
        <w:rPr>
          <w:i/>
          <w:iCs/>
        </w:rPr>
        <w:t>10</w:t>
      </w:r>
      <w:r w:rsidRPr="001F250F">
        <w:t>, no. 11 (2022): 2968–2996, https://doi.org/10.1016/j.jma.2022.09.029.</w:t>
      </w:r>
    </w:p>
    <w:p w14:paraId="3184CA06" w14:textId="77777777" w:rsidR="001F250F" w:rsidRPr="001F250F" w:rsidRDefault="001F250F" w:rsidP="001F250F">
      <w:pPr>
        <w:pStyle w:val="Bibliography"/>
      </w:pPr>
      <w:r w:rsidRPr="001F250F">
        <w:t xml:space="preserve">15. E. L. Boland, C. J. Shine, N. Kelly, C. A. Sweeney, and P. E. McHugh, “A Review of Material Degradation Modelling for the Analysis and Design of Bioabsorbable Stents,” </w:t>
      </w:r>
      <w:r w:rsidRPr="001F250F">
        <w:rPr>
          <w:i/>
          <w:iCs/>
        </w:rPr>
        <w:t>Annals of Biomedical Engineering</w:t>
      </w:r>
      <w:r w:rsidRPr="001F250F">
        <w:t xml:space="preserve"> </w:t>
      </w:r>
      <w:r w:rsidRPr="001F250F">
        <w:rPr>
          <w:i/>
          <w:iCs/>
        </w:rPr>
        <w:t>44</w:t>
      </w:r>
      <w:r w:rsidRPr="001F250F">
        <w:t>, no. 2 (2016): 341–356, https://doi.org/10.1007/s10439-015-1413-5.</w:t>
      </w:r>
    </w:p>
    <w:p w14:paraId="4E472132" w14:textId="77777777" w:rsidR="001F250F" w:rsidRPr="001F250F" w:rsidRDefault="001F250F" w:rsidP="001F250F">
      <w:pPr>
        <w:pStyle w:val="Bibliography"/>
      </w:pPr>
      <w:r w:rsidRPr="001F250F">
        <w:t xml:space="preserve">16. D. Gastaldi, V. Sassi, L. Petrini, M. Vedani, S. Trasatti, and F. Migliavacca, “Continuum Damage Model for Bioresorbable Magnesium Alloy Devices — Application to Coronary </w:t>
      </w:r>
      <w:r w:rsidRPr="001F250F">
        <w:lastRenderedPageBreak/>
        <w:t xml:space="preserve">Stents,” </w:t>
      </w:r>
      <w:r w:rsidRPr="001F250F">
        <w:rPr>
          <w:i/>
          <w:iCs/>
        </w:rPr>
        <w:t>Journal of the Mechanical Behavior of Biomedical Materials</w:t>
      </w:r>
      <w:r w:rsidRPr="001F250F">
        <w:t xml:space="preserve"> </w:t>
      </w:r>
      <w:r w:rsidRPr="001F250F">
        <w:rPr>
          <w:i/>
          <w:iCs/>
        </w:rPr>
        <w:t>4</w:t>
      </w:r>
      <w:r w:rsidRPr="001F250F">
        <w:t>, no. 3 (2011): 352–365, https://doi.org/10.1016/j.jmbbm.2010.11.003.</w:t>
      </w:r>
    </w:p>
    <w:p w14:paraId="19D14CEA" w14:textId="77777777" w:rsidR="001F250F" w:rsidRPr="001F250F" w:rsidRDefault="001F250F" w:rsidP="001F250F">
      <w:pPr>
        <w:pStyle w:val="Bibliography"/>
      </w:pPr>
      <w:r w:rsidRPr="001F250F">
        <w:t xml:space="preserve">17. J. A. Grogan, B. J. O’Brien, S. B. Leen, and P. E. McHugh, “A Corrosion Model for Bioabsorbable Metallic Stents,” </w:t>
      </w:r>
      <w:r w:rsidRPr="001F250F">
        <w:rPr>
          <w:i/>
          <w:iCs/>
        </w:rPr>
        <w:t>Acta Biomaterialia</w:t>
      </w:r>
      <w:r w:rsidRPr="001F250F">
        <w:t xml:space="preserve"> </w:t>
      </w:r>
      <w:r w:rsidRPr="001F250F">
        <w:rPr>
          <w:i/>
          <w:iCs/>
        </w:rPr>
        <w:t>7</w:t>
      </w:r>
      <w:r w:rsidRPr="001F250F">
        <w:t>, no. 9 (2011): 3523–3533, https://doi.org/10.1016/j.actbio.2011.05.032.</w:t>
      </w:r>
    </w:p>
    <w:p w14:paraId="0D806701" w14:textId="77777777" w:rsidR="001F250F" w:rsidRPr="001F250F" w:rsidRDefault="001F250F" w:rsidP="001F250F">
      <w:pPr>
        <w:pStyle w:val="Bibliography"/>
      </w:pPr>
      <w:r w:rsidRPr="001F250F">
        <w:t xml:space="preserve">18. M. Barzegari, D. Mei, S. V. Lamaka, and L. Geris, “Computational Modeling of Degradation Process of Biodegradable Magnesium Biomaterials,” </w:t>
      </w:r>
      <w:r w:rsidRPr="001F250F">
        <w:rPr>
          <w:i/>
          <w:iCs/>
        </w:rPr>
        <w:t>Corrosion Science</w:t>
      </w:r>
      <w:r w:rsidRPr="001F250F">
        <w:t xml:space="preserve"> </w:t>
      </w:r>
      <w:r w:rsidRPr="001F250F">
        <w:rPr>
          <w:i/>
          <w:iCs/>
        </w:rPr>
        <w:t>190</w:t>
      </w:r>
      <w:r w:rsidRPr="001F250F">
        <w:t xml:space="preserve"> (2021): 109674, https://doi.org/10.1016/j.corsci.2021.109674.</w:t>
      </w:r>
    </w:p>
    <w:p w14:paraId="11FC5B78" w14:textId="77777777" w:rsidR="001F250F" w:rsidRPr="001F250F" w:rsidRDefault="001F250F" w:rsidP="001F250F">
      <w:pPr>
        <w:pStyle w:val="Bibliography"/>
      </w:pPr>
      <w:r w:rsidRPr="001F250F">
        <w:t xml:space="preserve">19. P. Bajger, J. M. A. Ashbourn, V. Manhas, Y. Guyot, K. Lietaert, and L. Geris, “Mathematical Modelling of the Degradation Behaviour of Biodegradable Metals,” </w:t>
      </w:r>
      <w:r w:rsidRPr="001F250F">
        <w:rPr>
          <w:i/>
          <w:iCs/>
        </w:rPr>
        <w:t>Biomechanics and Modeling in Mechanobiology</w:t>
      </w:r>
      <w:r w:rsidRPr="001F250F">
        <w:t xml:space="preserve"> </w:t>
      </w:r>
      <w:r w:rsidRPr="001F250F">
        <w:rPr>
          <w:i/>
          <w:iCs/>
        </w:rPr>
        <w:t>16</w:t>
      </w:r>
      <w:r w:rsidRPr="001F250F">
        <w:t>, no. 1 (2017): 227–238, https://doi.org/10.1007/s10237-016-0812-3.</w:t>
      </w:r>
    </w:p>
    <w:p w14:paraId="194DD6B9" w14:textId="77777777" w:rsidR="001F250F" w:rsidRPr="001F250F" w:rsidRDefault="001F250F" w:rsidP="001F250F">
      <w:pPr>
        <w:pStyle w:val="Bibliography"/>
      </w:pPr>
      <w:r w:rsidRPr="001F250F">
        <w:t xml:space="preserve">20. S. Thomas, N. V. Medhekar, G. S. Frankel, and N. Birbilis, “Corrosion Mechanism and Hydrogen Evolution on Mg,” </w:t>
      </w:r>
      <w:r w:rsidRPr="001F250F">
        <w:rPr>
          <w:i/>
          <w:iCs/>
        </w:rPr>
        <w:t>Current Opinion in Solid State and Materials Science</w:t>
      </w:r>
      <w:r w:rsidRPr="001F250F">
        <w:t xml:space="preserve"> </w:t>
      </w:r>
      <w:r w:rsidRPr="001F250F">
        <w:rPr>
          <w:i/>
          <w:iCs/>
        </w:rPr>
        <w:t>19</w:t>
      </w:r>
      <w:r w:rsidRPr="001F250F">
        <w:t>, no. 2 (2015): 85–94, https://doi.org/10.1016/j.cossms.2014.09.005.</w:t>
      </w:r>
    </w:p>
    <w:p w14:paraId="5A333FA9" w14:textId="77777777" w:rsidR="001F250F" w:rsidRPr="001F250F" w:rsidRDefault="001F250F" w:rsidP="001F250F">
      <w:pPr>
        <w:pStyle w:val="Bibliography"/>
      </w:pPr>
      <w:r w:rsidRPr="001F250F">
        <w:t xml:space="preserve">21. D. Zhang, L. Zhang, X. Zhang, et al., “Comparative Investigation of the Corrosion Behavior of Biomedical Zinc Alloys in Oxygen-Enriched Simulated Body Fluid Environments,” </w:t>
      </w:r>
      <w:r w:rsidRPr="001F250F">
        <w:rPr>
          <w:i/>
          <w:iCs/>
        </w:rPr>
        <w:t>Materials Today Communications</w:t>
      </w:r>
      <w:r w:rsidRPr="001F250F">
        <w:t xml:space="preserve"> </w:t>
      </w:r>
      <w:r w:rsidRPr="001F250F">
        <w:rPr>
          <w:i/>
          <w:iCs/>
        </w:rPr>
        <w:t>39</w:t>
      </w:r>
      <w:r w:rsidRPr="001F250F">
        <w:t xml:space="preserve"> (2024): 108811, https://doi.org/10.1016/j.mtcomm.2024.108811.</w:t>
      </w:r>
    </w:p>
    <w:p w14:paraId="7B1E2908" w14:textId="77777777" w:rsidR="001F250F" w:rsidRPr="001F250F" w:rsidRDefault="001F250F" w:rsidP="001F250F">
      <w:pPr>
        <w:pStyle w:val="Bibliography"/>
      </w:pPr>
      <w:r w:rsidRPr="001F250F">
        <w:t xml:space="preserve">22. A. P. Yadav, A. Nishikata, and T. Tsuru, “Oxygen Reduction Mechanism on Corroded Zinc,” </w:t>
      </w:r>
      <w:r w:rsidRPr="001F250F">
        <w:rPr>
          <w:i/>
          <w:iCs/>
        </w:rPr>
        <w:t>Journal of Electroanalytical Chemistry</w:t>
      </w:r>
      <w:r w:rsidRPr="001F250F">
        <w:t xml:space="preserve"> </w:t>
      </w:r>
      <w:r w:rsidRPr="001F250F">
        <w:rPr>
          <w:i/>
          <w:iCs/>
        </w:rPr>
        <w:t>585</w:t>
      </w:r>
      <w:r w:rsidRPr="001F250F">
        <w:t>, no. 1 (2005): 142–149, https://doi.org/10.1016/j.jelechem.2005.08.007.</w:t>
      </w:r>
    </w:p>
    <w:p w14:paraId="4F1914A9" w14:textId="77777777" w:rsidR="001F250F" w:rsidRPr="001F250F" w:rsidRDefault="001F250F" w:rsidP="001F250F">
      <w:pPr>
        <w:pStyle w:val="Bibliography"/>
      </w:pPr>
      <w:r w:rsidRPr="001F250F">
        <w:t xml:space="preserve">23. C. Chen, M. Hofmann, and T. Wallmersperger, “Modeling the Uniform Corrosion Behavior of Zinc in Salt Spray Testing,” </w:t>
      </w:r>
      <w:r w:rsidRPr="001F250F">
        <w:rPr>
          <w:i/>
          <w:iCs/>
        </w:rPr>
        <w:t>npj Materials Degradation</w:t>
      </w:r>
      <w:r w:rsidRPr="001F250F">
        <w:t xml:space="preserve"> </w:t>
      </w:r>
      <w:r w:rsidRPr="001F250F">
        <w:rPr>
          <w:i/>
          <w:iCs/>
        </w:rPr>
        <w:t>10</w:t>
      </w:r>
      <w:r w:rsidRPr="001F250F">
        <w:t>, no. 1 (2026): 37, https://doi.org/10.1038/s41529-026-00749-0.</w:t>
      </w:r>
    </w:p>
    <w:p w14:paraId="103A81DF" w14:textId="77777777" w:rsidR="001F250F" w:rsidRPr="001F250F" w:rsidRDefault="001F250F" w:rsidP="001F250F">
      <w:pPr>
        <w:pStyle w:val="Bibliography"/>
      </w:pPr>
      <w:r w:rsidRPr="001F250F">
        <w:t xml:space="preserve">24. V. A. Bryzgalov, A. A. Kistanov, A. A. Izosimov, and E. A. Korznikova, “Atomic-Scale Study of Lattice Distortion and Oxygen-Rich Environment Impact on the Surface Degradation Dynamics of Zinc-Based Alloys,” </w:t>
      </w:r>
      <w:r w:rsidRPr="001F250F">
        <w:rPr>
          <w:i/>
          <w:iCs/>
        </w:rPr>
        <w:t>Computational Materials Science</w:t>
      </w:r>
      <w:r w:rsidRPr="001F250F">
        <w:t xml:space="preserve"> </w:t>
      </w:r>
      <w:r w:rsidRPr="001F250F">
        <w:rPr>
          <w:i/>
          <w:iCs/>
        </w:rPr>
        <w:t>252</w:t>
      </w:r>
      <w:r w:rsidRPr="001F250F">
        <w:t xml:space="preserve"> (2025): 113797, https://doi.org/10.1016/j.commatsci.2025.113797.</w:t>
      </w:r>
    </w:p>
    <w:p w14:paraId="2F94FFC2" w14:textId="77777777" w:rsidR="001F250F" w:rsidRPr="001F250F" w:rsidRDefault="001F250F" w:rsidP="001F250F">
      <w:pPr>
        <w:pStyle w:val="Bibliography"/>
      </w:pPr>
      <w:r w:rsidRPr="001F250F">
        <w:t xml:space="preserve">25. T. AlBaraghtheh, R. Willumeit‐Römer, and B. Zeller‐Plumhoff, “Best Practices in Developing a Workflow for Uncertainty Quantification for Modeling the Biodegradation of Mg‐Based Implants,” </w:t>
      </w:r>
      <w:r w:rsidRPr="001F250F">
        <w:rPr>
          <w:i/>
          <w:iCs/>
        </w:rPr>
        <w:t>Advanced Science</w:t>
      </w:r>
      <w:r w:rsidRPr="001F250F">
        <w:t xml:space="preserve"> </w:t>
      </w:r>
      <w:r w:rsidRPr="001F250F">
        <w:rPr>
          <w:i/>
          <w:iCs/>
        </w:rPr>
        <w:t>11</w:t>
      </w:r>
      <w:r w:rsidRPr="001F250F">
        <w:t>, no. 46 (2024): 2403543, https://doi.org/10.1002/advs.202403543.</w:t>
      </w:r>
    </w:p>
    <w:p w14:paraId="022494B7" w14:textId="77777777" w:rsidR="001F250F" w:rsidRPr="001F250F" w:rsidRDefault="001F250F" w:rsidP="001F250F">
      <w:pPr>
        <w:pStyle w:val="Bibliography"/>
      </w:pPr>
      <w:r w:rsidRPr="001F250F">
        <w:t xml:space="preserve">26. S. Huang, W. Wu, Y. Su, L. Qiao, and Y. Yan, “Insight into the Corrosion Behaviour and Degradation Mechanism of Pure Zinc in Simulated Body Fluid,” </w:t>
      </w:r>
      <w:r w:rsidRPr="001F250F">
        <w:rPr>
          <w:i/>
          <w:iCs/>
        </w:rPr>
        <w:t>Corrosion Science</w:t>
      </w:r>
      <w:r w:rsidRPr="001F250F">
        <w:t xml:space="preserve"> </w:t>
      </w:r>
      <w:r w:rsidRPr="001F250F">
        <w:rPr>
          <w:i/>
          <w:iCs/>
        </w:rPr>
        <w:t>178</w:t>
      </w:r>
      <w:r w:rsidRPr="001F250F">
        <w:t xml:space="preserve"> (2021): 109071, https://doi.org/10.1016/j.corsci.2020.109071.</w:t>
      </w:r>
    </w:p>
    <w:p w14:paraId="5069DEC9" w14:textId="77777777" w:rsidR="001F250F" w:rsidRPr="001F250F" w:rsidRDefault="001F250F" w:rsidP="001F250F">
      <w:pPr>
        <w:pStyle w:val="Bibliography"/>
      </w:pPr>
      <w:r w:rsidRPr="001F250F">
        <w:t xml:space="preserve">27. X. Liu, H. Yang, Y. Liu, et al., “Comparative Studies on Degradation Behavior of Pure Zinc in Various Simulated Body Fluids,” </w:t>
      </w:r>
      <w:r w:rsidRPr="001F250F">
        <w:rPr>
          <w:i/>
          <w:iCs/>
        </w:rPr>
        <w:t>JOM</w:t>
      </w:r>
      <w:r w:rsidRPr="001F250F">
        <w:t xml:space="preserve"> </w:t>
      </w:r>
      <w:r w:rsidRPr="001F250F">
        <w:rPr>
          <w:i/>
          <w:iCs/>
        </w:rPr>
        <w:t>71</w:t>
      </w:r>
      <w:r w:rsidRPr="001F250F">
        <w:t>, no. 4 (2019): 1414–1425, https://doi.org/10.1007/s11837-019-03357-3.</w:t>
      </w:r>
    </w:p>
    <w:p w14:paraId="0894A89B" w14:textId="77777777" w:rsidR="001F250F" w:rsidRPr="001F250F" w:rsidRDefault="001F250F" w:rsidP="001F250F">
      <w:pPr>
        <w:pStyle w:val="Bibliography"/>
      </w:pPr>
      <w:r w:rsidRPr="001F250F">
        <w:t xml:space="preserve">28. M. E. McMahon, R. J. Santucci, and J. R. Scully, “Advanced Chemical Stability Diagrams to Predict the Formation of Complex Zinc Compounds in a Chloride Environment,” </w:t>
      </w:r>
      <w:r w:rsidRPr="001F250F">
        <w:rPr>
          <w:i/>
          <w:iCs/>
        </w:rPr>
        <w:t>RSC Advances</w:t>
      </w:r>
      <w:r w:rsidRPr="001F250F">
        <w:t xml:space="preserve"> </w:t>
      </w:r>
      <w:r w:rsidRPr="001F250F">
        <w:rPr>
          <w:i/>
          <w:iCs/>
        </w:rPr>
        <w:t>9</w:t>
      </w:r>
      <w:r w:rsidRPr="001F250F">
        <w:t>, no. 35 (2019): 19905–19916, https://doi.org/10.1039/C9RA00228F.</w:t>
      </w:r>
    </w:p>
    <w:p w14:paraId="4A14F5C9" w14:textId="77777777" w:rsidR="001F250F" w:rsidRPr="001F250F" w:rsidRDefault="001F250F" w:rsidP="001F250F">
      <w:pPr>
        <w:pStyle w:val="Bibliography"/>
      </w:pPr>
      <w:r w:rsidRPr="001F250F">
        <w:t xml:space="preserve">29. R. M. Katona, J. Taylor, and R. F. Schaller, “Validating Corrosion Models: A Comparison of Governing Equations,” </w:t>
      </w:r>
      <w:r w:rsidRPr="001F250F">
        <w:rPr>
          <w:i/>
          <w:iCs/>
        </w:rPr>
        <w:t>Corrosion Science</w:t>
      </w:r>
      <w:r w:rsidRPr="001F250F">
        <w:t xml:space="preserve"> </w:t>
      </w:r>
      <w:r w:rsidRPr="001F250F">
        <w:rPr>
          <w:i/>
          <w:iCs/>
        </w:rPr>
        <w:t>259</w:t>
      </w:r>
      <w:r w:rsidRPr="001F250F">
        <w:t xml:space="preserve"> (2026): 113495, https://doi.org/10.1016/j.corsci.2025.113495.</w:t>
      </w:r>
    </w:p>
    <w:p w14:paraId="2125F1B2" w14:textId="77777777" w:rsidR="001F250F" w:rsidRPr="001F250F" w:rsidRDefault="001F250F" w:rsidP="001F250F">
      <w:pPr>
        <w:pStyle w:val="Bibliography"/>
      </w:pPr>
      <w:r w:rsidRPr="001F250F">
        <w:t xml:space="preserve">30. P. Grathwohl, “Diffusion in Natural Porous Media: Contaminant Transport, Sorption/Desorption and Dissolution Kinetics,” </w:t>
      </w:r>
      <w:r w:rsidRPr="001F250F">
        <w:rPr>
          <w:i/>
          <w:iCs/>
        </w:rPr>
        <w:t>Diffusion in Natural Porous Media: Contaminant Transport, Sorption/Desorption and Dissolution Kinetics</w:t>
      </w:r>
      <w:r w:rsidRPr="001F250F">
        <w:t>, Springer: Boston, MA 1998, https://doi.org/10.1007/978-1-4615-5683-1.</w:t>
      </w:r>
    </w:p>
    <w:p w14:paraId="47B5ECB1" w14:textId="77777777" w:rsidR="001F250F" w:rsidRPr="001F250F" w:rsidRDefault="001F250F" w:rsidP="001F250F">
      <w:pPr>
        <w:pStyle w:val="Bibliography"/>
      </w:pPr>
      <w:r w:rsidRPr="001F250F">
        <w:t xml:space="preserve">31. J. W. Wilder, C. Clemons, D. Golovaty, K. L. Kreider, G. W. Young, and R. S. Lillard, “An Adaptive Level Set Approach for Modeling Damage Due to Galvanic Corrosion,” </w:t>
      </w:r>
      <w:r w:rsidRPr="001F250F">
        <w:rPr>
          <w:i/>
          <w:iCs/>
        </w:rPr>
        <w:lastRenderedPageBreak/>
        <w:t>Journal of Engineering Mathematics</w:t>
      </w:r>
      <w:r w:rsidRPr="001F250F">
        <w:t xml:space="preserve"> </w:t>
      </w:r>
      <w:r w:rsidRPr="001F250F">
        <w:rPr>
          <w:i/>
          <w:iCs/>
        </w:rPr>
        <w:t>91</w:t>
      </w:r>
      <w:r w:rsidRPr="001F250F">
        <w:t>, no. 1 (2015): 121–142, https://doi.org/10.1007/s10665-014-9732-3.</w:t>
      </w:r>
    </w:p>
    <w:p w14:paraId="29461087" w14:textId="77777777" w:rsidR="001F250F" w:rsidRPr="001F250F" w:rsidRDefault="001F250F" w:rsidP="001F250F">
      <w:pPr>
        <w:pStyle w:val="Bibliography"/>
      </w:pPr>
      <w:r w:rsidRPr="001F250F">
        <w:t xml:space="preserve">32. J. R. Rumble, Ed., “CRC Handbook of Chemistry and Physics,” </w:t>
      </w:r>
      <w:r w:rsidRPr="001F250F">
        <w:rPr>
          <w:i/>
          <w:iCs/>
        </w:rPr>
        <w:t>CRC handbook of chemistry and physics</w:t>
      </w:r>
      <w:r w:rsidRPr="001F250F">
        <w:t>, 98th edition 2017-2018., CRC Press, Taylor &amp; Francis Group: Boca Raton London New York 2017.</w:t>
      </w:r>
    </w:p>
    <w:p w14:paraId="7FF4D6CB" w14:textId="77777777" w:rsidR="001F250F" w:rsidRPr="001F250F" w:rsidRDefault="001F250F" w:rsidP="001F250F">
      <w:pPr>
        <w:pStyle w:val="Bibliography"/>
      </w:pPr>
      <w:r w:rsidRPr="001F250F">
        <w:t>33. P. Han, and D. M. Bartels, “</w:t>
      </w:r>
      <w:r w:rsidRPr="001F250F">
        <w:rPr>
          <w:b/>
          <w:bCs/>
        </w:rPr>
        <w:t>Temperature Dependence of Oxygen Diffusion in</w:t>
      </w:r>
      <w:r w:rsidRPr="001F250F">
        <w:t xml:space="preserve"> </w:t>
      </w:r>
      <w:r w:rsidRPr="001F250F">
        <w:rPr>
          <w:b/>
          <w:bCs/>
        </w:rPr>
        <w:t>H</w:t>
      </w:r>
      <w:r w:rsidRPr="001F250F">
        <w:t xml:space="preserve"> </w:t>
      </w:r>
      <w:r w:rsidRPr="001F250F">
        <w:rPr>
          <w:b/>
          <w:bCs/>
          <w:vertAlign w:val="subscript"/>
        </w:rPr>
        <w:t>2</w:t>
      </w:r>
      <w:r w:rsidRPr="001F250F">
        <w:rPr>
          <w:b/>
          <w:bCs/>
        </w:rPr>
        <w:t xml:space="preserve"> </w:t>
      </w:r>
      <w:r w:rsidRPr="001F250F">
        <w:t xml:space="preserve"> </w:t>
      </w:r>
      <w:r w:rsidRPr="001F250F">
        <w:rPr>
          <w:b/>
          <w:bCs/>
        </w:rPr>
        <w:t>O and D</w:t>
      </w:r>
      <w:r w:rsidRPr="001F250F">
        <w:t xml:space="preserve"> </w:t>
      </w:r>
      <w:r w:rsidRPr="001F250F">
        <w:rPr>
          <w:b/>
          <w:bCs/>
          <w:vertAlign w:val="subscript"/>
        </w:rPr>
        <w:t>2</w:t>
      </w:r>
      <w:r w:rsidRPr="001F250F">
        <w:rPr>
          <w:b/>
          <w:bCs/>
        </w:rPr>
        <w:t xml:space="preserve"> </w:t>
      </w:r>
      <w:r w:rsidRPr="001F250F">
        <w:t xml:space="preserve"> </w:t>
      </w:r>
      <w:r w:rsidRPr="001F250F">
        <w:rPr>
          <w:b/>
          <w:bCs/>
        </w:rPr>
        <w:t>O</w:t>
      </w:r>
      <w:r w:rsidRPr="001F250F">
        <w:t xml:space="preserve">,” </w:t>
      </w:r>
      <w:r w:rsidRPr="001F250F">
        <w:rPr>
          <w:i/>
          <w:iCs/>
        </w:rPr>
        <w:t>The Journal of Physical Chemistry</w:t>
      </w:r>
      <w:r w:rsidRPr="001F250F">
        <w:t xml:space="preserve"> </w:t>
      </w:r>
      <w:r w:rsidRPr="001F250F">
        <w:rPr>
          <w:i/>
          <w:iCs/>
        </w:rPr>
        <w:t>100</w:t>
      </w:r>
      <w:r w:rsidRPr="001F250F">
        <w:t>, no. 13 (1996): 5597–5602, https://doi.org/10.1021/jp952903y.</w:t>
      </w:r>
    </w:p>
    <w:p w14:paraId="6EE11C16" w14:textId="77777777" w:rsidR="001F250F" w:rsidRPr="001F250F" w:rsidRDefault="001F250F" w:rsidP="001F250F">
      <w:pPr>
        <w:pStyle w:val="Bibliography"/>
      </w:pPr>
      <w:r w:rsidRPr="001F250F">
        <w:t xml:space="preserve">34. S.-Y. Park, S.-H. Rho, H.-S. Lee, K.-M. Kim, and H.-C. Lee, “Fabrication of Highly Porous and Pure Zinc Oxide Films Using Modified DC Magnetron Sputtering and Post-Oxidation,” </w:t>
      </w:r>
      <w:r w:rsidRPr="001F250F">
        <w:rPr>
          <w:i/>
          <w:iCs/>
        </w:rPr>
        <w:t>Materials</w:t>
      </w:r>
      <w:r w:rsidRPr="001F250F">
        <w:t xml:space="preserve"> </w:t>
      </w:r>
      <w:r w:rsidRPr="001F250F">
        <w:rPr>
          <w:i/>
          <w:iCs/>
        </w:rPr>
        <w:t>14</w:t>
      </w:r>
      <w:r w:rsidRPr="001F250F">
        <w:t>, no. 20 (2021): 6112, https://doi.org/10.3390/ma14206112.</w:t>
      </w:r>
    </w:p>
    <w:p w14:paraId="4CFF5906" w14:textId="77777777" w:rsidR="001F250F" w:rsidRPr="001F250F" w:rsidRDefault="001F250F" w:rsidP="001F250F">
      <w:pPr>
        <w:pStyle w:val="Bibliography"/>
      </w:pPr>
      <w:r w:rsidRPr="001F250F">
        <w:t xml:space="preserve">35. L. Holzer, P. Marmet, M. Fingerle, A. Wiegmann, M. Neumann, and V. Schmidt, “Tortuosity-Porosity Relationships: Review of Empirical Data from Literature,” in </w:t>
      </w:r>
      <w:r w:rsidRPr="001F250F">
        <w:rPr>
          <w:i/>
          <w:iCs/>
        </w:rPr>
        <w:t>Tortuosity and Microstructure Effects in Porous Media</w:t>
      </w:r>
      <w:r w:rsidRPr="001F250F">
        <w:t>, Vol. 333, Springer International Publishing: Cham 2023, pp. 51–89, https://doi.org/10.1007/978-3-031-30477-4_3.</w:t>
      </w:r>
    </w:p>
    <w:p w14:paraId="7B071DB5" w14:textId="77777777" w:rsidR="001F250F" w:rsidRPr="001F250F" w:rsidRDefault="001F250F" w:rsidP="001F250F">
      <w:pPr>
        <w:pStyle w:val="Bibliography"/>
      </w:pPr>
      <w:r w:rsidRPr="001F250F">
        <w:t xml:space="preserve">36. J. Tkacz, K. Slouková, J. Minda, et al., “Influence of the Composition of the Hank’s Balanced Salt Solution on the Corrosion Behavior of AZ31 and AZ61 Magnesium Alloys,” </w:t>
      </w:r>
      <w:r w:rsidRPr="001F250F">
        <w:rPr>
          <w:i/>
          <w:iCs/>
        </w:rPr>
        <w:t>Metals</w:t>
      </w:r>
      <w:r w:rsidRPr="001F250F">
        <w:t xml:space="preserve"> </w:t>
      </w:r>
      <w:r w:rsidRPr="001F250F">
        <w:rPr>
          <w:i/>
          <w:iCs/>
        </w:rPr>
        <w:t>7</w:t>
      </w:r>
      <w:r w:rsidRPr="001F250F">
        <w:t>, no. 11 (2017): 465, https://doi.org/10.3390/met7110465.</w:t>
      </w:r>
    </w:p>
    <w:p w14:paraId="5B0BA37C" w14:textId="77777777" w:rsidR="001F250F" w:rsidRPr="001F250F" w:rsidRDefault="001F250F" w:rsidP="001F250F">
      <w:pPr>
        <w:pStyle w:val="Bibliography"/>
      </w:pPr>
      <w:r w:rsidRPr="001F250F">
        <w:t xml:space="preserve">37. T. Kokubo, and H. Takadama, “How Useful Is SBF in Predicting in Vivo Bone Bioactivity?,” </w:t>
      </w:r>
      <w:r w:rsidRPr="001F250F">
        <w:rPr>
          <w:i/>
          <w:iCs/>
        </w:rPr>
        <w:t>Biomaterials</w:t>
      </w:r>
      <w:r w:rsidRPr="001F250F">
        <w:t xml:space="preserve"> </w:t>
      </w:r>
      <w:r w:rsidRPr="001F250F">
        <w:rPr>
          <w:i/>
          <w:iCs/>
        </w:rPr>
        <w:t>27</w:t>
      </w:r>
      <w:r w:rsidRPr="001F250F">
        <w:t>, no. 15 (2006): 2907–2915, https://doi.org/10.1016/j.biomaterials.2006.01.017.</w:t>
      </w:r>
    </w:p>
    <w:p w14:paraId="688BBA44" w14:textId="77777777" w:rsidR="001F250F" w:rsidRPr="001F250F" w:rsidRDefault="001F250F" w:rsidP="001F250F">
      <w:pPr>
        <w:pStyle w:val="Bibliography"/>
      </w:pPr>
      <w:r w:rsidRPr="001F250F">
        <w:t xml:space="preserve">38. L. Liu, Y. Meng, C. Dong, Y. Yan, A. A. Volinsky, and L.-N. Wang, “Initial Formation of Corrosion Products on Pure Zinc in Simulated Body Fluid,” </w:t>
      </w:r>
      <w:r w:rsidRPr="001F250F">
        <w:rPr>
          <w:i/>
          <w:iCs/>
        </w:rPr>
        <w:t>Journal of Materials Science &amp; Technology</w:t>
      </w:r>
      <w:r w:rsidRPr="001F250F">
        <w:t xml:space="preserve"> </w:t>
      </w:r>
      <w:r w:rsidRPr="001F250F">
        <w:rPr>
          <w:i/>
          <w:iCs/>
        </w:rPr>
        <w:t>34</w:t>
      </w:r>
      <w:r w:rsidRPr="001F250F">
        <w:t>, no. 12 (2018): 2271–2282, https://doi.org/10.1016/j.jmst.2018.05.005.</w:t>
      </w:r>
    </w:p>
    <w:p w14:paraId="5375A3F6" w14:textId="77777777" w:rsidR="001F250F" w:rsidRPr="001F250F" w:rsidRDefault="001F250F" w:rsidP="001F250F">
      <w:pPr>
        <w:pStyle w:val="Bibliography"/>
      </w:pPr>
      <w:r w:rsidRPr="001F250F">
        <w:t xml:space="preserve">39. E. Mostaed, M. Sikora-Jasinska, J. W. Drelich, and M. Vedani, “Zinc-Based Alloys for Degradable Vascular Stent Applications,” </w:t>
      </w:r>
      <w:r w:rsidRPr="001F250F">
        <w:rPr>
          <w:i/>
          <w:iCs/>
        </w:rPr>
        <w:t>Acta Biomaterialia</w:t>
      </w:r>
      <w:r w:rsidRPr="001F250F">
        <w:t xml:space="preserve"> </w:t>
      </w:r>
      <w:r w:rsidRPr="001F250F">
        <w:rPr>
          <w:i/>
          <w:iCs/>
        </w:rPr>
        <w:t>71</w:t>
      </w:r>
      <w:r w:rsidRPr="001F250F">
        <w:t xml:space="preserve"> (2018): 1–23, https://doi.org/10.1016/j.actbio.2018.03.005.</w:t>
      </w:r>
    </w:p>
    <w:p w14:paraId="631FE55D" w14:textId="77777777" w:rsidR="001F250F" w:rsidRPr="001F250F" w:rsidRDefault="001F250F" w:rsidP="001F250F">
      <w:pPr>
        <w:pStyle w:val="Bibliography"/>
      </w:pPr>
      <w:r w:rsidRPr="001F250F">
        <w:t xml:space="preserve">40. Y. Meng, L. Liu, D. Zhang, et al., “Initial Formation of Corrosion Products on Pure Zinc in Saline Solution,” </w:t>
      </w:r>
      <w:r w:rsidRPr="001F250F">
        <w:rPr>
          <w:i/>
          <w:iCs/>
        </w:rPr>
        <w:t>Bioactive Materials</w:t>
      </w:r>
      <w:r w:rsidRPr="001F250F">
        <w:t xml:space="preserve"> </w:t>
      </w:r>
      <w:r w:rsidRPr="001F250F">
        <w:rPr>
          <w:i/>
          <w:iCs/>
        </w:rPr>
        <w:t>4</w:t>
      </w:r>
      <w:r w:rsidRPr="001F250F">
        <w:t xml:space="preserve"> (2019): 87–96, https://doi.org/10.1016/j.bioactmat.2018.08.003.</w:t>
      </w:r>
    </w:p>
    <w:p w14:paraId="59AF082F" w14:textId="77777777" w:rsidR="001F250F" w:rsidRPr="001F250F" w:rsidRDefault="001F250F" w:rsidP="001F250F">
      <w:pPr>
        <w:pStyle w:val="Bibliography"/>
      </w:pPr>
      <w:r w:rsidRPr="001F250F">
        <w:t xml:space="preserve">41. Y. Li, J. Wang, K. Sheng, et al., “Optimizing Structural Design on Biodegradable Magnesium Alloy Vascular Stent for Reducing Strut Thickness and Raising Radial Strength,” </w:t>
      </w:r>
      <w:r w:rsidRPr="001F250F">
        <w:rPr>
          <w:i/>
          <w:iCs/>
        </w:rPr>
        <w:t>Materials &amp; Design</w:t>
      </w:r>
      <w:r w:rsidRPr="001F250F">
        <w:t xml:space="preserve"> </w:t>
      </w:r>
      <w:r w:rsidRPr="001F250F">
        <w:rPr>
          <w:i/>
          <w:iCs/>
        </w:rPr>
        <w:t>220</w:t>
      </w:r>
      <w:r w:rsidRPr="001F250F">
        <w:t xml:space="preserve"> (2022): 110843, https://doi.org/10.1016/j.matdes.2022.110843.</w:t>
      </w:r>
    </w:p>
    <w:p w14:paraId="2AD9E664" w14:textId="77777777" w:rsidR="001F250F" w:rsidRPr="001F250F" w:rsidRDefault="001F250F" w:rsidP="001F250F">
      <w:pPr>
        <w:pStyle w:val="Bibliography"/>
      </w:pPr>
      <w:r w:rsidRPr="001F250F">
        <w:t xml:space="preserve">42. J. Chen, F. Dong, and S. Liu, “Design and Mechanical Performance Evaluation of WE43 Magnesium Alloy Biodegradable Stents via Finite Element Analysis,” </w:t>
      </w:r>
      <w:r w:rsidRPr="001F250F">
        <w:rPr>
          <w:i/>
          <w:iCs/>
        </w:rPr>
        <w:t>Metals</w:t>
      </w:r>
      <w:r w:rsidRPr="001F250F">
        <w:t xml:space="preserve"> </w:t>
      </w:r>
      <w:r w:rsidRPr="001F250F">
        <w:rPr>
          <w:i/>
          <w:iCs/>
        </w:rPr>
        <w:t>14</w:t>
      </w:r>
      <w:r w:rsidRPr="001F250F">
        <w:t>, no. 6 (2024): 704, https://doi.org/10.3390/met14060704.</w:t>
      </w:r>
    </w:p>
    <w:p w14:paraId="15681BB7" w14:textId="3139D56D"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058E" w14:textId="77777777" w:rsidR="00462727" w:rsidRDefault="00462727">
      <w:r>
        <w:separator/>
      </w:r>
    </w:p>
  </w:endnote>
  <w:endnote w:type="continuationSeparator" w:id="0">
    <w:p w14:paraId="19BDC7B4" w14:textId="77777777" w:rsidR="00462727" w:rsidRDefault="0046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0787D" w14:textId="77777777" w:rsidR="00462727" w:rsidRDefault="00462727">
      <w:r>
        <w:separator/>
      </w:r>
    </w:p>
  </w:footnote>
  <w:footnote w:type="continuationSeparator" w:id="0">
    <w:p w14:paraId="6A60FD01" w14:textId="77777777" w:rsidR="00462727" w:rsidRDefault="00462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2131274">
    <w:abstractNumId w:val="2"/>
  </w:num>
  <w:num w:numId="2" w16cid:durableId="1100103712">
    <w:abstractNumId w:val="0"/>
  </w:num>
  <w:num w:numId="3" w16cid:durableId="1285959792">
    <w:abstractNumId w:val="1"/>
  </w:num>
  <w:num w:numId="4" w16cid:durableId="896664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46708"/>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54C"/>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021F"/>
    <w:rsid w:val="000D14B2"/>
    <w:rsid w:val="000D27D0"/>
    <w:rsid w:val="000D2C07"/>
    <w:rsid w:val="000D2D4B"/>
    <w:rsid w:val="000D45F4"/>
    <w:rsid w:val="000D5AB4"/>
    <w:rsid w:val="000D66DB"/>
    <w:rsid w:val="000D7EBA"/>
    <w:rsid w:val="000D7FE6"/>
    <w:rsid w:val="000E4591"/>
    <w:rsid w:val="000E788B"/>
    <w:rsid w:val="000E7A5B"/>
    <w:rsid w:val="000E7BBA"/>
    <w:rsid w:val="000F00DD"/>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3D66"/>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50F"/>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1ACE"/>
    <w:rsid w:val="00232D62"/>
    <w:rsid w:val="00233C8A"/>
    <w:rsid w:val="00236036"/>
    <w:rsid w:val="00240D90"/>
    <w:rsid w:val="00241425"/>
    <w:rsid w:val="002443F3"/>
    <w:rsid w:val="002448E7"/>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C6CA6"/>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2CE"/>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56611"/>
    <w:rsid w:val="0036263B"/>
    <w:rsid w:val="00363B62"/>
    <w:rsid w:val="00363EEB"/>
    <w:rsid w:val="003645B0"/>
    <w:rsid w:val="00364B2C"/>
    <w:rsid w:val="003664F1"/>
    <w:rsid w:val="00367E3F"/>
    <w:rsid w:val="00375B25"/>
    <w:rsid w:val="00375F1B"/>
    <w:rsid w:val="00377EA5"/>
    <w:rsid w:val="00377F77"/>
    <w:rsid w:val="00382515"/>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08A4"/>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727"/>
    <w:rsid w:val="00462F12"/>
    <w:rsid w:val="00463050"/>
    <w:rsid w:val="0046340F"/>
    <w:rsid w:val="004649E0"/>
    <w:rsid w:val="00466168"/>
    <w:rsid w:val="0046778B"/>
    <w:rsid w:val="004714D4"/>
    <w:rsid w:val="00475712"/>
    <w:rsid w:val="00476B43"/>
    <w:rsid w:val="00480CCE"/>
    <w:rsid w:val="00482FAA"/>
    <w:rsid w:val="004833E0"/>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2E8F"/>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4FF"/>
    <w:rsid w:val="00532960"/>
    <w:rsid w:val="005332ED"/>
    <w:rsid w:val="005346D2"/>
    <w:rsid w:val="00540BB4"/>
    <w:rsid w:val="00545A73"/>
    <w:rsid w:val="00546DEB"/>
    <w:rsid w:val="00546F0F"/>
    <w:rsid w:val="005477E7"/>
    <w:rsid w:val="00550159"/>
    <w:rsid w:val="00551897"/>
    <w:rsid w:val="00551FFD"/>
    <w:rsid w:val="00552A0F"/>
    <w:rsid w:val="00553854"/>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673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230E"/>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1E22"/>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28C"/>
    <w:rsid w:val="00682526"/>
    <w:rsid w:val="006831A5"/>
    <w:rsid w:val="00683555"/>
    <w:rsid w:val="00683888"/>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67C24"/>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0BD5"/>
    <w:rsid w:val="00891328"/>
    <w:rsid w:val="00891A47"/>
    <w:rsid w:val="00892809"/>
    <w:rsid w:val="008934FF"/>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621"/>
    <w:rsid w:val="008B5740"/>
    <w:rsid w:val="008C0A8C"/>
    <w:rsid w:val="008C0B84"/>
    <w:rsid w:val="008C0FEB"/>
    <w:rsid w:val="008C3842"/>
    <w:rsid w:val="008C41DA"/>
    <w:rsid w:val="008C4C06"/>
    <w:rsid w:val="008C553A"/>
    <w:rsid w:val="008C588E"/>
    <w:rsid w:val="008C6D5F"/>
    <w:rsid w:val="008C71CF"/>
    <w:rsid w:val="008C7226"/>
    <w:rsid w:val="008D0763"/>
    <w:rsid w:val="008D54CA"/>
    <w:rsid w:val="008D7B80"/>
    <w:rsid w:val="008E243B"/>
    <w:rsid w:val="008E2CD9"/>
    <w:rsid w:val="008E4184"/>
    <w:rsid w:val="008E5454"/>
    <w:rsid w:val="008E549F"/>
    <w:rsid w:val="008E5EAC"/>
    <w:rsid w:val="008E5F2E"/>
    <w:rsid w:val="008E6301"/>
    <w:rsid w:val="008F10BC"/>
    <w:rsid w:val="008F193D"/>
    <w:rsid w:val="008F2052"/>
    <w:rsid w:val="008F26ED"/>
    <w:rsid w:val="008F2761"/>
    <w:rsid w:val="008F2A38"/>
    <w:rsid w:val="008F3012"/>
    <w:rsid w:val="008F3509"/>
    <w:rsid w:val="008F592B"/>
    <w:rsid w:val="008F71FA"/>
    <w:rsid w:val="00901D14"/>
    <w:rsid w:val="009020AA"/>
    <w:rsid w:val="009026AC"/>
    <w:rsid w:val="00902B8F"/>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CDD"/>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7D6"/>
    <w:rsid w:val="009A48D8"/>
    <w:rsid w:val="009A531F"/>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6791C"/>
    <w:rsid w:val="00A7086D"/>
    <w:rsid w:val="00A71AD5"/>
    <w:rsid w:val="00A72203"/>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29D8"/>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341C"/>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288D"/>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A2F"/>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249E"/>
    <w:rsid w:val="00D5411E"/>
    <w:rsid w:val="00D54E6B"/>
    <w:rsid w:val="00D55D10"/>
    <w:rsid w:val="00D55D94"/>
    <w:rsid w:val="00D564E7"/>
    <w:rsid w:val="00D56566"/>
    <w:rsid w:val="00D647A4"/>
    <w:rsid w:val="00D6487A"/>
    <w:rsid w:val="00D648BB"/>
    <w:rsid w:val="00D64E04"/>
    <w:rsid w:val="00D65A5E"/>
    <w:rsid w:val="00D65E50"/>
    <w:rsid w:val="00D65ED4"/>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3BF7"/>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86455"/>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4258487">
      <w:bodyDiv w:val="1"/>
      <w:marLeft w:val="0"/>
      <w:marRight w:val="0"/>
      <w:marTop w:val="0"/>
      <w:marBottom w:val="0"/>
      <w:divBdr>
        <w:top w:val="none" w:sz="0" w:space="0" w:color="auto"/>
        <w:left w:val="none" w:sz="0" w:space="0" w:color="auto"/>
        <w:bottom w:val="none" w:sz="0" w:space="0" w:color="auto"/>
        <w:right w:val="none" w:sz="0" w:space="0" w:color="auto"/>
      </w:divBdr>
      <w:divsChild>
        <w:div w:id="544410335">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1853675">
      <w:bodyDiv w:val="1"/>
      <w:marLeft w:val="0"/>
      <w:marRight w:val="0"/>
      <w:marTop w:val="0"/>
      <w:marBottom w:val="0"/>
      <w:divBdr>
        <w:top w:val="none" w:sz="0" w:space="0" w:color="auto"/>
        <w:left w:val="none" w:sz="0" w:space="0" w:color="auto"/>
        <w:bottom w:val="none" w:sz="0" w:space="0" w:color="auto"/>
        <w:right w:val="none" w:sz="0" w:space="0" w:color="auto"/>
      </w:divBdr>
      <w:divsChild>
        <w:div w:id="1855070087">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2629045">
      <w:bodyDiv w:val="1"/>
      <w:marLeft w:val="0"/>
      <w:marRight w:val="0"/>
      <w:marTop w:val="0"/>
      <w:marBottom w:val="0"/>
      <w:divBdr>
        <w:top w:val="none" w:sz="0" w:space="0" w:color="auto"/>
        <w:left w:val="none" w:sz="0" w:space="0" w:color="auto"/>
        <w:bottom w:val="none" w:sz="0" w:space="0" w:color="auto"/>
        <w:right w:val="none" w:sz="0" w:space="0" w:color="auto"/>
      </w:divBdr>
      <w:divsChild>
        <w:div w:id="1739009485">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3822231">
      <w:bodyDiv w:val="1"/>
      <w:marLeft w:val="0"/>
      <w:marRight w:val="0"/>
      <w:marTop w:val="0"/>
      <w:marBottom w:val="0"/>
      <w:divBdr>
        <w:top w:val="none" w:sz="0" w:space="0" w:color="auto"/>
        <w:left w:val="none" w:sz="0" w:space="0" w:color="auto"/>
        <w:bottom w:val="none" w:sz="0" w:space="0" w:color="auto"/>
        <w:right w:val="none" w:sz="0" w:space="0" w:color="auto"/>
      </w:divBdr>
      <w:divsChild>
        <w:div w:id="189031345">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4805933">
      <w:bodyDiv w:val="1"/>
      <w:marLeft w:val="0"/>
      <w:marRight w:val="0"/>
      <w:marTop w:val="0"/>
      <w:marBottom w:val="0"/>
      <w:divBdr>
        <w:top w:val="none" w:sz="0" w:space="0" w:color="auto"/>
        <w:left w:val="none" w:sz="0" w:space="0" w:color="auto"/>
        <w:bottom w:val="none" w:sz="0" w:space="0" w:color="auto"/>
        <w:right w:val="none" w:sz="0" w:space="0" w:color="auto"/>
      </w:divBdr>
      <w:divsChild>
        <w:div w:id="1490051243">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214200">
      <w:bodyDiv w:val="1"/>
      <w:marLeft w:val="0"/>
      <w:marRight w:val="0"/>
      <w:marTop w:val="0"/>
      <w:marBottom w:val="0"/>
      <w:divBdr>
        <w:top w:val="none" w:sz="0" w:space="0" w:color="auto"/>
        <w:left w:val="none" w:sz="0" w:space="0" w:color="auto"/>
        <w:bottom w:val="none" w:sz="0" w:space="0" w:color="auto"/>
        <w:right w:val="none" w:sz="0" w:space="0" w:color="auto"/>
      </w:divBdr>
      <w:divsChild>
        <w:div w:id="1049954376">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28287876">
      <w:bodyDiv w:val="1"/>
      <w:marLeft w:val="0"/>
      <w:marRight w:val="0"/>
      <w:marTop w:val="0"/>
      <w:marBottom w:val="0"/>
      <w:divBdr>
        <w:top w:val="none" w:sz="0" w:space="0" w:color="auto"/>
        <w:left w:val="none" w:sz="0" w:space="0" w:color="auto"/>
        <w:bottom w:val="none" w:sz="0" w:space="0" w:color="auto"/>
        <w:right w:val="none" w:sz="0" w:space="0" w:color="auto"/>
      </w:divBdr>
      <w:divsChild>
        <w:div w:id="428895585">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274750">
      <w:bodyDiv w:val="1"/>
      <w:marLeft w:val="0"/>
      <w:marRight w:val="0"/>
      <w:marTop w:val="0"/>
      <w:marBottom w:val="0"/>
      <w:divBdr>
        <w:top w:val="none" w:sz="0" w:space="0" w:color="auto"/>
        <w:left w:val="none" w:sz="0" w:space="0" w:color="auto"/>
        <w:bottom w:val="none" w:sz="0" w:space="0" w:color="auto"/>
        <w:right w:val="none" w:sz="0" w:space="0" w:color="auto"/>
      </w:divBdr>
      <w:divsChild>
        <w:div w:id="891841723">
          <w:marLeft w:val="0"/>
          <w:marRight w:val="0"/>
          <w:marTop w:val="0"/>
          <w:marBottom w:val="0"/>
          <w:divBdr>
            <w:top w:val="none" w:sz="0" w:space="0" w:color="auto"/>
            <w:left w:val="none" w:sz="0" w:space="0" w:color="auto"/>
            <w:bottom w:val="none" w:sz="0" w:space="0" w:color="auto"/>
            <w:right w:val="none" w:sz="0" w:space="0" w:color="auto"/>
          </w:divBdr>
        </w:div>
      </w:divsChild>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1162984">
      <w:bodyDiv w:val="1"/>
      <w:marLeft w:val="0"/>
      <w:marRight w:val="0"/>
      <w:marTop w:val="0"/>
      <w:marBottom w:val="0"/>
      <w:divBdr>
        <w:top w:val="none" w:sz="0" w:space="0" w:color="auto"/>
        <w:left w:val="none" w:sz="0" w:space="0" w:color="auto"/>
        <w:bottom w:val="none" w:sz="0" w:space="0" w:color="auto"/>
        <w:right w:val="none" w:sz="0" w:space="0" w:color="auto"/>
      </w:divBdr>
      <w:divsChild>
        <w:div w:id="138501809">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5178061">
      <w:bodyDiv w:val="1"/>
      <w:marLeft w:val="0"/>
      <w:marRight w:val="0"/>
      <w:marTop w:val="0"/>
      <w:marBottom w:val="0"/>
      <w:divBdr>
        <w:top w:val="none" w:sz="0" w:space="0" w:color="auto"/>
        <w:left w:val="none" w:sz="0" w:space="0" w:color="auto"/>
        <w:bottom w:val="none" w:sz="0" w:space="0" w:color="auto"/>
        <w:right w:val="none" w:sz="0" w:space="0" w:color="auto"/>
      </w:divBdr>
      <w:divsChild>
        <w:div w:id="8614808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5.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3.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4.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5.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2138</TotalTime>
  <Pages>30</Pages>
  <Words>24288</Words>
  <Characters>138446</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32</cp:revision>
  <cp:lastPrinted>2026-10-09T06:30:00Z</cp:lastPrinted>
  <dcterms:created xsi:type="dcterms:W3CDTF">2026-10-01T06:12:00Z</dcterms:created>
  <dcterms:modified xsi:type="dcterms:W3CDTF">2026-10-09T21:03:00Z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zotero-version="10.0.6"&gt;&lt;session id="zzfcQ8cr"/&gt;&lt;style id="http://www.zotero.org/styles/advanced-science" hasBibliography="1" bibliographyStyleHasBeenSet="1"/&gt;&lt;prefs&gt;&lt;pref name="fieldType" value="Field"/&gt;&lt;/prefs&gt;&lt;/data&gt;</vt:lpwstr>
  </property>
</Properties>
</file>