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2D72D" w14:textId="77777777" w:rsidR="00016474" w:rsidRPr="00154208" w:rsidRDefault="003D0986" w:rsidP="00016474">
      <w:pPr>
        <w:spacing w:after="120" w:line="240" w:lineRule="auto"/>
        <w:ind w:firstLine="0"/>
        <w:contextualSpacing/>
        <w:jc w:val="center"/>
        <w:rPr>
          <w:rFonts w:cs="Times New Roman"/>
          <w:sz w:val="36"/>
          <w:szCs w:val="56"/>
        </w:rPr>
      </w:pPr>
      <w:r>
        <w:rPr>
          <w:b/>
          <w:sz w:val="32"/>
        </w:rPr>
        <w:t>Supporting Information</w:t>
      </w:r>
    </w:p>
    <w:p w14:paraId="20E59525" w14:textId="77777777" w:rsidR="005639C1" w:rsidRDefault="007163D0">
      <w:pPr>
        <w:spacing w:after="120"/>
        <w:jc w:val="center"/>
      </w:pPr>
      <w:r>
        <w:rPr>
          <w:b/>
          <w:sz w:val="28"/>
        </w:rPr>
        <w:t>A Mechanistic Framework for Predicting the Biodegradation of Zinc Implants</w:t>
      </w:r>
    </w:p>
    <w:p w14:paraId="22975DF9" w14:textId="77777777" w:rsidR="00B97A60" w:rsidRPr="005E40E9" w:rsidRDefault="00B97A60" w:rsidP="005E40E9">
      <w:pPr>
        <w:keepNext/>
        <w:keepLines/>
        <w:spacing w:before="240" w:after="120"/>
        <w:ind w:firstLine="0"/>
        <w:contextualSpacing/>
        <w:jc w:val="center"/>
        <w:rPr>
          <w:rFonts w:cs="Times New Roman"/>
          <w:i/>
          <w:iCs/>
        </w:rPr>
      </w:pPr>
      <w:r>
        <w:t>Henaka Ariyarathna, Xuan Yang, Aijun Huang, Yunlong Tang</w:t>
      </w:r>
      <w:r>
        <w:rPr>
          <w:vertAlign w:val="superscript"/>
        </w:rPr>
        <w:t>*</w:t>
      </w:r>
      <w:r>
        <w:t>, Yuman Zhu</w:t>
      </w:r>
      <w:r>
        <w:rPr>
          <w:vertAlign w:val="superscript"/>
        </w:rPr>
        <w:t>*</w:t>
      </w:r>
    </w:p>
    <w:p w14:paraId="23FCCF68" w14:textId="77777777" w:rsidR="005639C1" w:rsidRDefault="007163D0">
      <w:pPr>
        <w:jc w:val="center"/>
      </w:pPr>
      <w:r>
        <w:rPr>
          <w:i/>
          <w:sz w:val="20"/>
        </w:rPr>
        <w:t>H. Ariyarathna, X. Yang, A. Huang, Y. Tang, Y. Zhu</w:t>
      </w:r>
    </w:p>
    <w:p w14:paraId="34AD9A3B" w14:textId="77777777" w:rsidR="005639C1" w:rsidRDefault="007163D0">
      <w:pPr>
        <w:spacing w:after="80"/>
        <w:jc w:val="center"/>
      </w:pPr>
      <w:r>
        <w:rPr>
          <w:sz w:val="20"/>
        </w:rPr>
        <w:t>Monash Centre for Additive Manufacturing, Monash University, Wellington Rd, Clayton, VIC 3800, Australia</w:t>
      </w:r>
    </w:p>
    <w:p w14:paraId="03028DEC" w14:textId="77777777" w:rsidR="005639C1" w:rsidRDefault="007163D0">
      <w:pPr>
        <w:jc w:val="center"/>
      </w:pPr>
      <w:r>
        <w:rPr>
          <w:i/>
          <w:sz w:val="20"/>
        </w:rPr>
        <w:t>H. Ariyarathna, X. Yang, A. Huang, Y. Tang</w:t>
      </w:r>
    </w:p>
    <w:p w14:paraId="140B4AF6" w14:textId="77777777" w:rsidR="005639C1" w:rsidRDefault="007163D0">
      <w:pPr>
        <w:spacing w:after="80"/>
        <w:jc w:val="center"/>
      </w:pPr>
      <w:r>
        <w:rPr>
          <w:sz w:val="20"/>
        </w:rPr>
        <w:t>Department of Materials Science and Engineering, Monash University, Wellington Rd, Clayton, VIC 3800, Australia</w:t>
      </w:r>
    </w:p>
    <w:p w14:paraId="10478A00" w14:textId="77777777" w:rsidR="005639C1" w:rsidRDefault="007163D0">
      <w:pPr>
        <w:jc w:val="center"/>
      </w:pPr>
      <w:r>
        <w:rPr>
          <w:i/>
          <w:sz w:val="20"/>
        </w:rPr>
        <w:t>A. Huang, Y. Tang, Y. Zhu</w:t>
      </w:r>
    </w:p>
    <w:p w14:paraId="2385E92F" w14:textId="77777777" w:rsidR="005639C1" w:rsidRDefault="007163D0">
      <w:pPr>
        <w:spacing w:after="80"/>
        <w:jc w:val="center"/>
      </w:pPr>
      <w:r>
        <w:rPr>
          <w:sz w:val="20"/>
        </w:rPr>
        <w:t>Department of Mechanical and Aerospace Engineering, Monash University, Wellington Rd, Clayton, VIC 3800, Australia</w:t>
      </w:r>
    </w:p>
    <w:p w14:paraId="634F78FA" w14:textId="77777777" w:rsidR="005639C1" w:rsidRDefault="007163D0">
      <w:pPr>
        <w:spacing w:after="240"/>
        <w:jc w:val="center"/>
      </w:pPr>
      <w:r>
        <w:rPr>
          <w:sz w:val="20"/>
        </w:rPr>
        <w:t>*Correspondence: Yunlong.Tang1@monash.edu, yuman.zhu@monash.edu</w:t>
      </w:r>
    </w:p>
    <w:p w14:paraId="7AE104E7" w14:textId="77777777" w:rsidR="005639C1" w:rsidRDefault="007163D0">
      <w:pPr>
        <w:spacing w:after="80"/>
      </w:pPr>
      <w:r>
        <w:rPr>
          <w:b/>
        </w:rPr>
        <w:t>Contents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000"/>
        <w:gridCol w:w="4200"/>
        <w:gridCol w:w="3826"/>
      </w:tblGrid>
      <w:tr w:rsidR="005639C1" w14:paraId="6251D3AC" w14:textId="77777777">
        <w:trPr>
          <w:cantSplit/>
          <w:tblHeader/>
          <w:jc w:val="center"/>
        </w:trPr>
        <w:tc>
          <w:tcPr>
            <w:tcW w:w="1000" w:type="dxa"/>
            <w:tcBorders>
              <w:bottom w:val="single" w:sz="6" w:space="0" w:color="000000"/>
            </w:tcBorders>
            <w:vAlign w:val="center"/>
          </w:tcPr>
          <w:p w14:paraId="25861C50" w14:textId="77777777" w:rsidR="005639C1" w:rsidRDefault="007163D0">
            <w:pPr>
              <w:keepNext/>
              <w:spacing w:before="20" w:after="20" w:line="240" w:lineRule="auto"/>
              <w:ind w:firstLine="0"/>
              <w:jc w:val="left"/>
            </w:pPr>
            <w:r>
              <w:rPr>
                <w:b/>
                <w:sz w:val="20"/>
                <w:szCs w:val="20"/>
              </w:rPr>
              <w:t>Section</w:t>
            </w:r>
          </w:p>
        </w:tc>
        <w:tc>
          <w:tcPr>
            <w:tcW w:w="4200" w:type="dxa"/>
            <w:tcBorders>
              <w:bottom w:val="single" w:sz="6" w:space="0" w:color="000000"/>
            </w:tcBorders>
            <w:vAlign w:val="center"/>
          </w:tcPr>
          <w:p w14:paraId="24F8EF6C" w14:textId="77777777" w:rsidR="005639C1" w:rsidRDefault="007163D0">
            <w:pPr>
              <w:keepNext/>
              <w:spacing w:before="20" w:after="20" w:line="240" w:lineRule="auto"/>
              <w:ind w:firstLine="0"/>
              <w:jc w:val="left"/>
            </w:pPr>
            <w:r>
              <w:rPr>
                <w:b/>
                <w:sz w:val="20"/>
                <w:szCs w:val="20"/>
              </w:rPr>
              <w:t>Topic</w:t>
            </w:r>
          </w:p>
        </w:tc>
        <w:tc>
          <w:tcPr>
            <w:tcW w:w="3826" w:type="dxa"/>
            <w:tcBorders>
              <w:bottom w:val="single" w:sz="6" w:space="0" w:color="000000"/>
            </w:tcBorders>
            <w:vAlign w:val="center"/>
          </w:tcPr>
          <w:p w14:paraId="7D05CB36" w14:textId="77777777" w:rsidR="005639C1" w:rsidRDefault="007163D0">
            <w:pPr>
              <w:keepNext/>
              <w:spacing w:before="20" w:after="20" w:line="240" w:lineRule="auto"/>
              <w:ind w:firstLine="0"/>
              <w:jc w:val="left"/>
            </w:pPr>
            <w:r>
              <w:rPr>
                <w:b/>
                <w:sz w:val="20"/>
                <w:szCs w:val="20"/>
              </w:rPr>
              <w:t>Equations, tables and figures</w:t>
            </w:r>
          </w:p>
        </w:tc>
      </w:tr>
      <w:tr w:rsidR="005639C1" w14:paraId="32BC28D9" w14:textId="77777777">
        <w:trPr>
          <w:cantSplit/>
          <w:jc w:val="center"/>
        </w:trPr>
        <w:tc>
          <w:tcPr>
            <w:tcW w:w="1000" w:type="dxa"/>
            <w:vAlign w:val="center"/>
          </w:tcPr>
          <w:p w14:paraId="78324D77" w14:textId="77777777" w:rsidR="005639C1" w:rsidRDefault="007163D0">
            <w:pPr>
              <w:keepNext/>
              <w:spacing w:before="20" w:after="20" w:line="240" w:lineRule="auto"/>
              <w:ind w:firstLine="0"/>
              <w:jc w:val="left"/>
            </w:pPr>
            <w:r>
              <w:rPr>
                <w:sz w:val="20"/>
                <w:szCs w:val="20"/>
              </w:rPr>
              <w:t>S1</w:t>
            </w:r>
          </w:p>
        </w:tc>
        <w:tc>
          <w:tcPr>
            <w:tcW w:w="4200" w:type="dxa"/>
            <w:vAlign w:val="center"/>
          </w:tcPr>
          <w:p w14:paraId="3CD2C238" w14:textId="77777777" w:rsidR="005639C1" w:rsidRDefault="007163D0">
            <w:pPr>
              <w:keepNext/>
              <w:spacing w:before="20" w:after="20" w:line="240" w:lineRule="auto"/>
              <w:ind w:firstLine="0"/>
              <w:jc w:val="left"/>
            </w:pPr>
            <w:r>
              <w:rPr>
                <w:sz w:val="20"/>
                <w:szCs w:val="20"/>
              </w:rPr>
              <w:t xml:space="preserve">Model equations and </w:t>
            </w:r>
            <w:ins w:id="0" w:author="Claude" w:date="2026-10-09T04:34:00Z">
              <w:r>
                <w:rPr>
                  <w:sz w:val="20"/>
                  <w:szCs w:val="20"/>
                </w:rPr>
                <w:t xml:space="preserve">interface </w:t>
              </w:r>
            </w:ins>
            <w:r>
              <w:rPr>
                <w:sz w:val="20"/>
                <w:szCs w:val="20"/>
              </w:rPr>
              <w:t>velocity</w:t>
            </w:r>
            <w:del w:id="1" w:author="Claude" w:date="2026-10-09T04:34:00Z">
              <w:r>
                <w:rPr>
                  <w:sz w:val="20"/>
                  <w:szCs w:val="20"/>
                </w:rPr>
                <w:delText>-selection rule</w:delText>
              </w:r>
            </w:del>
          </w:p>
        </w:tc>
        <w:tc>
          <w:tcPr>
            <w:tcW w:w="3826" w:type="dxa"/>
            <w:vAlign w:val="center"/>
          </w:tcPr>
          <w:p w14:paraId="7C71BF13" w14:textId="77777777" w:rsidR="005639C1" w:rsidRDefault="007163D0">
            <w:pPr>
              <w:keepNext/>
              <w:spacing w:before="20" w:after="20" w:line="240" w:lineRule="auto"/>
              <w:ind w:firstLine="0"/>
              <w:jc w:val="left"/>
            </w:pPr>
            <w:r>
              <w:rPr>
                <w:sz w:val="20"/>
                <w:szCs w:val="20"/>
              </w:rPr>
              <w:t>Equations S1–S3; Table S1</w:t>
            </w:r>
            <w:del w:id="2" w:author="Claude" w:date="2026-10-09T04:34:00Z">
              <w:r>
                <w:rPr>
                  <w:sz w:val="20"/>
                  <w:szCs w:val="20"/>
                </w:rPr>
                <w:delText>; Figure S1</w:delText>
              </w:r>
            </w:del>
          </w:p>
        </w:tc>
      </w:tr>
      <w:tr w:rsidR="005639C1" w14:paraId="4036680E" w14:textId="77777777">
        <w:trPr>
          <w:cantSplit/>
          <w:jc w:val="center"/>
        </w:trPr>
        <w:tc>
          <w:tcPr>
            <w:tcW w:w="1000" w:type="dxa"/>
            <w:vAlign w:val="center"/>
          </w:tcPr>
          <w:p w14:paraId="7777EADD" w14:textId="77777777" w:rsidR="005639C1" w:rsidRDefault="007163D0">
            <w:pPr>
              <w:keepNext/>
              <w:spacing w:before="20" w:after="20" w:line="240" w:lineRule="auto"/>
              <w:ind w:firstLine="0"/>
              <w:jc w:val="left"/>
            </w:pPr>
            <w:r>
              <w:rPr>
                <w:sz w:val="20"/>
                <w:szCs w:val="20"/>
              </w:rPr>
              <w:t>S2</w:t>
            </w:r>
          </w:p>
        </w:tc>
        <w:tc>
          <w:tcPr>
            <w:tcW w:w="4200" w:type="dxa"/>
            <w:vAlign w:val="center"/>
          </w:tcPr>
          <w:p w14:paraId="4E7A1EEA" w14:textId="77777777" w:rsidR="005639C1" w:rsidRDefault="007163D0">
            <w:pPr>
              <w:keepNext/>
              <w:spacing w:before="20" w:after="20" w:line="240" w:lineRule="auto"/>
              <w:ind w:firstLine="0"/>
              <w:jc w:val="left"/>
            </w:pPr>
            <w:r>
              <w:rPr>
                <w:sz w:val="20"/>
                <w:szCs w:val="20"/>
              </w:rPr>
              <w:t>Geometry and mesh generation</w:t>
            </w:r>
          </w:p>
        </w:tc>
        <w:tc>
          <w:tcPr>
            <w:tcW w:w="3826" w:type="dxa"/>
            <w:vAlign w:val="center"/>
          </w:tcPr>
          <w:p w14:paraId="3E00CFF3" w14:textId="77777777" w:rsidR="005639C1" w:rsidRDefault="007163D0">
            <w:pPr>
              <w:keepNext/>
              <w:spacing w:before="20" w:after="20" w:line="240" w:lineRule="auto"/>
              <w:ind w:firstLine="0"/>
              <w:jc w:val="left"/>
            </w:pPr>
            <w:r>
              <w:rPr>
                <w:sz w:val="20"/>
                <w:szCs w:val="20"/>
              </w:rPr>
              <w:t xml:space="preserve">Equation S4; Tables S2–S3; Figures </w:t>
            </w:r>
            <w:ins w:id="3" w:author="Claude" w:date="2026-10-09T04:34:00Z">
              <w:r>
                <w:rPr>
                  <w:sz w:val="20"/>
                  <w:szCs w:val="20"/>
                </w:rPr>
                <w:t>S1–</w:t>
              </w:r>
            </w:ins>
            <w:r>
              <w:rPr>
                <w:sz w:val="20"/>
                <w:szCs w:val="20"/>
              </w:rPr>
              <w:t>S2</w:t>
            </w:r>
            <w:del w:id="4" w:author="Claude" w:date="2026-10-09T04:34:00Z">
              <w:r>
                <w:rPr>
                  <w:sz w:val="20"/>
                  <w:szCs w:val="20"/>
                </w:rPr>
                <w:delText>–S3</w:delText>
              </w:r>
            </w:del>
          </w:p>
        </w:tc>
      </w:tr>
      <w:tr w:rsidR="005639C1" w14:paraId="052F9E07" w14:textId="77777777">
        <w:trPr>
          <w:cantSplit/>
          <w:jc w:val="center"/>
        </w:trPr>
        <w:tc>
          <w:tcPr>
            <w:tcW w:w="1000" w:type="dxa"/>
            <w:vAlign w:val="center"/>
          </w:tcPr>
          <w:p w14:paraId="0242C592" w14:textId="77777777" w:rsidR="005639C1" w:rsidRDefault="007163D0">
            <w:pPr>
              <w:keepNext/>
              <w:spacing w:before="20" w:after="20" w:line="240" w:lineRule="auto"/>
              <w:ind w:firstLine="0"/>
              <w:jc w:val="left"/>
            </w:pPr>
            <w:r>
              <w:rPr>
                <w:sz w:val="20"/>
                <w:szCs w:val="20"/>
              </w:rPr>
              <w:t>S3</w:t>
            </w:r>
          </w:p>
        </w:tc>
        <w:tc>
          <w:tcPr>
            <w:tcW w:w="4200" w:type="dxa"/>
            <w:vAlign w:val="center"/>
          </w:tcPr>
          <w:p w14:paraId="56A21567" w14:textId="77777777" w:rsidR="005639C1" w:rsidRDefault="007163D0">
            <w:pPr>
              <w:keepNext/>
              <w:spacing w:before="20" w:after="20" w:line="240" w:lineRule="auto"/>
              <w:ind w:firstLine="0"/>
              <w:jc w:val="left"/>
            </w:pPr>
            <w:r>
              <w:rPr>
                <w:sz w:val="20"/>
                <w:szCs w:val="20"/>
              </w:rPr>
              <w:t>Simulation settings and parameters</w:t>
            </w:r>
          </w:p>
        </w:tc>
        <w:tc>
          <w:tcPr>
            <w:tcW w:w="3826" w:type="dxa"/>
            <w:vAlign w:val="center"/>
          </w:tcPr>
          <w:p w14:paraId="231C066F" w14:textId="77777777" w:rsidR="005639C1" w:rsidRDefault="007163D0">
            <w:pPr>
              <w:keepNext/>
              <w:spacing w:before="20" w:after="20" w:line="240" w:lineRule="auto"/>
              <w:ind w:firstLine="0"/>
              <w:jc w:val="left"/>
            </w:pPr>
            <w:r>
              <w:rPr>
                <w:sz w:val="20"/>
                <w:szCs w:val="20"/>
              </w:rPr>
              <w:t>Table S4</w:t>
            </w:r>
          </w:p>
        </w:tc>
      </w:tr>
      <w:tr w:rsidR="005639C1" w14:paraId="222CD736" w14:textId="77777777">
        <w:trPr>
          <w:cantSplit/>
          <w:jc w:val="center"/>
        </w:trPr>
        <w:tc>
          <w:tcPr>
            <w:tcW w:w="1000" w:type="dxa"/>
            <w:vAlign w:val="center"/>
          </w:tcPr>
          <w:p w14:paraId="0ECE33E2" w14:textId="77777777" w:rsidR="005639C1" w:rsidRDefault="007163D0">
            <w:pPr>
              <w:keepNext/>
              <w:spacing w:before="20" w:after="20" w:line="240" w:lineRule="auto"/>
              <w:ind w:firstLine="0"/>
              <w:jc w:val="left"/>
            </w:pPr>
            <w:r>
              <w:rPr>
                <w:sz w:val="20"/>
                <w:szCs w:val="20"/>
              </w:rPr>
              <w:t>S4</w:t>
            </w:r>
          </w:p>
        </w:tc>
        <w:tc>
          <w:tcPr>
            <w:tcW w:w="4200" w:type="dxa"/>
            <w:vAlign w:val="center"/>
          </w:tcPr>
          <w:p w14:paraId="17A92791" w14:textId="77777777" w:rsidR="005639C1" w:rsidRDefault="007163D0">
            <w:pPr>
              <w:keepNext/>
              <w:spacing w:before="20" w:after="20" w:line="240" w:lineRule="auto"/>
              <w:ind w:firstLine="0"/>
              <w:jc w:val="left"/>
            </w:pPr>
            <w:r>
              <w:rPr>
                <w:sz w:val="20"/>
                <w:szCs w:val="20"/>
              </w:rPr>
              <w:t>Sensitivity analysis</w:t>
            </w:r>
          </w:p>
        </w:tc>
        <w:tc>
          <w:tcPr>
            <w:tcW w:w="3826" w:type="dxa"/>
            <w:vAlign w:val="center"/>
          </w:tcPr>
          <w:p w14:paraId="4F5F9D92" w14:textId="77777777" w:rsidR="005639C1" w:rsidRDefault="007163D0">
            <w:pPr>
              <w:keepNext/>
              <w:spacing w:before="20" w:after="20" w:line="240" w:lineRule="auto"/>
              <w:ind w:firstLine="0"/>
              <w:jc w:val="left"/>
            </w:pPr>
            <w:r>
              <w:rPr>
                <w:sz w:val="20"/>
                <w:szCs w:val="20"/>
              </w:rPr>
              <w:t xml:space="preserve">Tables S5–S6; Figure </w:t>
            </w:r>
            <w:del w:id="5" w:author="Claude" w:date="2026-10-09T04:34:00Z">
              <w:r>
                <w:rPr>
                  <w:sz w:val="20"/>
                  <w:szCs w:val="20"/>
                </w:rPr>
                <w:delText>S4</w:delText>
              </w:r>
            </w:del>
            <w:ins w:id="6" w:author="Claude" w:date="2026-10-09T04:34:00Z">
              <w:r>
                <w:rPr>
                  <w:sz w:val="20"/>
                  <w:szCs w:val="20"/>
                </w:rPr>
                <w:t>S3</w:t>
              </w:r>
            </w:ins>
          </w:p>
        </w:tc>
      </w:tr>
      <w:tr w:rsidR="005639C1" w14:paraId="3C68CD97" w14:textId="77777777">
        <w:trPr>
          <w:cantSplit/>
          <w:jc w:val="center"/>
        </w:trPr>
        <w:tc>
          <w:tcPr>
            <w:tcW w:w="1000" w:type="dxa"/>
            <w:vAlign w:val="center"/>
          </w:tcPr>
          <w:p w14:paraId="2D48FF0C" w14:textId="77777777" w:rsidR="005639C1" w:rsidRDefault="007163D0">
            <w:pPr>
              <w:keepNext/>
              <w:spacing w:before="20" w:after="20" w:line="240" w:lineRule="auto"/>
              <w:ind w:firstLine="0"/>
              <w:jc w:val="left"/>
            </w:pPr>
            <w:r>
              <w:rPr>
                <w:sz w:val="20"/>
                <w:szCs w:val="20"/>
              </w:rPr>
              <w:t>S5</w:t>
            </w:r>
          </w:p>
        </w:tc>
        <w:tc>
          <w:tcPr>
            <w:tcW w:w="4200" w:type="dxa"/>
            <w:vAlign w:val="center"/>
          </w:tcPr>
          <w:p w14:paraId="646D2D53" w14:textId="77777777" w:rsidR="005639C1" w:rsidRDefault="007163D0">
            <w:pPr>
              <w:keepNext/>
              <w:spacing w:before="20" w:after="20" w:line="240" w:lineRule="auto"/>
              <w:ind w:firstLine="0"/>
              <w:jc w:val="left"/>
            </w:pPr>
            <w:r>
              <w:rPr>
                <w:sz w:val="20"/>
                <w:szCs w:val="20"/>
              </w:rPr>
              <w:t>Bayesian calibration and validation</w:t>
            </w:r>
          </w:p>
        </w:tc>
        <w:tc>
          <w:tcPr>
            <w:tcW w:w="3826" w:type="dxa"/>
            <w:vAlign w:val="center"/>
          </w:tcPr>
          <w:p w14:paraId="4B70AB4F" w14:textId="77777777" w:rsidR="005639C1" w:rsidRDefault="007163D0">
            <w:pPr>
              <w:keepNext/>
              <w:spacing w:before="20" w:after="20" w:line="240" w:lineRule="auto"/>
              <w:ind w:firstLine="0"/>
              <w:jc w:val="left"/>
            </w:pPr>
            <w:r>
              <w:rPr>
                <w:sz w:val="20"/>
                <w:szCs w:val="20"/>
              </w:rPr>
              <w:t xml:space="preserve">Equation S5; Tables S7–S10; Figure </w:t>
            </w:r>
            <w:del w:id="7" w:author="Claude" w:date="2026-10-09T04:34:00Z">
              <w:r>
                <w:rPr>
                  <w:sz w:val="20"/>
                  <w:szCs w:val="20"/>
                </w:rPr>
                <w:delText>S5</w:delText>
              </w:r>
            </w:del>
            <w:ins w:id="8" w:author="Claude" w:date="2026-10-09T04:34:00Z">
              <w:r>
                <w:rPr>
                  <w:sz w:val="20"/>
                  <w:szCs w:val="20"/>
                </w:rPr>
                <w:t>S4</w:t>
              </w:r>
            </w:ins>
          </w:p>
        </w:tc>
      </w:tr>
      <w:tr w:rsidR="005639C1" w14:paraId="6A908FD4" w14:textId="77777777">
        <w:trPr>
          <w:cantSplit/>
          <w:jc w:val="center"/>
        </w:trPr>
        <w:tc>
          <w:tcPr>
            <w:tcW w:w="1000" w:type="dxa"/>
            <w:vAlign w:val="center"/>
          </w:tcPr>
          <w:p w14:paraId="24DFD4F6" w14:textId="77777777" w:rsidR="005639C1" w:rsidRDefault="007163D0">
            <w:pPr>
              <w:keepNext/>
              <w:spacing w:before="20" w:after="20" w:line="240" w:lineRule="auto"/>
              <w:ind w:firstLine="0"/>
              <w:jc w:val="left"/>
            </w:pPr>
            <w:r>
              <w:rPr>
                <w:sz w:val="20"/>
                <w:szCs w:val="20"/>
              </w:rPr>
              <w:t>S6</w:t>
            </w:r>
          </w:p>
        </w:tc>
        <w:tc>
          <w:tcPr>
            <w:tcW w:w="4200" w:type="dxa"/>
            <w:vAlign w:val="center"/>
          </w:tcPr>
          <w:p w14:paraId="39F99AC3" w14:textId="77777777" w:rsidR="005639C1" w:rsidRDefault="007163D0">
            <w:pPr>
              <w:keepNext/>
              <w:spacing w:before="20" w:after="20" w:line="240" w:lineRule="auto"/>
              <w:ind w:firstLine="0"/>
              <w:jc w:val="left"/>
            </w:pPr>
            <w:r>
              <w:rPr>
                <w:sz w:val="20"/>
                <w:szCs w:val="20"/>
              </w:rPr>
              <w:t>Uncertainty analysis</w:t>
            </w:r>
          </w:p>
        </w:tc>
        <w:tc>
          <w:tcPr>
            <w:tcW w:w="3826" w:type="dxa"/>
            <w:vAlign w:val="center"/>
          </w:tcPr>
          <w:p w14:paraId="37B309ED" w14:textId="77777777" w:rsidR="005639C1" w:rsidRDefault="007163D0">
            <w:pPr>
              <w:keepNext/>
              <w:spacing w:before="20" w:after="20" w:line="240" w:lineRule="auto"/>
              <w:ind w:firstLine="0"/>
              <w:jc w:val="left"/>
            </w:pPr>
            <w:r>
              <w:rPr>
                <w:sz w:val="20"/>
                <w:szCs w:val="20"/>
              </w:rPr>
              <w:t xml:space="preserve">Table S11; Figure </w:t>
            </w:r>
            <w:del w:id="9" w:author="Claude" w:date="2026-10-09T04:34:00Z">
              <w:r>
                <w:rPr>
                  <w:sz w:val="20"/>
                  <w:szCs w:val="20"/>
                </w:rPr>
                <w:delText>S6</w:delText>
              </w:r>
            </w:del>
            <w:ins w:id="10" w:author="Claude" w:date="2026-10-09T04:34:00Z">
              <w:r>
                <w:rPr>
                  <w:sz w:val="20"/>
                  <w:szCs w:val="20"/>
                </w:rPr>
                <w:t>S5</w:t>
              </w:r>
            </w:ins>
          </w:p>
        </w:tc>
      </w:tr>
      <w:tr w:rsidR="005639C1" w14:paraId="0DC15D8B" w14:textId="77777777">
        <w:trPr>
          <w:cantSplit/>
          <w:jc w:val="center"/>
        </w:trPr>
        <w:tc>
          <w:tcPr>
            <w:tcW w:w="1000" w:type="dxa"/>
            <w:vAlign w:val="center"/>
          </w:tcPr>
          <w:p w14:paraId="46EAA3D6" w14:textId="77777777" w:rsidR="005639C1" w:rsidRDefault="007163D0">
            <w:pPr>
              <w:spacing w:before="20" w:after="20" w:line="240" w:lineRule="auto"/>
              <w:ind w:firstLine="0"/>
              <w:jc w:val="left"/>
            </w:pPr>
            <w:r>
              <w:rPr>
                <w:sz w:val="20"/>
                <w:szCs w:val="20"/>
              </w:rPr>
              <w:t>S7</w:t>
            </w:r>
          </w:p>
        </w:tc>
        <w:tc>
          <w:tcPr>
            <w:tcW w:w="4200" w:type="dxa"/>
            <w:vAlign w:val="center"/>
          </w:tcPr>
          <w:p w14:paraId="329C3132" w14:textId="77777777" w:rsidR="005639C1" w:rsidRDefault="007163D0">
            <w:pPr>
              <w:spacing w:before="20" w:after="20" w:line="240" w:lineRule="auto"/>
              <w:ind w:firstLine="0"/>
              <w:jc w:val="left"/>
            </w:pPr>
            <w:r>
              <w:rPr>
                <w:sz w:val="20"/>
                <w:szCs w:val="20"/>
              </w:rPr>
              <w:t>Case-study results</w:t>
            </w:r>
          </w:p>
        </w:tc>
        <w:tc>
          <w:tcPr>
            <w:tcW w:w="3826" w:type="dxa"/>
            <w:vAlign w:val="center"/>
          </w:tcPr>
          <w:p w14:paraId="2D180695" w14:textId="77777777" w:rsidR="005639C1" w:rsidRDefault="007163D0">
            <w:pPr>
              <w:spacing w:before="20" w:after="20" w:line="240" w:lineRule="auto"/>
              <w:ind w:firstLine="0"/>
              <w:jc w:val="left"/>
            </w:pPr>
            <w:r>
              <w:rPr>
                <w:sz w:val="20"/>
                <w:szCs w:val="20"/>
              </w:rPr>
              <w:t xml:space="preserve">Table S12; Figures </w:t>
            </w:r>
            <w:del w:id="11" w:author="Claude" w:date="2026-10-09T04:34:00Z">
              <w:r>
                <w:rPr>
                  <w:sz w:val="20"/>
                  <w:szCs w:val="20"/>
                </w:rPr>
                <w:delText>S7</w:delText>
              </w:r>
            </w:del>
            <w:ins w:id="12" w:author="Claude" w:date="2026-10-09T04:34:00Z">
              <w:r>
                <w:rPr>
                  <w:sz w:val="20"/>
                  <w:szCs w:val="20"/>
                </w:rPr>
                <w:t>S6</w:t>
              </w:r>
            </w:ins>
            <w:r>
              <w:rPr>
                <w:sz w:val="20"/>
                <w:szCs w:val="20"/>
              </w:rPr>
              <w:t>–</w:t>
            </w:r>
            <w:del w:id="13" w:author="Claude" w:date="2026-10-09T04:34:00Z">
              <w:r>
                <w:rPr>
                  <w:sz w:val="20"/>
                  <w:szCs w:val="20"/>
                </w:rPr>
                <w:delText>S9</w:delText>
              </w:r>
            </w:del>
            <w:ins w:id="14" w:author="Claude" w:date="2026-10-09T04:34:00Z">
              <w:r>
                <w:rPr>
                  <w:sz w:val="20"/>
                  <w:szCs w:val="20"/>
                </w:rPr>
                <w:t>S8</w:t>
              </w:r>
            </w:ins>
          </w:p>
        </w:tc>
      </w:tr>
      <w:tr w:rsidR="005639C1" w14:paraId="700C2B09" w14:textId="77777777">
        <w:trPr>
          <w:cantSplit/>
          <w:jc w:val="center"/>
          <w:ins w:id="15" w:author="Claude" w:date="2026-10-09T01:36:00Z"/>
        </w:trPr>
        <w:tc>
          <w:tcPr>
            <w:tcW w:w="1000" w:type="dxa"/>
            <w:vAlign w:val="center"/>
          </w:tcPr>
          <w:p w14:paraId="5279AF83" w14:textId="77777777" w:rsidR="005639C1" w:rsidRDefault="007163D0">
            <w:pPr>
              <w:spacing w:before="20" w:after="20" w:line="240" w:lineRule="auto"/>
              <w:ind w:firstLine="0"/>
              <w:jc w:val="left"/>
              <w:rPr>
                <w:ins w:id="16" w:author="Claude" w:date="2026-10-09T01:36:00Z"/>
              </w:rPr>
            </w:pPr>
            <w:ins w:id="17" w:author="Claude" w:date="2026-10-09T01:36:00Z">
              <w:r>
                <w:rPr>
                  <w:sz w:val="20"/>
                  <w:szCs w:val="20"/>
                </w:rPr>
                <w:t>S8</w:t>
              </w:r>
            </w:ins>
          </w:p>
        </w:tc>
        <w:tc>
          <w:tcPr>
            <w:tcW w:w="4200" w:type="dxa"/>
            <w:vAlign w:val="center"/>
          </w:tcPr>
          <w:p w14:paraId="214F0A76" w14:textId="77777777" w:rsidR="005639C1" w:rsidRDefault="007163D0">
            <w:pPr>
              <w:spacing w:before="20" w:after="20" w:line="240" w:lineRule="auto"/>
              <w:ind w:firstLine="0"/>
              <w:jc w:val="left"/>
              <w:rPr>
                <w:ins w:id="18" w:author="Claude" w:date="2026-10-09T01:36:00Z"/>
              </w:rPr>
            </w:pPr>
            <w:ins w:id="19" w:author="Claude" w:date="2026-10-09T01:36:00Z">
              <w:r>
                <w:rPr>
                  <w:sz w:val="20"/>
                  <w:szCs w:val="20"/>
                </w:rPr>
                <w:t>Interfacial balance, units and mesh correction</w:t>
              </w:r>
            </w:ins>
          </w:p>
        </w:tc>
        <w:tc>
          <w:tcPr>
            <w:tcW w:w="3826" w:type="dxa"/>
            <w:vAlign w:val="center"/>
          </w:tcPr>
          <w:p w14:paraId="70510A7C" w14:textId="77777777" w:rsidR="005639C1" w:rsidRDefault="007163D0">
            <w:pPr>
              <w:spacing w:before="20" w:after="20" w:line="240" w:lineRule="auto"/>
              <w:ind w:firstLine="0"/>
              <w:jc w:val="left"/>
              <w:rPr>
                <w:ins w:id="20" w:author="Claude" w:date="2026-10-09T01:36:00Z"/>
              </w:rPr>
            </w:pPr>
            <w:ins w:id="21" w:author="Claude" w:date="2026-10-09T01:36:00Z">
              <w:r>
                <w:rPr>
                  <w:sz w:val="20"/>
                  <w:szCs w:val="20"/>
                </w:rPr>
                <w:t>Table S13–S15</w:t>
              </w:r>
            </w:ins>
          </w:p>
        </w:tc>
      </w:tr>
    </w:tbl>
    <w:p w14:paraId="03DBB6A3" w14:textId="77777777" w:rsidR="003D0986" w:rsidRDefault="001C0510" w:rsidP="00BE6B79">
      <w:pPr>
        <w:pStyle w:val="Heading1"/>
        <w:pageBreakBefore/>
        <w:spacing w:before="360"/>
      </w:pPr>
      <w:r>
        <w:lastRenderedPageBreak/>
        <w:t xml:space="preserve">S1. Model equations and </w:t>
      </w:r>
      <w:ins w:id="22" w:author="Claude" w:date="2026-10-09T04:34:00Z">
        <w:r>
          <w:t xml:space="preserve">interface </w:t>
        </w:r>
      </w:ins>
      <w:r>
        <w:t>velocity</w:t>
      </w:r>
      <w:del w:id="23" w:author="Claude" w:date="2026-10-09T04:34:00Z">
        <w:r>
          <w:delText>-selection rule</w:delText>
        </w:r>
      </w:del>
    </w:p>
    <w:p w14:paraId="1EFA46C9" w14:textId="27869662" w:rsidR="005639C1" w:rsidRDefault="007163D0">
      <w:pPr>
        <w:pStyle w:val="BodyText"/>
        <w:spacing w:after="120"/>
        <w:ind w:firstLine="0"/>
      </w:pPr>
      <w:r>
        <w:t xml:space="preserve">This section defines the quantities used to evaluate the simulations (Equations S1–S3) and </w:t>
      </w:r>
      <w:del w:id="24" w:author="Claude" w:date="2026-10-09T04:34:00Z">
        <w:r>
          <w:delText>documents</w:delText>
        </w:r>
      </w:del>
      <w:ins w:id="25" w:author="Claude" w:date="2026-10-09T04:34:00Z">
        <w:r>
          <w:t>derives</w:t>
        </w:r>
      </w:ins>
      <w:r>
        <w:t xml:space="preserve"> the </w:t>
      </w:r>
      <w:del w:id="26" w:author="Claude" w:date="2026-10-09T04:34:00Z">
        <w:r>
          <w:delText>choice of</w:delText>
        </w:r>
      </w:del>
      <w:ins w:id="27" w:author="Claude" w:date="2026-10-09T04:34:00Z">
        <w:r>
          <w:t>interface</w:t>
        </w:r>
      </w:ins>
      <w:r>
        <w:t xml:space="preserve"> velocity</w:t>
      </w:r>
      <w:del w:id="28" w:author="Claude" w:date="2026-10-09T04:34:00Z">
        <w:r>
          <w:delText>-selection</w:delText>
        </w:r>
      </w:del>
      <w:r>
        <w:t xml:space="preserve"> </w:t>
      </w:r>
      <w:del w:id="29" w:author="Claude" w:date="2026-10-09T04:34:00Z">
        <w:r>
          <w:delText>rule</w:delText>
        </w:r>
      </w:del>
      <w:ins w:id="30" w:author="Claude" w:date="2026-10-09T04:34:00Z">
        <w:r>
          <w:t>from</w:t>
        </w:r>
      </w:ins>
      <w:r>
        <w:t xml:space="preserve"> </w:t>
      </w:r>
      <w:del w:id="31" w:author="Claude" w:date="2026-10-09T04:34:00Z">
        <w:r>
          <w:delText>(Rules</w:delText>
        </w:r>
      </w:del>
      <w:ins w:id="32" w:author="Claude" w:date="2026-10-09T04:34:00Z">
        <w:r>
          <w:t>the</w:t>
        </w:r>
      </w:ins>
      <w:r>
        <w:t xml:space="preserve"> </w:t>
      </w:r>
      <w:del w:id="33" w:author="Claude" w:date="2026-10-09T04:34:00Z">
        <w:r>
          <w:delText>A–D;</w:delText>
        </w:r>
      </w:del>
      <w:ins w:id="34" w:author="Claude" w:date="2026-10-09T04:34:00Z">
        <w:r>
          <w:t>interfacial</w:t>
        </w:r>
      </w:ins>
      <w:r>
        <w:t xml:space="preserve"> </w:t>
      </w:r>
      <w:del w:id="35" w:author="Claude" w:date="2026-10-09T04:34:00Z">
        <w:r>
          <w:delText>Table</w:delText>
        </w:r>
      </w:del>
      <w:ins w:id="36" w:author="Claude" w:date="2026-10-09T04:34:00Z">
        <w:r>
          <w:t>oxygen</w:t>
        </w:r>
      </w:ins>
      <w:r>
        <w:t xml:space="preserve"> </w:t>
      </w:r>
      <w:del w:id="37" w:author="Claude" w:date="2026-10-09T04:34:00Z">
        <w:r>
          <w:delText>S1 and Figure S1)</w:delText>
        </w:r>
      </w:del>
      <w:ins w:id="38" w:author="Claude" w:date="2026-10-09T04:34:00Z">
        <w:r>
          <w:t>balance</w:t>
        </w:r>
      </w:ins>
      <w:r>
        <w:t>.</w:t>
      </w:r>
    </w:p>
    <w:p w14:paraId="027A5002" w14:textId="77777777" w:rsidR="001C0510" w:rsidRPr="00A53676" w:rsidRDefault="00000000" w:rsidP="000A0BAF">
      <w:pPr>
        <w:pStyle w:val="BodyText"/>
        <w:tabs>
          <w:tab w:val="right" w:pos="9360"/>
        </w:tabs>
        <w:spacing w:before="120" w:after="120"/>
        <w:ind w:firstLine="0"/>
      </w:pPr>
      <m:oMathPara>
        <m:oMath>
          <m:eqArr>
            <m:eqArrPr>
              <m:maxDist m:val="1"/>
              <m:ctrlPr>
                <w:rPr>
                  <w:rFonts w:ascii="Cambria Math" w:hAnsi="Cambria Math" w:cs="Times New Roman"/>
                  <w:i/>
                </w:rPr>
              </m:ctrlPr>
            </m:eqArrPr>
            <m:e>
              <m:r>
                <w:rPr>
                  <w:rFonts w:ascii="Cambria Math" w:hAnsi="Cambria Math" w:cs="Times New Roman"/>
                </w:rPr>
                <m:t>CR</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8.76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r>
                <w:rPr>
                  <w:rFonts w:ascii="Cambria Math" w:hAnsi="Cambria Math" w:cs="Times New Roman"/>
                </w:rPr>
                <m:t> </m:t>
              </m:r>
              <m:f>
                <m:fPr>
                  <m:ctrlPr>
                    <w:rPr>
                      <w:rFonts w:ascii="Cambria Math" w:hAnsi="Cambria Math" w:cs="Times New Roman"/>
                    </w:rPr>
                  </m:ctrlPr>
                </m:fPr>
                <m:num>
                  <m:r>
                    <w:rPr>
                      <w:rFonts w:ascii="Cambria Math" w:hAnsi="Cambria Math" w:cs="Times New Roman"/>
                    </w:rPr>
                    <m:t>W</m:t>
                  </m:r>
                </m:num>
                <m:den>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Zn</m:t>
                      </m:r>
                    </m:sub>
                  </m:sSub>
                  <m:r>
                    <w:rPr>
                      <w:rFonts w:ascii="Cambria Math" w:hAnsi="Cambria Math" w:cs="Times New Roman"/>
                    </w:rPr>
                    <m:t> A t</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S1</m:t>
                  </m:r>
                </m:e>
              </m:d>
            </m:e>
          </m:eqArr>
        </m:oMath>
      </m:oMathPara>
    </w:p>
    <w:p w14:paraId="295C1F0A" w14:textId="77777777" w:rsidR="00A53676" w:rsidRPr="00FD0272" w:rsidRDefault="00A53676" w:rsidP="000A0BAF">
      <w:pPr>
        <w:pStyle w:val="BodyText"/>
        <w:tabs>
          <w:tab w:val="right" w:pos="9360"/>
        </w:tabs>
        <w:spacing w:before="240" w:after="240"/>
        <w:ind w:firstLine="0"/>
      </w:pPr>
      <w:r w:rsidRPr="00A53676">
        <w:t xml:space="preserve">where </w:t>
      </w:r>
      <m:oMath>
        <m:r>
          <w:rPr>
            <w:rFonts w:ascii="Cambria Math" w:hAnsi="Cambria Math"/>
          </w:rPr>
          <m:t>W</m:t>
        </m:r>
      </m:oMath>
      <w:r w:rsidRPr="00A53676">
        <w:t xml:space="preserve"> (g) is the cumulative mass loss, </w:t>
      </w:r>
      <m:oMath>
        <m:r>
          <w:rPr>
            <w:rFonts w:ascii="Cambria Math" w:hAnsi="Cambria Math"/>
          </w:rPr>
          <m:t>A</m:t>
        </m:r>
      </m:oMath>
      <w:r w:rsidRPr="00A53676">
        <w:t xml:space="preserve"> (cm</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Pr="00A53676">
        <w:t xml:space="preserve">) is the exposed area from the zero-level set </w:t>
      </w:r>
      <m:oMath>
        <m:r>
          <m:rPr>
            <m:sty m:val="p"/>
          </m:rPr>
          <w:rPr>
            <w:rFonts w:ascii="Cambria Math" w:hAnsi="Cambria Math"/>
          </w:rPr>
          <m:t>Γ(</m:t>
        </m:r>
        <m:r>
          <w:rPr>
            <w:rFonts w:ascii="Cambria Math" w:hAnsi="Cambria Math"/>
          </w:rPr>
          <m:t>t</m:t>
        </m:r>
        <m:r>
          <m:rPr>
            <m:sty m:val="p"/>
          </m:rPr>
          <w:rPr>
            <w:rFonts w:ascii="Cambria Math" w:hAnsi="Cambria Math"/>
          </w:rPr>
          <m:t>)</m:t>
        </m:r>
      </m:oMath>
      <w:r w:rsidRPr="00A53676">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Zn</m:t>
            </m:r>
          </m:sub>
        </m:sSub>
        <m:r>
          <m:rPr>
            <m:sty m:val="p"/>
          </m:rPr>
          <w:rPr>
            <w:rFonts w:ascii="Cambria Math" w:hAnsi="Cambria Math"/>
          </w:rPr>
          <m:t>=</m:t>
        </m:r>
        <m:r>
          <w:rPr>
            <w:rFonts w:ascii="Cambria Math" w:hAnsi="Cambria Math"/>
          </w:rPr>
          <m:t>7.14 g c</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3</m:t>
            </m:r>
          </m:sup>
        </m:sSup>
      </m:oMath>
      <w:r w:rsidRPr="00A53676">
        <w:t xml:space="preserve">, and </w:t>
      </w:r>
      <m:oMath>
        <m:r>
          <w:rPr>
            <w:rFonts w:ascii="Cambria Math" w:hAnsi="Cambria Math"/>
          </w:rPr>
          <m:t>t</m:t>
        </m:r>
      </m:oMath>
      <w:r w:rsidRPr="00A53676">
        <w:t xml:space="preserve"> (h) is the exposure time, with both </w:t>
      </w:r>
      <m:oMath>
        <m:r>
          <w:rPr>
            <w:rFonts w:ascii="Cambria Math" w:hAnsi="Cambria Math"/>
          </w:rPr>
          <m:t>W</m:t>
        </m:r>
      </m:oMath>
      <w:r w:rsidRPr="00A53676">
        <w:t xml:space="preserve"> and </w:t>
      </w:r>
      <m:oMath>
        <m:r>
          <w:rPr>
            <w:rFonts w:ascii="Cambria Math" w:hAnsi="Cambria Math"/>
          </w:rPr>
          <m:t>A</m:t>
        </m:r>
      </m:oMath>
      <w:r w:rsidRPr="00A53676">
        <w:t xml:space="preserve"> updated at every time step.</w:t>
      </w:r>
    </w:p>
    <w:p w14:paraId="4E1F92F5" w14:textId="77777777" w:rsidR="00FD0272" w:rsidRPr="00A53676" w:rsidRDefault="00000000" w:rsidP="000A0BAF">
      <w:pPr>
        <w:pStyle w:val="BodyText"/>
        <w:tabs>
          <w:tab w:val="right" w:pos="9360"/>
        </w:tabs>
        <w:spacing w:before="120" w:after="120"/>
        <w:ind w:firstLine="0"/>
      </w:pPr>
      <m:oMathPara>
        <m:oMath>
          <m:eqArr>
            <m:eqArrPr>
              <m:maxDist m:val="1"/>
              <m:ctrlPr>
                <w:rPr>
                  <w:rFonts w:ascii="Cambria Math" w:hAnsi="Cambria Math"/>
                  <w:i/>
                </w:rPr>
              </m:ctrlPr>
            </m:eqArrPr>
            <m:e>
              <m:r>
                <w:rPr>
                  <w:rFonts w:ascii="Cambria Math" w:hAnsi="Cambria Math"/>
                </w:rPr>
                <m:t>pH=14+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num>
                        <m:den>
                          <m:r>
                            <w:rPr>
                              <w:rFonts w:ascii="Cambria Math" w:hAnsi="Cambria Math"/>
                            </w:rPr>
                            <m:t>1000</m:t>
                          </m:r>
                        </m:den>
                      </m:f>
                    </m:e>
                  </m:d>
                </m:e>
              </m:func>
              <m:r>
                <w:rPr>
                  <w:rFonts w:ascii="Cambria Math" w:hAnsi="Cambria Math"/>
                </w:rPr>
                <m:t>#</m:t>
              </m:r>
              <m:d>
                <m:dPr>
                  <m:ctrlPr>
                    <w:rPr>
                      <w:rFonts w:ascii="Cambria Math" w:hAnsi="Cambria Math"/>
                      <w:i/>
                    </w:rPr>
                  </m:ctrlPr>
                </m:dPr>
                <m:e>
                  <m:r>
                    <w:rPr>
                      <w:rFonts w:ascii="Cambria Math" w:hAnsi="Cambria Math"/>
                    </w:rPr>
                    <m:t>S2</m:t>
                  </m:r>
                </m:e>
              </m:d>
            </m:e>
          </m:eqArr>
        </m:oMath>
      </m:oMathPara>
    </w:p>
    <w:p w14:paraId="2C55A70F" w14:textId="77777777" w:rsidR="00A53676" w:rsidRPr="00D664E5" w:rsidRDefault="00A53676" w:rsidP="000A0BAF">
      <w:pPr>
        <w:pStyle w:val="BodyText"/>
        <w:tabs>
          <w:tab w:val="right" w:pos="9360"/>
        </w:tabs>
        <w:spacing w:before="240" w:after="240"/>
        <w:ind w:firstLine="0"/>
      </w:pPr>
      <w:r>
        <w:t xml:space="preserve">where </w:t>
      </w:r>
      <m:oMath>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oMath>
      <w:r>
        <w:t xml:space="preserve"> </w:t>
      </w:r>
      <w:r w:rsidRPr="00A53676">
        <w:t>is the hydroxide ion concentration in the electrolyte.</w:t>
      </w:r>
    </w:p>
    <w:p w14:paraId="6CF6AD0F" w14:textId="77777777" w:rsidR="00D664E5" w:rsidRPr="002634AA" w:rsidRDefault="00000000" w:rsidP="00D664E5">
      <w:pPr>
        <w:pStyle w:val="BodyText"/>
        <w:spacing w:before="120" w:after="120"/>
        <w:rPr>
          <w:rFonts w:cs="Times New Roman"/>
        </w:rPr>
      </w:pPr>
      <m:oMathPara>
        <m:oMath>
          <m:eqArr>
            <m:eqArrPr>
              <m:maxDist m:val="1"/>
              <m:ctrlPr>
                <w:rPr>
                  <w:rFonts w:ascii="Cambria Math" w:hAnsi="Cambria Math"/>
                  <w:i/>
                </w:rPr>
              </m:ctrlPr>
            </m:eqArrPr>
            <m:e>
              <m:r>
                <w:rPr>
                  <w:rFonts w:ascii="Cambria Math" w:hAnsi="Cambria Math"/>
                </w:rPr>
                <m:t>Da</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ORR</m:t>
                      </m:r>
                    </m:sub>
                  </m:sSub>
                  <m:r>
                    <w:rPr>
                      <w:rFonts w:ascii="Cambria Math" w:hAnsi="Cambria Math"/>
                    </w:rPr>
                    <m:t>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Γ</m:t>
                      </m:r>
                    </m:sub>
                  </m:sSub>
                </m:num>
                <m:den>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e>
                      </m:d>
                    </m:e>
                    <m:sub>
                      <m:r>
                        <m:rPr>
                          <m:sty m:val="p"/>
                        </m:rPr>
                        <w:rPr>
                          <w:rFonts w:ascii="Cambria Math" w:hAnsi="Cambria Math"/>
                        </w:rPr>
                        <m:t>Γ</m:t>
                      </m:r>
                    </m:sub>
                  </m:sSub>
                </m:den>
              </m:f>
              <m:r>
                <w:rPr>
                  <w:rFonts w:ascii="Cambria Math" w:hAnsi="Cambria Math"/>
                </w:rPr>
                <m:t>#</m:t>
              </m:r>
              <m:d>
                <m:dPr>
                  <m:ctrlPr>
                    <w:rPr>
                      <w:rFonts w:ascii="Cambria Math" w:hAnsi="Cambria Math"/>
                      <w:i/>
                    </w:rPr>
                  </m:ctrlPr>
                </m:dPr>
                <m:e>
                  <m:r>
                    <w:rPr>
                      <w:rFonts w:ascii="Cambria Math" w:hAnsi="Cambria Math"/>
                    </w:rPr>
                    <m:t>S3</m:t>
                  </m:r>
                </m:e>
              </m:d>
            </m:e>
          </m:eqArr>
        </m:oMath>
      </m:oMathPara>
    </w:p>
    <w:p w14:paraId="4E5A04A5" w14:textId="77777777" w:rsidR="002634AA" w:rsidRDefault="002634AA" w:rsidP="006D5290">
      <w:pPr>
        <w:pStyle w:val="BodyText"/>
        <w:ind w:firstLine="0"/>
        <w:rPr>
          <w:rFonts w:cs="Times New Roman"/>
        </w:rPr>
      </w:pPr>
      <w:r w:rsidRPr="002634AA">
        <w:rPr>
          <w:rFonts w:cs="Times New Roman"/>
        </w:rPr>
        <w:t xml:space="preserve">where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2634AA">
        <w:rPr>
          <w:rFonts w:cs="Times New Roman"/>
        </w:rPr>
        <w:t xml:space="preserve">​ is the ORR rate constant,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oMath>
      <w:r w:rsidRPr="002634AA">
        <w:rPr>
          <w:rFonts w:cs="Times New Roman"/>
        </w:rPr>
        <w:t xml:space="preserve"> is the local oxygen concentration, </w:t>
      </w:r>
      <m:oMath>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oMath>
      <w:r w:rsidRPr="002634AA">
        <w:rPr>
          <w:rFonts w:cs="Times New Roman"/>
        </w:rPr>
        <w:t xml:space="preserve">​ is the effective oxygen diffusivity, and </w:t>
      </w:r>
      <m:oMath>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oMath>
      <w:r w:rsidRPr="002634AA">
        <w:rPr>
          <w:rFonts w:cs="Times New Roman"/>
        </w:rPr>
        <w:t xml:space="preserve"> is the oxygen concentration gradient normal to the corroding surface. The Damköhler number represents the ratio of oxygen consumption to oxygen transport, with Da</w:t>
      </w:r>
      <w:r>
        <w:rPr>
          <w:rFonts w:cs="Times New Roman"/>
        </w:rPr>
        <w:t xml:space="preserve"> </w:t>
      </w:r>
      <w:r w:rsidRPr="002634AA">
        <w:rPr>
          <w:rFonts w:cs="Times New Roman"/>
        </w:rPr>
        <w:t>&lt;</w:t>
      </w:r>
      <w:r>
        <w:rPr>
          <w:rFonts w:cs="Times New Roman"/>
        </w:rPr>
        <w:t xml:space="preserve"> </w:t>
      </w:r>
      <w:r w:rsidRPr="002634AA">
        <w:rPr>
          <w:rFonts w:cs="Times New Roman"/>
        </w:rPr>
        <w:t>1 indicating reaction-controlled corrosion and Da</w:t>
      </w:r>
      <w:r>
        <w:rPr>
          <w:rFonts w:cs="Times New Roman"/>
        </w:rPr>
        <w:t xml:space="preserve"> </w:t>
      </w:r>
      <w:r w:rsidRPr="002634AA">
        <w:rPr>
          <w:rFonts w:cs="Times New Roman"/>
        </w:rPr>
        <w:t>&gt;</w:t>
      </w:r>
      <w:r>
        <w:rPr>
          <w:rFonts w:cs="Times New Roman"/>
        </w:rPr>
        <w:t xml:space="preserve"> </w:t>
      </w:r>
      <w:r w:rsidRPr="002634AA">
        <w:rPr>
          <w:rFonts w:cs="Times New Roman"/>
        </w:rPr>
        <w:t>1 indicating diffusion-controlled corrosion.</w:t>
      </w:r>
    </w:p>
    <w:p w14:paraId="6E7112DE" w14:textId="77777777" w:rsidR="007E2F54" w:rsidRPr="007E2F54" w:rsidRDefault="007E2F54" w:rsidP="007E2F54">
      <w:pPr>
        <w:pStyle w:val="BodyText"/>
        <w:spacing w:after="120"/>
        <w:ind w:firstLine="0"/>
        <w:rPr>
          <w:del w:id="39" w:author="Claude" w:date="2026-10-09T04:34:00Z"/>
          <w:rFonts w:cs="Times New Roman"/>
        </w:rPr>
      </w:pPr>
      <w:del w:id="40" w:author="Claude" w:date="2026-10-09T04:34:00Z">
        <w:r w:rsidRPr="007E2F54">
          <w:rPr>
            <w:rFonts w:cs="Times New Roman"/>
          </w:rPr>
          <w:delText>Four velocity-selection formulations were evaluated against literature Zn degradation data. The candidate formulations were: </w:delText>
        </w:r>
      </w:del>
    </w:p>
    <w:p w14:paraId="02EDC231" w14:textId="77777777" w:rsidR="007E2F54" w:rsidRPr="007125DF" w:rsidRDefault="007E2F54" w:rsidP="007E2F54">
      <w:pPr>
        <w:pStyle w:val="paragraph"/>
        <w:spacing w:before="120" w:beforeAutospacing="0" w:after="120" w:afterAutospacing="0"/>
        <w:ind w:left="360"/>
        <w:textAlignment w:val="baseline"/>
        <w:rPr>
          <w:del w:id="41" w:author="Claude" w:date="2026-10-09T04:34:00Z"/>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A: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763F88DF" w14:textId="77777777" w:rsidR="00F36A97" w:rsidRPr="00F36A97" w:rsidRDefault="00F36A97" w:rsidP="007E2F54">
      <w:pPr>
        <w:pStyle w:val="paragraph"/>
        <w:spacing w:before="120" w:beforeAutospacing="0" w:after="120" w:afterAutospacing="0"/>
        <w:ind w:left="360"/>
        <w:textAlignment w:val="baseline"/>
        <w:rPr>
          <w:del w:id="42" w:author="Claude" w:date="2026-10-09T04:34:00Z"/>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 xml:space="preserve">Rule B:    v = </m:t>
          </m:r>
          <m:sSup>
            <m:sSupPr>
              <m:ctrlPr>
                <w:rPr>
                  <w:rStyle w:val="normaltextrun"/>
                  <w:rFonts w:ascii="Cambria Math" w:eastAsiaTheme="majorEastAsia" w:hAnsi="Cambria Math" w:cs="Segoe UI"/>
                  <w:i/>
                  <w:iCs/>
                  <w:sz w:val="22"/>
                  <w:szCs w:val="22"/>
                </w:rPr>
              </m:ctrlPr>
            </m:sSupPr>
            <m:e>
              <m:d>
                <m:dPr>
                  <m:begChr m:val="["/>
                  <m:endChr m:val="]"/>
                  <m:ctrlPr>
                    <w:rPr>
                      <w:rStyle w:val="normaltextrun"/>
                      <w:rFonts w:ascii="Cambria Math" w:eastAsiaTheme="majorEastAsia" w:hAnsi="Cambria Math" w:cs="Segoe UI"/>
                      <w:i/>
                      <w:iCs/>
                      <w:sz w:val="22"/>
                      <w:szCs w:val="22"/>
                    </w:rPr>
                  </m:ctrlPr>
                </m:dPr>
                <m:e>
                  <m:d>
                    <m:dPr>
                      <m:ctrlPr>
                        <w:rPr>
                          <w:rStyle w:val="normaltextrun"/>
                          <w:rFonts w:ascii="Cambria Math" w:eastAsiaTheme="majorEastAsia" w:hAnsi="Cambria Math" w:cs="Segoe UI"/>
                          <w:i/>
                          <w:iCs/>
                          <w:sz w:val="22"/>
                          <w:szCs w:val="22"/>
                        </w:rPr>
                      </m:ctrlPr>
                    </m:dPr>
                    <m:e>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den>
                      </m:f>
                    </m:e>
                  </m:d>
                </m:e>
              </m:d>
            </m:e>
            <m:sup>
              <m:r>
                <w:rPr>
                  <w:rStyle w:val="normaltextrun"/>
                  <w:rFonts w:ascii="Cambria Math" w:eastAsiaTheme="majorEastAsia" w:hAnsi="Cambria Math" w:cs="Segoe UI"/>
                  <w:sz w:val="22"/>
                  <w:szCs w:val="22"/>
                </w:rPr>
                <m:t>-1</m:t>
              </m:r>
            </m:sup>
          </m:sSup>
        </m:oMath>
      </m:oMathPara>
    </w:p>
    <w:p w14:paraId="7E72C042" w14:textId="77777777" w:rsidR="00F36A97" w:rsidRPr="00F36A97" w:rsidRDefault="00F36A97" w:rsidP="007E2F54">
      <w:pPr>
        <w:pStyle w:val="paragraph"/>
        <w:spacing w:before="120" w:beforeAutospacing="0" w:after="120" w:afterAutospacing="0"/>
        <w:ind w:left="360"/>
        <w:textAlignment w:val="baseline"/>
        <w:rPr>
          <w:del w:id="43" w:author="Claude" w:date="2026-10-09T04:34:00Z"/>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C: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13468E74" w14:textId="77777777" w:rsidR="00F36A97" w:rsidRPr="00F36A97" w:rsidRDefault="00F36A97" w:rsidP="007E2F54">
      <w:pPr>
        <w:pStyle w:val="paragraph"/>
        <w:spacing w:before="120" w:beforeAutospacing="0" w:after="120" w:afterAutospacing="0"/>
        <w:ind w:left="360"/>
        <w:textAlignment w:val="baseline"/>
        <w:rPr>
          <w:del w:id="44" w:author="Claude" w:date="2026-10-09T04:34:00Z"/>
          <w:rStyle w:val="eop"/>
          <w:rFonts w:ascii="Cambria" w:eastAsiaTheme="majorEastAsia" w:hAnsi="Cambria" w:cs="Segoe UI"/>
          <w:i/>
          <w:sz w:val="22"/>
          <w:szCs w:val="22"/>
        </w:rPr>
      </w:pPr>
      <m:oMathPara>
        <m:oMathParaPr>
          <m:jc m:val="left"/>
        </m:oMathParaPr>
        <m:oMath>
          <m:r>
            <w:rPr>
              <w:rStyle w:val="normaltextrun"/>
              <w:rFonts w:ascii="Cambria Math" w:eastAsiaTheme="majorEastAsia" w:hAnsi="Cambria Math" w:cs="Segoe UI"/>
              <w:sz w:val="22"/>
              <w:szCs w:val="22"/>
            </w:rPr>
            <m:t>Rule D: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(No oxygen diffusion cap)</m:t>
          </m:r>
        </m:oMath>
      </m:oMathPara>
    </w:p>
    <w:p w14:paraId="14D3AFF7" w14:textId="4040AA88" w:rsidR="007E2F54" w:rsidRDefault="00F67414" w:rsidP="007E2F54">
      <w:pPr>
        <w:pStyle w:val="BodyText"/>
        <w:spacing w:after="120"/>
        <w:ind w:firstLine="0"/>
        <w:rPr>
          <w:del w:id="45" w:author="Claude" w:date="2026-10-09T01:36:00Z"/>
          <w:rFonts w:cs="Times New Roman"/>
        </w:rPr>
      </w:pPr>
      <w:del w:id="46" w:author="Claude" w:date="2026-10-09T01:36:00Z">
        <w:r w:rsidRPr="00F67414">
          <w:delText xml:space="preserve">Rule A (hard minimum) was selected on physical and numerical grounds, with agreement to literature data used only as a consistency check. RMSE was not the selection criterion because it depends on calibration and could be reduced for any rule through recalibration. Rule A reflects the physical assumption that the slowest rate-limiting process controls degradation, which is consistent with the simulations showing oxygen-diffusion control over &gt;99% of the </w:delText>
        </w:r>
        <w:r w:rsidRPr="00F67414">
          <w:lastRenderedPageBreak/>
          <w:delText>interface at 672 h. Rules B and C introduce additional blending terms without improving the governing physics, while Rule D removes the oxygen-diffusion constraint and substantially overpredicts mass loss. Finally, the hard minimum caused no significant numerical issues, with only two regime transitions occurring during the initial transient.</w:delText>
        </w:r>
      </w:del>
    </w:p>
    <w:p w14:paraId="02C2AC2C" w14:textId="6CB410C2" w:rsidR="005639C1" w:rsidRDefault="00554D08">
      <w:pPr>
        <w:pStyle w:val="BodyText"/>
        <w:spacing w:after="120"/>
        <w:ind w:firstLine="0"/>
        <w:rPr>
          <w:ins w:id="47" w:author="Claude" w:date="2026-10-09T04:34:00Z"/>
        </w:rPr>
      </w:pPr>
      <w:ins w:id="48" w:author="Claude" w:date="2026-10-09T04:34:00Z">
        <w:r w:rsidRPr="00430123">
          <w:t>Interfacial oxygen balance. At the metal–electrolyte interface, the oxygen flux supplied by diffusion equals the oxygen consumed by the cathodic reaction (Robin condition):</w:t>
        </w:r>
      </w:ins>
    </w:p>
    <w:p w14:paraId="3ECCFA25" w14:textId="77777777" w:rsidR="005639C1" w:rsidRDefault="00554D08">
      <w:pPr>
        <w:pStyle w:val="BodyText"/>
        <w:spacing w:after="120"/>
        <w:ind w:firstLine="0"/>
        <w:rPr>
          <w:ins w:id="49" w:author="Claude" w:date="2026-10-09T04:34:00Z"/>
        </w:rPr>
      </w:pPr>
      <m:oMathPara>
        <m:oMath>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D</m:t>
                  </m:r>
                </m:e>
                <m:sub>
                  <m:r>
                    <w:rPr>
                      <w:rFonts w:ascii="Cambria Math" w:hAnsi="Cambria Math"/>
                    </w:rPr>
                    <m:t>O₂</m:t>
                  </m:r>
                </m:sub>
              </m:sSub>
            </m:e>
            <m:sup>
              <m:r>
                <w:rPr>
                  <w:rFonts w:ascii="Cambria Math" w:hAnsi="Cambria Math"/>
                </w:rPr>
                <m:t>eff</m:t>
              </m:r>
            </m:sup>
          </m:sSup>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O₂</m:t>
                  </m:r>
                </m:sub>
              </m:sSub>
            </m:num>
            <m:den>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Γ</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ORR</m:t>
              </m:r>
            </m:sub>
          </m:sSub>
          <m:sSub>
            <m:sSubPr>
              <m:ctrlPr>
                <w:rPr>
                  <w:rFonts w:ascii="Cambria Math" w:hAnsi="Cambria Math"/>
                </w:rPr>
              </m:ctrlPr>
            </m:sSubPr>
            <m:e>
              <m:r>
                <w:rPr>
                  <w:rFonts w:ascii="Cambria Math" w:hAnsi="Cambria Math"/>
                </w:rPr>
                <m:t>C</m:t>
              </m:r>
            </m:e>
            <m:sub>
              <m:r>
                <w:rPr>
                  <w:rFonts w:ascii="Cambria Math" w:hAnsi="Cambria Math"/>
                </w:rPr>
                <m:t>O₂</m:t>
              </m:r>
            </m:sub>
          </m:sSub>
          <m:sSub>
            <m:sSubPr>
              <m:ctrlPr>
                <w:rPr>
                  <w:rFonts w:ascii="Cambria Math" w:hAnsi="Cambria Math"/>
                </w:rPr>
              </m:ctrlPr>
            </m:sSubPr>
            <m:e>
              <m:r>
                <w:rPr>
                  <w:rFonts w:ascii="Cambria Math" w:hAnsi="Cambria Math"/>
                </w:rPr>
                <m:t>|</m:t>
              </m:r>
            </m:e>
            <m:sub>
              <m:r>
                <w:rPr>
                  <w:rFonts w:ascii="Cambria Math" w:hAnsi="Cambria Math"/>
                </w:rPr>
                <m:t>Γ</m:t>
              </m:r>
            </m:sub>
          </m:sSub>
        </m:oMath>
      </m:oMathPara>
    </w:p>
    <w:p w14:paraId="39446F45" w14:textId="77777777" w:rsidR="005639C1" w:rsidRDefault="00554D08">
      <w:pPr>
        <w:pStyle w:val="BodyText"/>
        <w:spacing w:after="120"/>
        <w:ind w:firstLine="0"/>
        <w:rPr>
          <w:ins w:id="50" w:author="Claude" w:date="2026-10-09T04:34:00Z"/>
        </w:rPr>
      </w:pPr>
      <w:ins w:id="51" w:author="Claude" w:date="2026-10-09T04:34:00Z">
        <w:r w:rsidRPr="00430123">
          <w:t>Over a transport length δ, with C</w:t>
        </w:r>
        <w:r w:rsidRPr="00430123">
          <w:rPr>
            <w:vertAlign w:val="subscript"/>
          </w:rPr>
          <w:t>b</w:t>
        </w:r>
        <w:r w:rsidRPr="00430123">
          <w:t xml:space="preserve"> the oxygen concentration outside the depleted layer, the supplied flux is D</w:t>
        </w:r>
        <w:r w:rsidRPr="00430123">
          <w:rPr>
            <w:vertAlign w:val="subscript"/>
          </w:rPr>
          <w:t>O2,eff</w:t>
        </w:r>
        <w:r w:rsidRPr="00430123">
          <w:t>(C</w:t>
        </w:r>
        <w:r w:rsidRPr="00430123">
          <w:rPr>
            <w:vertAlign w:val="subscript"/>
          </w:rPr>
          <w:t>b</w:t>
        </w:r>
        <w:r w:rsidRPr="00430123">
          <w:t xml:space="preserve"> − C</w:t>
        </w:r>
        <w:r w:rsidRPr="00430123">
          <w:rPr>
            <w:vertAlign w:val="subscript"/>
          </w:rPr>
          <w:t>O2</w:t>
        </w:r>
        <w:r w:rsidRPr="00430123">
          <w:t>|</w:t>
        </w:r>
        <w:r w:rsidRPr="00430123">
          <w:rPr>
            <w:vertAlign w:val="subscript"/>
          </w:rPr>
          <w:t>Γ</w:t>
        </w:r>
        <w:r w:rsidRPr="00430123">
          <w:t>)/δ. Equating it to k</w:t>
        </w:r>
        <w:r w:rsidRPr="00430123">
          <w:rPr>
            <w:vertAlign w:val="subscript"/>
          </w:rPr>
          <w:t>ORR</w:t>
        </w:r>
        <w:r w:rsidRPr="00430123">
          <w:t>C</w:t>
        </w:r>
        <w:r w:rsidRPr="00430123">
          <w:rPr>
            <w:vertAlign w:val="subscript"/>
          </w:rPr>
          <w:t>O2</w:t>
        </w:r>
        <w:r w:rsidRPr="00430123">
          <w:t>|</w:t>
        </w:r>
        <w:r w:rsidRPr="00430123">
          <w:rPr>
            <w:vertAlign w:val="subscript"/>
          </w:rPr>
          <w:t>Γ</w:t>
        </w:r>
        <w:r w:rsidRPr="00430123">
          <w:t xml:space="preserve"> gives C</w:t>
        </w:r>
        <w:r w:rsidRPr="00430123">
          <w:rPr>
            <w:vertAlign w:val="subscript"/>
          </w:rPr>
          <w:t>O2</w:t>
        </w:r>
        <w:r w:rsidRPr="00430123">
          <w:t>|</w:t>
        </w:r>
        <w:r w:rsidRPr="00430123">
          <w:rPr>
            <w:vertAlign w:val="subscript"/>
          </w:rPr>
          <w:t>Γ</w:t>
        </w:r>
        <w:r w:rsidRPr="00430123">
          <w:t xml:space="preserve"> = C</w:t>
        </w:r>
        <w:r w:rsidRPr="00430123">
          <w:rPr>
            <w:vertAlign w:val="subscript"/>
          </w:rPr>
          <w:t>b</w:t>
        </w:r>
        <w:r w:rsidRPr="00430123">
          <w:t>/(1 + k</w:t>
        </w:r>
        <w:r w:rsidRPr="00430123">
          <w:rPr>
            <w:vertAlign w:val="subscript"/>
          </w:rPr>
          <w:t>ORR</w:t>
        </w:r>
        <w:r w:rsidRPr="00430123">
          <w:t>δ/D</w:t>
        </w:r>
        <w:r w:rsidRPr="00430123">
          <w:rPr>
            <w:vertAlign w:val="subscript"/>
          </w:rPr>
          <w:t>O2,eff</w:t>
        </w:r>
        <w:r w:rsidRPr="00430123">
          <w:t>), so the interfacial flux is the series (harmonic) combination of the reaction and transport resistances:</w:t>
        </w:r>
      </w:ins>
    </w:p>
    <w:p w14:paraId="116D8C3A" w14:textId="77777777" w:rsidR="005639C1" w:rsidRDefault="00000000">
      <w:pPr>
        <w:pStyle w:val="BodyText"/>
        <w:spacing w:after="120"/>
        <w:ind w:firstLine="0"/>
        <w:rPr>
          <w:ins w:id="52" w:author="Claude" w:date="2026-10-09T04:34:00Z"/>
        </w:rPr>
      </w:pPr>
      <m:oMathPara>
        <m:oMath>
          <m:sSub>
            <m:sSubPr>
              <m:ctrlPr>
                <w:rPr>
                  <w:rFonts w:ascii="Cambria Math" w:hAnsi="Cambria Math"/>
                </w:rPr>
              </m:ctrlPr>
            </m:sSubPr>
            <m:e>
              <m:r>
                <w:rPr>
                  <w:rFonts w:ascii="Cambria Math" w:hAnsi="Cambria Math"/>
                </w:rPr>
                <m:t>J</m:t>
              </m:r>
            </m:e>
            <m:sub>
              <m:r>
                <w:rPr>
                  <w:rFonts w:ascii="Cambria Math" w:hAnsi="Cambria Math"/>
                </w:rPr>
                <m:t>O₂</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b</m:t>
                  </m:r>
                </m:sub>
              </m:sSub>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ORR</m:t>
                      </m:r>
                    </m:sub>
                  </m:sSub>
                </m:den>
              </m:f>
              <m:r>
                <w:rPr>
                  <w:rFonts w:ascii="Cambria Math" w:hAnsi="Cambria Math"/>
                </w:rPr>
                <m:t>+</m:t>
              </m:r>
              <m:f>
                <m:fPr>
                  <m:ctrlPr>
                    <w:rPr>
                      <w:rFonts w:ascii="Cambria Math" w:hAnsi="Cambria Math"/>
                    </w:rPr>
                  </m:ctrlPr>
                </m:fPr>
                <m:num>
                  <m:r>
                    <w:rPr>
                      <w:rFonts w:ascii="Cambria Math" w:hAnsi="Cambria Math"/>
                    </w:rPr>
                    <m:t>δ</m:t>
                  </m:r>
                </m:num>
                <m:den>
                  <m:sSup>
                    <m:sSupPr>
                      <m:ctrlPr>
                        <w:rPr>
                          <w:rFonts w:ascii="Cambria Math" w:hAnsi="Cambria Math"/>
                        </w:rPr>
                      </m:ctrlPr>
                    </m:sSupPr>
                    <m:e>
                      <m:sSub>
                        <m:sSubPr>
                          <m:ctrlPr>
                            <w:rPr>
                              <w:rFonts w:ascii="Cambria Math" w:hAnsi="Cambria Math"/>
                            </w:rPr>
                          </m:ctrlPr>
                        </m:sSubPr>
                        <m:e>
                          <m:r>
                            <w:rPr>
                              <w:rFonts w:ascii="Cambria Math" w:hAnsi="Cambria Math"/>
                            </w:rPr>
                            <m:t>D</m:t>
                          </m:r>
                        </m:e>
                        <m:sub>
                          <m:r>
                            <w:rPr>
                              <w:rFonts w:ascii="Cambria Math" w:hAnsi="Cambria Math"/>
                            </w:rPr>
                            <m:t>O₂</m:t>
                          </m:r>
                        </m:sub>
                      </m:sSub>
                    </m:e>
                    <m:sup>
                      <m:r>
                        <w:rPr>
                          <w:rFonts w:ascii="Cambria Math" w:hAnsi="Cambria Math"/>
                        </w:rPr>
                        <m:t>eff</m:t>
                      </m:r>
                    </m:sup>
                  </m:sSup>
                </m:den>
              </m:f>
            </m:den>
          </m:f>
        </m:oMath>
      </m:oMathPara>
    </w:p>
    <w:p w14:paraId="6C28CD49" w14:textId="77777777" w:rsidR="005639C1" w:rsidRDefault="00554D08">
      <w:pPr>
        <w:pStyle w:val="BodyText"/>
        <w:spacing w:after="120"/>
        <w:ind w:firstLine="0"/>
        <w:rPr>
          <w:ins w:id="53" w:author="Claude" w:date="2026-10-09T04:34:00Z"/>
        </w:rPr>
      </w:pPr>
      <w:ins w:id="54" w:author="Claude" w:date="2026-10-09T04:34:00Z">
        <w:r w:rsidRPr="00430123">
          <w:t>The Damköhler number Da = k</w:t>
        </w:r>
        <w:r w:rsidRPr="00430123">
          <w:rPr>
            <w:vertAlign w:val="subscript"/>
          </w:rPr>
          <w:t>ORR</w:t>
        </w:r>
        <w:r w:rsidRPr="00430123">
          <w:t>δ/D</w:t>
        </w:r>
        <w:r w:rsidRPr="00430123">
          <w:rPr>
            <w:vertAlign w:val="subscript"/>
          </w:rPr>
          <w:t>O2,eff</w:t>
        </w:r>
        <w:r w:rsidRPr="00430123">
          <w:t xml:space="preserve"> is the ratio of the transport resistance to the reaction resistance. For Da ≪ 1 the flux reduces to k</w:t>
        </w:r>
        <w:r w:rsidRPr="00430123">
          <w:rPr>
            <w:vertAlign w:val="subscript"/>
          </w:rPr>
          <w:t>ORR</w:t>
        </w:r>
        <w:r w:rsidRPr="00430123">
          <w:t>C</w:t>
        </w:r>
        <w:r w:rsidRPr="00430123">
          <w:rPr>
            <w:vertAlign w:val="subscript"/>
          </w:rPr>
          <w:t>b</w:t>
        </w:r>
        <w:r w:rsidRPr="00430123">
          <w:t xml:space="preserve"> (reaction-controlled), and for Da ≫ 1 it reduces to D</w:t>
        </w:r>
        <w:r w:rsidRPr="00430123">
          <w:rPr>
            <w:vertAlign w:val="subscript"/>
          </w:rPr>
          <w:t>O2,eff</w:t>
        </w:r>
        <w:r w:rsidRPr="00430123">
          <w:t>C</w:t>
        </w:r>
        <w:r w:rsidRPr="00430123">
          <w:rPr>
            <w:vertAlign w:val="subscript"/>
          </w:rPr>
          <w:t>b</w:t>
        </w:r>
        <w:r w:rsidRPr="00430123">
          <w:t>/δ (diffusion-controlled) (Table S1).</w:t>
        </w:r>
      </w:ins>
    </w:p>
    <w:p w14:paraId="74585EDB" w14:textId="77777777" w:rsidR="005639C1" w:rsidRDefault="00554D08">
      <w:pPr>
        <w:pStyle w:val="BodyText"/>
        <w:spacing w:after="120"/>
        <w:ind w:firstLine="0"/>
        <w:rPr>
          <w:ins w:id="55" w:author="Claude" w:date="2026-10-09T04:34:00Z"/>
        </w:rPr>
      </w:pPr>
      <w:ins w:id="56" w:author="Claude" w:date="2026-10-09T04:34:00Z">
        <w:r w:rsidRPr="00430123">
          <w:t>Interface velocity. Each mole of O₂ reduced at the interface removes two moles of Zn (O₂ + 2Zn + 2H₂O → 2Zn²⁺ + 4OH⁻), so the normal velocity of the level set is</w:t>
        </w:r>
      </w:ins>
    </w:p>
    <w:p w14:paraId="7D3BE2C7" w14:textId="77777777" w:rsidR="005639C1" w:rsidRDefault="00000000">
      <w:pPr>
        <w:pStyle w:val="BodyText"/>
        <w:spacing w:after="120"/>
        <w:ind w:firstLine="0"/>
        <w:rPr>
          <w:ins w:id="57" w:author="Claude" w:date="2026-10-09T04:34:00Z"/>
        </w:rPr>
      </w:pPr>
      <m:oMathPara>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ORR</m:t>
                  </m:r>
                </m:sub>
              </m:sSub>
              <m:sSub>
                <m:sSubPr>
                  <m:ctrlPr>
                    <w:rPr>
                      <w:rFonts w:ascii="Cambria Math" w:hAnsi="Cambria Math"/>
                    </w:rPr>
                  </m:ctrlPr>
                </m:sSubPr>
                <m:e>
                  <m:r>
                    <w:rPr>
                      <w:rFonts w:ascii="Cambria Math" w:hAnsi="Cambria Math"/>
                    </w:rPr>
                    <m:t>C</m:t>
                  </m:r>
                </m:e>
                <m:sub>
                  <m:r>
                    <w:rPr>
                      <w:rFonts w:ascii="Cambria Math" w:hAnsi="Cambria Math"/>
                    </w:rPr>
                    <m:t>O₂</m:t>
                  </m:r>
                </m:sub>
              </m:sSub>
              <m:sSub>
                <m:sSubPr>
                  <m:ctrlPr>
                    <w:rPr>
                      <w:rFonts w:ascii="Cambria Math" w:hAnsi="Cambria Math"/>
                    </w:rPr>
                  </m:ctrlPr>
                </m:sSubPr>
                <m:e>
                  <m:r>
                    <w:rPr>
                      <w:rFonts w:ascii="Cambria Math" w:hAnsi="Cambria Math"/>
                    </w:rPr>
                    <m:t>|</m:t>
                  </m:r>
                </m:e>
                <m:sub>
                  <m:r>
                    <w:rPr>
                      <w:rFonts w:ascii="Cambria Math" w:hAnsi="Cambria Math"/>
                    </w:rPr>
                    <m:t>Γ</m:t>
                  </m:r>
                </m:sub>
              </m:sSub>
            </m:num>
            <m:den>
              <m:sSub>
                <m:sSubPr>
                  <m:ctrlPr>
                    <w:rPr>
                      <w:rFonts w:ascii="Cambria Math" w:hAnsi="Cambria Math"/>
                    </w:rPr>
                  </m:ctrlPr>
                </m:sSubPr>
                <m:e>
                  <m:r>
                    <w:rPr>
                      <w:rFonts w:ascii="Cambria Math" w:hAnsi="Cambria Math"/>
                    </w:rPr>
                    <m:t>M</m:t>
                  </m:r>
                </m:e>
                <m:sub>
                  <m:r>
                    <w:rPr>
                      <w:rFonts w:ascii="Cambria Math" w:hAnsi="Cambria Math"/>
                    </w:rPr>
                    <m:t>O₂</m:t>
                  </m:r>
                </m:sub>
              </m:sSub>
              <m:sSub>
                <m:sSubPr>
                  <m:ctrlPr>
                    <w:rPr>
                      <w:rFonts w:ascii="Cambria Math" w:hAnsi="Cambria Math"/>
                    </w:rPr>
                  </m:ctrlPr>
                </m:sSubPr>
                <m:e>
                  <m:r>
                    <w:rPr>
                      <w:rFonts w:ascii="Cambria Math" w:hAnsi="Cambria Math"/>
                    </w:rPr>
                    <m:t>[Zn]</m:t>
                  </m:r>
                </m:e>
                <m:sub>
                  <m:r>
                    <w:rPr>
                      <w:rFonts w:ascii="Cambria Math" w:hAnsi="Cambria Math"/>
                    </w:rPr>
                    <m:t>sol</m:t>
                  </m:r>
                </m:sub>
              </m:sSub>
            </m:den>
          </m:f>
        </m:oMath>
      </m:oMathPara>
    </w:p>
    <w:p w14:paraId="1A8789CA" w14:textId="77777777" w:rsidR="005639C1" w:rsidRDefault="00554D08">
      <w:pPr>
        <w:pStyle w:val="BodyText"/>
        <w:spacing w:after="120"/>
        <w:ind w:firstLine="0"/>
        <w:rPr>
          <w:ins w:id="58" w:author="Claude" w:date="2026-10-09T04:34:00Z"/>
        </w:rPr>
      </w:pPr>
      <w:ins w:id="59" w:author="Claude" w:date="2026-10-09T04:34:00Z">
        <w:r w:rsidRPr="00430123">
          <w:t>with [Zn]</w:t>
        </w:r>
        <w:r w:rsidRPr="00430123">
          <w:rPr>
            <w:vertAlign w:val="subscript"/>
          </w:rPr>
          <w:t>sol</w:t>
        </w:r>
        <w:r w:rsidRPr="00430123">
          <w:t xml:space="preserve"> = ρ</w:t>
        </w:r>
        <w:r w:rsidRPr="00430123">
          <w:rPr>
            <w:vertAlign w:val="subscript"/>
          </w:rPr>
          <w:t>Zn</w:t>
        </w:r>
        <w:r w:rsidRPr="00430123">
          <w:t>/M</w:t>
        </w:r>
        <w:r w:rsidRPr="00430123">
          <w:rPr>
            <w:vertAlign w:val="subscript"/>
          </w:rPr>
          <w:t>Zn</w:t>
        </w:r>
        <w:r w:rsidRPr="00430123">
          <w:t xml:space="preserve"> (Eq. 14 of the main text). Because C</w:t>
        </w:r>
        <w:r w:rsidRPr="00430123">
          <w:rPr>
            <w:vertAlign w:val="subscript"/>
          </w:rPr>
          <w:t>O2</w:t>
        </w:r>
        <w:r w:rsidRPr="00430123">
          <w:t>|</w:t>
        </w:r>
        <w:r w:rsidRPr="00430123">
          <w:rPr>
            <w:vertAlign w:val="subscript"/>
          </w:rPr>
          <w:t>Γ</w:t>
        </w:r>
        <w:r w:rsidRPr="00430123">
          <w:t xml:space="preserve"> is the interfacial concentration obtained from the Robin condition, the velocity follows the series flux J</w:t>
        </w:r>
        <w:r w:rsidRPr="00430123">
          <w:rPr>
            <w:vertAlign w:val="subscript"/>
          </w:rPr>
          <w:t>O2</w:t>
        </w:r>
        <w:r w:rsidRPr="00430123">
          <w:t xml:space="preserve"> above, and the transition between reaction-controlled and diffusion-controlled degradation emerges from the depletion of C</w:t>
        </w:r>
        <w:r w:rsidRPr="00430123">
          <w:rPr>
            <w:vertAlign w:val="subscript"/>
          </w:rPr>
          <w:t>O2</w:t>
        </w:r>
        <w:r w:rsidRPr="00430123">
          <w:t xml:space="preserve"> at the interface. The Zn²⁺ source and the O₂ sink use the same flux (Section S8). [Planar check to be added: numerical v</w:t>
        </w:r>
        <w:r w:rsidRPr="00430123">
          <w:rPr>
            <w:vertAlign w:val="subscript"/>
          </w:rPr>
          <w:t>n</w:t>
        </w:r>
        <w:r w:rsidRPr="00430123">
          <w:t xml:space="preserve"> versus the analytic series formula for a planar interface.]</w:t>
        </w:r>
      </w:ins>
    </w:p>
    <w:p w14:paraId="41E906DA" w14:textId="77777777" w:rsidR="0021293D" w:rsidRDefault="0021293D" w:rsidP="0021293D">
      <w:pPr>
        <w:pStyle w:val="Captions"/>
        <w:keepNext/>
        <w:spacing w:before="360" w:after="0"/>
        <w:jc w:val="center"/>
        <w:rPr>
          <w:del w:id="60" w:author="Claude" w:date="2026-10-09T04:34:00Z"/>
        </w:rPr>
      </w:pPr>
      <w:del w:id="61" w:author="Claude" w:date="2026-10-09T04:34:00Z">
        <w:r>
          <w:rPr>
            <w:iCs w:val="0"/>
            <w:noProof/>
          </w:rPr>
          <w:lastRenderedPageBreak/>
          <w:drawing>
            <wp:inline distT="0" distB="0" distL="0" distR="0" wp14:anchorId="60227BE3" wp14:editId="25F7AA01">
              <wp:extent cx="5731510" cy="19894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989455"/>
                      </a:xfrm>
                      <a:prstGeom prst="rect">
                        <a:avLst/>
                      </a:prstGeom>
                      <a:noFill/>
                      <a:ln>
                        <a:noFill/>
                      </a:ln>
                    </pic:spPr>
                  </pic:pic>
                </a:graphicData>
              </a:graphic>
            </wp:inline>
          </w:drawing>
        </w:r>
      </w:del>
    </w:p>
    <w:p w14:paraId="23B8B3A3" w14:textId="79772A87" w:rsidR="0021293D" w:rsidRPr="0021293D" w:rsidRDefault="0021293D" w:rsidP="0021293D">
      <w:pPr>
        <w:pStyle w:val="Captions"/>
        <w:spacing w:before="80" w:after="360"/>
        <w:rPr>
          <w:del w:id="62" w:author="Claude" w:date="2026-10-09T04:34:00Z"/>
        </w:rPr>
      </w:pPr>
      <w:del w:id="63" w:author="Claude" w:date="2026-10-09T04:34:00Z">
        <w:r w:rsidRPr="0039482A">
          <w:rPr>
            <w:b/>
            <w:bCs/>
            <w:sz w:val="20"/>
            <w:szCs w:val="20"/>
          </w:rPr>
          <w:delText>Figure S</w:delText>
        </w:r>
        <w:r w:rsidRPr="0039482A">
          <w:rPr>
            <w:b/>
            <w:bCs/>
            <w:iCs w:val="0"/>
            <w:sz w:val="20"/>
            <w:szCs w:val="20"/>
          </w:rPr>
          <w:fldChar w:fldCharType="begin"/>
        </w:r>
        <w:r w:rsidRPr="0039482A">
          <w:rPr>
            <w:b/>
            <w:bCs/>
            <w:sz w:val="20"/>
            <w:szCs w:val="20"/>
          </w:rPr>
          <w:delInstrText xml:space="preserve"> SEQ Figure \* ARABIC </w:delInstrText>
        </w:r>
        <w:r w:rsidRPr="0039482A">
          <w:rPr>
            <w:b/>
            <w:bCs/>
            <w:iCs w:val="0"/>
            <w:sz w:val="20"/>
            <w:szCs w:val="20"/>
          </w:rPr>
          <w:fldChar w:fldCharType="separate"/>
        </w:r>
        <w:r w:rsidR="00F121A4">
          <w:rPr>
            <w:b/>
            <w:bCs/>
            <w:noProof/>
            <w:sz w:val="20"/>
            <w:szCs w:val="20"/>
          </w:rPr>
          <w:delText>1</w:delText>
        </w:r>
        <w:r w:rsidRPr="0039482A">
          <w:rPr>
            <w:b/>
            <w:bCs/>
            <w:iCs w:val="0"/>
            <w:sz w:val="20"/>
            <w:szCs w:val="20"/>
          </w:rPr>
          <w:fldChar w:fldCharType="end"/>
        </w:r>
        <w:r w:rsidRPr="0039482A">
          <w:rPr>
            <w:b/>
            <w:bCs/>
            <w:sz w:val="20"/>
            <w:szCs w:val="20"/>
          </w:rPr>
          <w:delText>.</w:delText>
        </w:r>
        <w:r>
          <w:rPr>
            <w:sz w:val="20"/>
            <w:szCs w:val="20"/>
          </w:rPr>
          <w:delText xml:space="preserve"> </w:delText>
        </w:r>
        <w:r w:rsidRPr="0021293D">
          <w:rPr>
            <w:sz w:val="20"/>
            <w:szCs w:val="20"/>
          </w:rPr>
          <w:delText>Interface recession velocity components for (a) a Zn disc and (b) a Zn stent during 672 h of immersion. The zinc transport-limited (</w:delText>
        </w:r>
        <w:r>
          <w:rPr>
            <w:sz w:val="20"/>
            <w:szCs w:val="20"/>
          </w:rPr>
          <w:delText>v</w:delText>
        </w:r>
        <w:r w:rsidRPr="0021293D">
          <w:rPr>
            <w:sz w:val="20"/>
            <w:szCs w:val="20"/>
            <w:vertAlign w:val="subscript"/>
          </w:rPr>
          <w:delText>Zn</w:delText>
        </w:r>
        <w:r w:rsidRPr="0021293D">
          <w:rPr>
            <w:sz w:val="20"/>
            <w:szCs w:val="20"/>
          </w:rPr>
          <w:delText>​), oxygen reduction-limited (</w:delText>
        </w:r>
        <w:r>
          <w:rPr>
            <w:sz w:val="20"/>
            <w:szCs w:val="20"/>
          </w:rPr>
          <w:delText>v</w:delText>
        </w:r>
        <w:r>
          <w:rPr>
            <w:sz w:val="20"/>
            <w:szCs w:val="20"/>
            <w:vertAlign w:val="subscript"/>
          </w:rPr>
          <w:delText>ORR</w:delText>
        </w:r>
        <w:r w:rsidRPr="0021293D">
          <w:rPr>
            <w:sz w:val="20"/>
            <w:szCs w:val="20"/>
          </w:rPr>
          <w:delText>​), and oxygen diffusion-limited (</w:delText>
        </w:r>
        <w:r>
          <w:rPr>
            <w:sz w:val="20"/>
            <w:szCs w:val="20"/>
          </w:rPr>
          <w:delText>v</w:delText>
        </w:r>
        <w:r>
          <w:rPr>
            <w:sz w:val="20"/>
            <w:szCs w:val="20"/>
            <w:vertAlign w:val="subscript"/>
          </w:rPr>
          <w:delText xml:space="preserve">O2, </w:delText>
        </w:r>
        <w:r w:rsidRPr="0021293D">
          <w:rPr>
            <w:sz w:val="20"/>
            <w:szCs w:val="20"/>
            <w:vertAlign w:val="subscript"/>
          </w:rPr>
          <w:delText>diff</w:delText>
        </w:r>
        <w:r w:rsidRPr="0021293D">
          <w:rPr>
            <w:sz w:val="20"/>
            <w:szCs w:val="20"/>
          </w:rPr>
          <w:delText>​) velocities are shown separately.</w:delText>
        </w:r>
      </w:del>
    </w:p>
    <w:p w14:paraId="7FD030E7" w14:textId="637A52A6" w:rsidR="00ED14A2" w:rsidRDefault="00ED14A2" w:rsidP="00ED14A2">
      <w:pPr>
        <w:pStyle w:val="Captions"/>
        <w:keepNext/>
        <w:spacing w:before="360" w:after="80"/>
      </w:pPr>
      <w:r w:rsidRPr="0039482A">
        <w:rPr>
          <w:b/>
          <w:bCs/>
          <w:sz w:val="20"/>
          <w:szCs w:val="20"/>
        </w:rPr>
        <w:t xml:space="preserve">Table S1. </w:t>
      </w:r>
      <w:del w:id="64" w:author="Claude" w:date="2026-10-09T04:34:00Z">
        <w:r>
          <w:rPr>
            <w:b/>
            <w:bCs/>
            <w:sz w:val="20"/>
            <w:szCs w:val="20"/>
          </w:rPr>
          <w:delText>Comparison</w:delText>
        </w:r>
      </w:del>
      <w:ins w:id="65" w:author="Claude" w:date="2026-10-09T04:34:00Z">
        <w:r w:rsidRPr="0039482A">
          <w:rPr>
            <w:b/>
            <w:bCs/>
            <w:sz w:val="20"/>
            <w:szCs w:val="20"/>
          </w:rPr>
          <w:t>Limiting regimes</w:t>
        </w:r>
      </w:ins>
      <w:r w:rsidRPr="0039482A">
        <w:rPr>
          <w:b/>
          <w:bCs/>
          <w:sz w:val="20"/>
          <w:szCs w:val="20"/>
        </w:rPr>
        <w:t xml:space="preserve"> of the </w:t>
      </w:r>
      <w:del w:id="66" w:author="Claude" w:date="2026-10-09T04:34:00Z">
        <w:r>
          <w:rPr>
            <w:b/>
            <w:bCs/>
            <w:sz w:val="20"/>
            <w:szCs w:val="20"/>
          </w:rPr>
          <w:delText>candidate</w:delText>
        </w:r>
      </w:del>
      <w:ins w:id="67" w:author="Claude" w:date="2026-10-09T04:34:00Z">
        <w:r w:rsidRPr="0039482A">
          <w:rPr>
            <w:b/>
            <w:bCs/>
            <w:sz w:val="20"/>
            <w:szCs w:val="20"/>
          </w:rPr>
          <w:t>interfacial</w:t>
        </w:r>
      </w:ins>
      <w:r w:rsidRPr="0039482A">
        <w:rPr>
          <w:b/>
          <w:bCs/>
          <w:sz w:val="20"/>
          <w:szCs w:val="20"/>
        </w:rPr>
        <w:t xml:space="preserve"> </w:t>
      </w:r>
      <w:del w:id="68" w:author="Claude" w:date="2026-10-09T04:34:00Z">
        <w:r>
          <w:rPr>
            <w:b/>
            <w:bCs/>
            <w:sz w:val="20"/>
            <w:szCs w:val="20"/>
          </w:rPr>
          <w:delText>velocity-selection</w:delText>
        </w:r>
      </w:del>
      <w:ins w:id="69" w:author="Claude" w:date="2026-10-09T04:34:00Z">
        <w:r w:rsidRPr="0039482A">
          <w:rPr>
            <w:b/>
            <w:bCs/>
            <w:sz w:val="20"/>
            <w:szCs w:val="20"/>
          </w:rPr>
          <w:t>oxygen</w:t>
        </w:r>
      </w:ins>
      <w:r w:rsidRPr="0039482A">
        <w:rPr>
          <w:b/>
          <w:bCs/>
          <w:sz w:val="20"/>
          <w:szCs w:val="20"/>
        </w:rPr>
        <w:t xml:space="preserve"> </w:t>
      </w:r>
      <w:del w:id="70" w:author="Claude" w:date="2026-10-09T04:34:00Z">
        <w:r>
          <w:rPr>
            <w:b/>
            <w:bCs/>
            <w:sz w:val="20"/>
            <w:szCs w:val="20"/>
          </w:rPr>
          <w:delText>formulations</w:delText>
        </w:r>
      </w:del>
      <w:ins w:id="71" w:author="Claude" w:date="2026-10-09T04:34:00Z">
        <w:r w:rsidRPr="0039482A">
          <w:rPr>
            <w:b/>
            <w:bCs/>
            <w:sz w:val="20"/>
            <w:szCs w:val="20"/>
          </w:rPr>
          <w:t>flux</w:t>
        </w:r>
      </w:ins>
      <w:r w:rsidRPr="0039482A">
        <w:rPr>
          <w:b/>
          <w:bCs/>
          <w:sz w:val="20"/>
          <w:szCs w:val="20"/>
        </w:rPr>
        <w:t>.</w:t>
      </w:r>
      <w:del w:id="72" w:author="Claude" w:date="2026-10-09T04:34:00Z">
        <w:r>
          <w:rPr>
            <w:b/>
            <w:bCs/>
            <w:sz w:val="20"/>
            <w:szCs w:val="20"/>
          </w:rPr>
          <w:delText xml:space="preserve"> Rule A (hard minimum) gave the lowest RMSE, which was used as a consistency check but was not the main selection criterion, and was adopted on physical grounds (RMSE values may differ from those of the calibrated model, as these validation cases were evaluated prior to model calibration).</w:delText>
        </w:r>
      </w:del>
      <w:r w:rsidRPr="0039482A">
        <w:rPr>
          <w:b/>
          <w:bCs/>
          <w:sz w:val="20"/>
          <w:szCs w:val="20"/>
        </w:rPr>
        <w:fldChar w:fldCharType="begin"/>
      </w:r>
      <w:r w:rsidRPr="0039482A">
        <w:rPr>
          <w:b/>
          <w:bCs/>
          <w:sz w:val="20"/>
          <w:szCs w:val="20"/>
        </w:rPr>
        <w:instrText xml:space="preserve"> SEQ Table \* ARABIC </w:instrText>
      </w:r>
      <w:r w:rsidRPr="0039482A">
        <w:rPr>
          <w:b/>
          <w:bCs/>
          <w:sz w:val="20"/>
          <w:szCs w:val="20"/>
        </w:rPr>
        <w:fldChar w:fldCharType="separate"/>
      </w:r>
      <w:r w:rsidRPr="0039482A">
        <w:rPr>
          <w:b/>
          <w:bCs/>
          <w:sz w:val="20"/>
          <w:szCs w:val="20"/>
        </w:rPr>
        <w:fldChar w:fldCharType="end"/>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009"/>
        <w:gridCol w:w="3009"/>
        <w:gridCol w:w="3008"/>
      </w:tblGrid>
      <w:tr w:rsidR="00F36A97" w:rsidRPr="00F36A97" w14:paraId="3D6DB16D" w14:textId="77777777" w:rsidTr="00ED14A2">
        <w:trPr>
          <w:cantSplit/>
          <w:tblHeader/>
          <w:jc w:val="center"/>
          <w:del w:id="73" w:author="Claude" w:date="2026-10-09T04:34:00Z"/>
        </w:trPr>
        <w:tc>
          <w:tcPr>
            <w:tcW w:w="3009" w:type="dxa"/>
            <w:tcBorders>
              <w:bottom w:val="single" w:sz="6" w:space="0" w:color="000000"/>
            </w:tcBorders>
            <w:vAlign w:val="center"/>
          </w:tcPr>
          <w:p w14:paraId="70F11310" w14:textId="77777777" w:rsidR="00F36A97" w:rsidRPr="00F36A97" w:rsidRDefault="00F36A97" w:rsidP="00F36A97">
            <w:pPr>
              <w:keepNext/>
              <w:spacing w:before="20" w:after="20" w:line="240" w:lineRule="auto"/>
              <w:ind w:firstLine="0"/>
              <w:jc w:val="left"/>
              <w:rPr>
                <w:del w:id="74" w:author="Claude" w:date="2026-10-09T04:34:00Z"/>
                <w:rFonts w:cs="Times New Roman"/>
                <w:b/>
                <w:bCs/>
                <w:sz w:val="22"/>
                <w:szCs w:val="22"/>
                <w:lang w:eastAsia="en-US"/>
              </w:rPr>
            </w:pPr>
            <w:del w:id="75" w:author="Claude" w:date="2026-10-09T04:34:00Z">
              <w:r w:rsidRPr="00F36A97">
                <w:rPr>
                  <w:rFonts w:cs="Times New Roman"/>
                  <w:b/>
                  <w:bCs/>
                  <w:sz w:val="20"/>
                  <w:szCs w:val="20"/>
                  <w:lang w:eastAsia="en-US"/>
                </w:rPr>
                <w:delText>Rule </w:delText>
              </w:r>
            </w:del>
          </w:p>
        </w:tc>
        <w:tc>
          <w:tcPr>
            <w:tcW w:w="3009" w:type="dxa"/>
            <w:tcBorders>
              <w:bottom w:val="single" w:sz="6" w:space="0" w:color="000000"/>
            </w:tcBorders>
            <w:vAlign w:val="center"/>
          </w:tcPr>
          <w:p w14:paraId="6B754478" w14:textId="77777777" w:rsidR="00F36A97" w:rsidRPr="00F36A97" w:rsidRDefault="00F36A97" w:rsidP="00F36A97">
            <w:pPr>
              <w:keepNext/>
              <w:spacing w:before="20" w:after="20" w:line="240" w:lineRule="auto"/>
              <w:ind w:firstLine="0"/>
              <w:jc w:val="center"/>
              <w:rPr>
                <w:del w:id="76" w:author="Claude" w:date="2026-10-09T04:34:00Z"/>
                <w:rFonts w:cs="Times New Roman"/>
                <w:b/>
                <w:bCs/>
                <w:sz w:val="22"/>
                <w:szCs w:val="22"/>
                <w:lang w:eastAsia="en-US"/>
              </w:rPr>
            </w:pPr>
            <w:del w:id="77" w:author="Claude" w:date="2026-10-09T04:34:00Z">
              <w:r w:rsidRPr="00F36A97">
                <w:rPr>
                  <w:rFonts w:cs="Times New Roman"/>
                  <w:b/>
                  <w:bCs/>
                  <w:sz w:val="20"/>
                  <w:szCs w:val="20"/>
                  <w:lang w:eastAsia="en-US"/>
                </w:rPr>
                <w:delText>Description </w:delText>
              </w:r>
            </w:del>
          </w:p>
        </w:tc>
        <w:tc>
          <w:tcPr>
            <w:tcW w:w="3008" w:type="dxa"/>
            <w:tcBorders>
              <w:bottom w:val="single" w:sz="6" w:space="0" w:color="000000"/>
            </w:tcBorders>
            <w:vAlign w:val="center"/>
          </w:tcPr>
          <w:p w14:paraId="0CD0B2F2" w14:textId="77777777" w:rsidR="00F36A97" w:rsidRPr="00F36A97" w:rsidRDefault="00F36A97" w:rsidP="00F36A97">
            <w:pPr>
              <w:keepNext/>
              <w:spacing w:before="20" w:after="20" w:line="240" w:lineRule="auto"/>
              <w:ind w:firstLine="0"/>
              <w:jc w:val="center"/>
              <w:rPr>
                <w:del w:id="78" w:author="Claude" w:date="2026-10-09T04:34:00Z"/>
                <w:rFonts w:cs="Times New Roman"/>
                <w:b/>
                <w:bCs/>
                <w:sz w:val="22"/>
                <w:szCs w:val="22"/>
                <w:lang w:eastAsia="en-US"/>
              </w:rPr>
            </w:pPr>
            <w:del w:id="79" w:author="Claude" w:date="2026-10-09T04:34:00Z">
              <w:r w:rsidRPr="00F36A97">
                <w:rPr>
                  <w:rFonts w:cs="Times New Roman"/>
                  <w:b/>
                  <w:bCs/>
                  <w:sz w:val="20"/>
                  <w:szCs w:val="20"/>
                  <w:lang w:eastAsia="en-US"/>
                </w:rPr>
                <w:delText>RMSE (%) </w:delText>
              </w:r>
            </w:del>
          </w:p>
        </w:tc>
      </w:tr>
      <w:tr w:rsidR="00F36A97" w:rsidRPr="00F36A97" w14:paraId="2BB8564E" w14:textId="77777777" w:rsidTr="00ED14A2">
        <w:trPr>
          <w:cantSplit/>
          <w:jc w:val="center"/>
          <w:del w:id="80" w:author="Claude" w:date="2026-10-09T04:34:00Z"/>
        </w:trPr>
        <w:tc>
          <w:tcPr>
            <w:tcW w:w="3009" w:type="dxa"/>
            <w:vAlign w:val="center"/>
          </w:tcPr>
          <w:p w14:paraId="343C6F53" w14:textId="77777777" w:rsidR="00F36A97" w:rsidRPr="00F36A97" w:rsidRDefault="00F36A97" w:rsidP="00F36A97">
            <w:pPr>
              <w:keepNext/>
              <w:spacing w:before="20" w:after="20" w:line="240" w:lineRule="auto"/>
              <w:ind w:firstLine="0"/>
              <w:jc w:val="left"/>
              <w:rPr>
                <w:del w:id="81" w:author="Claude" w:date="2026-10-09T04:34:00Z"/>
                <w:rFonts w:cs="Times New Roman"/>
                <w:sz w:val="22"/>
                <w:szCs w:val="22"/>
                <w:lang w:eastAsia="en-US"/>
              </w:rPr>
            </w:pPr>
            <w:del w:id="82" w:author="Claude" w:date="2026-10-09T04:34:00Z">
              <w:r w:rsidRPr="00F36A97">
                <w:rPr>
                  <w:rFonts w:cs="Times New Roman"/>
                  <w:sz w:val="20"/>
                  <w:szCs w:val="20"/>
                  <w:lang w:eastAsia="en-US"/>
                </w:rPr>
                <w:delText>A </w:delText>
              </w:r>
            </w:del>
          </w:p>
        </w:tc>
        <w:tc>
          <w:tcPr>
            <w:tcW w:w="3009" w:type="dxa"/>
            <w:vAlign w:val="center"/>
          </w:tcPr>
          <w:p w14:paraId="0D879CFF" w14:textId="77777777" w:rsidR="00F36A97" w:rsidRPr="00F36A97" w:rsidRDefault="00F36A97" w:rsidP="00F36A97">
            <w:pPr>
              <w:keepNext/>
              <w:spacing w:before="20" w:after="20" w:line="240" w:lineRule="auto"/>
              <w:ind w:firstLine="0"/>
              <w:jc w:val="center"/>
              <w:rPr>
                <w:del w:id="83" w:author="Claude" w:date="2026-10-09T04:34:00Z"/>
                <w:rFonts w:cs="Times New Roman"/>
                <w:sz w:val="22"/>
                <w:szCs w:val="22"/>
                <w:lang w:eastAsia="en-US"/>
              </w:rPr>
            </w:pPr>
            <w:del w:id="84" w:author="Claude" w:date="2026-10-09T04:34:00Z">
              <w:r w:rsidRPr="00F36A97">
                <w:rPr>
                  <w:rFonts w:cs="Times New Roman"/>
                  <w:sz w:val="20"/>
                  <w:szCs w:val="20"/>
                  <w:lang w:eastAsia="en-US"/>
                </w:rPr>
                <w:delText>Hard minimum </w:delText>
              </w:r>
            </w:del>
          </w:p>
        </w:tc>
        <w:tc>
          <w:tcPr>
            <w:tcW w:w="3008" w:type="dxa"/>
            <w:vAlign w:val="center"/>
          </w:tcPr>
          <w:p w14:paraId="269E8DF2" w14:textId="77777777" w:rsidR="00F36A97" w:rsidRPr="00F36A97" w:rsidRDefault="00F36A97" w:rsidP="00F36A97">
            <w:pPr>
              <w:keepNext/>
              <w:spacing w:before="20" w:after="20" w:line="240" w:lineRule="auto"/>
              <w:ind w:firstLine="0"/>
              <w:jc w:val="center"/>
              <w:rPr>
                <w:del w:id="85" w:author="Claude" w:date="2026-10-09T04:34:00Z"/>
                <w:rFonts w:cs="Times New Roman"/>
                <w:sz w:val="22"/>
                <w:szCs w:val="22"/>
                <w:lang w:eastAsia="en-US"/>
              </w:rPr>
            </w:pPr>
            <w:del w:id="86" w:author="Claude" w:date="2026-10-09T04:34:00Z">
              <w:r w:rsidRPr="00F36A97">
                <w:rPr>
                  <w:rFonts w:cs="Times New Roman"/>
                  <w:sz w:val="20"/>
                  <w:szCs w:val="20"/>
                  <w:lang w:eastAsia="en-US"/>
                </w:rPr>
                <w:delText>0.0568 </w:delText>
              </w:r>
            </w:del>
          </w:p>
        </w:tc>
      </w:tr>
      <w:tr w:rsidR="00F36A97" w:rsidRPr="00F36A97" w14:paraId="2595BD0D" w14:textId="77777777" w:rsidTr="00ED14A2">
        <w:trPr>
          <w:cantSplit/>
          <w:jc w:val="center"/>
          <w:del w:id="87" w:author="Claude" w:date="2026-10-09T04:34:00Z"/>
        </w:trPr>
        <w:tc>
          <w:tcPr>
            <w:tcW w:w="3009" w:type="dxa"/>
            <w:vAlign w:val="center"/>
          </w:tcPr>
          <w:p w14:paraId="59D3BC8F" w14:textId="77777777" w:rsidR="00F36A97" w:rsidRPr="00F36A97" w:rsidRDefault="00F36A97" w:rsidP="00F36A97">
            <w:pPr>
              <w:keepNext/>
              <w:spacing w:before="20" w:after="20" w:line="240" w:lineRule="auto"/>
              <w:ind w:firstLine="0"/>
              <w:jc w:val="left"/>
              <w:rPr>
                <w:del w:id="88" w:author="Claude" w:date="2026-10-09T04:34:00Z"/>
                <w:rFonts w:cs="Times New Roman"/>
                <w:sz w:val="22"/>
                <w:szCs w:val="22"/>
                <w:lang w:eastAsia="en-US"/>
              </w:rPr>
            </w:pPr>
            <w:del w:id="89" w:author="Claude" w:date="2026-10-09T04:34:00Z">
              <w:r w:rsidRPr="00F36A97">
                <w:rPr>
                  <w:rFonts w:cs="Times New Roman"/>
                  <w:sz w:val="20"/>
                  <w:szCs w:val="20"/>
                  <w:lang w:eastAsia="en-US"/>
                </w:rPr>
                <w:delText>B </w:delText>
              </w:r>
            </w:del>
          </w:p>
        </w:tc>
        <w:tc>
          <w:tcPr>
            <w:tcW w:w="3009" w:type="dxa"/>
            <w:vAlign w:val="center"/>
          </w:tcPr>
          <w:p w14:paraId="2AF5AC11" w14:textId="77777777" w:rsidR="00F36A97" w:rsidRPr="00F36A97" w:rsidRDefault="00835703" w:rsidP="00F36A97">
            <w:pPr>
              <w:keepNext/>
              <w:spacing w:before="20" w:after="20" w:line="240" w:lineRule="auto"/>
              <w:ind w:firstLine="0"/>
              <w:jc w:val="center"/>
              <w:rPr>
                <w:del w:id="90" w:author="Claude" w:date="2026-10-09T04:34:00Z"/>
                <w:rFonts w:cs="Times New Roman"/>
                <w:sz w:val="22"/>
                <w:szCs w:val="22"/>
                <w:lang w:eastAsia="en-US"/>
              </w:rPr>
            </w:pPr>
            <w:del w:id="91" w:author="Claude" w:date="2026-10-09T04:34:00Z">
              <w:r>
                <w:rPr>
                  <w:rFonts w:cs="Times New Roman"/>
                  <w:sz w:val="20"/>
                  <w:szCs w:val="20"/>
                  <w:lang w:eastAsia="en-US"/>
                </w:rPr>
                <w:delText>Mixed control</w:delText>
              </w:r>
              <w:r w:rsidR="00F36A97" w:rsidRPr="00F36A97">
                <w:rPr>
                  <w:rFonts w:cs="Times New Roman"/>
                  <w:sz w:val="20"/>
                  <w:szCs w:val="20"/>
                  <w:lang w:eastAsia="en-US"/>
                </w:rPr>
                <w:delText> </w:delText>
              </w:r>
            </w:del>
          </w:p>
        </w:tc>
        <w:tc>
          <w:tcPr>
            <w:tcW w:w="3008" w:type="dxa"/>
            <w:vAlign w:val="center"/>
          </w:tcPr>
          <w:p w14:paraId="2DD6D428" w14:textId="77777777" w:rsidR="00F36A97" w:rsidRPr="00F36A97" w:rsidRDefault="00F36A97" w:rsidP="00F36A97">
            <w:pPr>
              <w:keepNext/>
              <w:spacing w:before="20" w:after="20" w:line="240" w:lineRule="auto"/>
              <w:ind w:firstLine="0"/>
              <w:jc w:val="center"/>
              <w:rPr>
                <w:del w:id="92" w:author="Claude" w:date="2026-10-09T04:34:00Z"/>
                <w:rFonts w:cs="Times New Roman"/>
                <w:sz w:val="22"/>
                <w:szCs w:val="22"/>
                <w:lang w:eastAsia="en-US"/>
              </w:rPr>
            </w:pPr>
            <w:del w:id="93" w:author="Claude" w:date="2026-10-09T04:34:00Z">
              <w:r w:rsidRPr="00F36A97">
                <w:rPr>
                  <w:rFonts w:cs="Times New Roman"/>
                  <w:sz w:val="20"/>
                  <w:szCs w:val="20"/>
                  <w:lang w:eastAsia="en-US"/>
                </w:rPr>
                <w:delText>0.0770 </w:delText>
              </w:r>
            </w:del>
          </w:p>
        </w:tc>
      </w:tr>
      <w:tr w:rsidR="00F36A97" w:rsidRPr="00F36A97" w14:paraId="6C1AA8E2" w14:textId="77777777" w:rsidTr="00ED14A2">
        <w:trPr>
          <w:cantSplit/>
          <w:jc w:val="center"/>
          <w:del w:id="94" w:author="Claude" w:date="2026-10-09T04:34:00Z"/>
        </w:trPr>
        <w:tc>
          <w:tcPr>
            <w:tcW w:w="3009" w:type="dxa"/>
            <w:vAlign w:val="center"/>
          </w:tcPr>
          <w:p w14:paraId="7C82703D" w14:textId="77777777" w:rsidR="00F36A97" w:rsidRPr="00F36A97" w:rsidRDefault="00F36A97" w:rsidP="00F36A97">
            <w:pPr>
              <w:keepNext/>
              <w:spacing w:before="20" w:after="20" w:line="240" w:lineRule="auto"/>
              <w:ind w:firstLine="0"/>
              <w:jc w:val="left"/>
              <w:rPr>
                <w:del w:id="95" w:author="Claude" w:date="2026-10-09T04:34:00Z"/>
                <w:rFonts w:cs="Times New Roman"/>
                <w:sz w:val="22"/>
                <w:szCs w:val="22"/>
                <w:lang w:eastAsia="en-US"/>
              </w:rPr>
            </w:pPr>
            <w:del w:id="96" w:author="Claude" w:date="2026-10-09T04:34:00Z">
              <w:r w:rsidRPr="00F36A97">
                <w:rPr>
                  <w:rFonts w:cs="Times New Roman"/>
                  <w:sz w:val="20"/>
                  <w:szCs w:val="20"/>
                  <w:lang w:eastAsia="en-US"/>
                </w:rPr>
                <w:delText>C </w:delText>
              </w:r>
            </w:del>
          </w:p>
        </w:tc>
        <w:tc>
          <w:tcPr>
            <w:tcW w:w="3009" w:type="dxa"/>
            <w:vAlign w:val="center"/>
          </w:tcPr>
          <w:p w14:paraId="3318D02B" w14:textId="77777777" w:rsidR="00F36A97" w:rsidRPr="00F36A97" w:rsidRDefault="00F36A97" w:rsidP="00F36A97">
            <w:pPr>
              <w:keepNext/>
              <w:spacing w:before="20" w:after="20" w:line="240" w:lineRule="auto"/>
              <w:ind w:firstLine="0"/>
              <w:jc w:val="center"/>
              <w:rPr>
                <w:del w:id="97" w:author="Claude" w:date="2026-10-09T04:34:00Z"/>
                <w:rFonts w:cs="Times New Roman"/>
                <w:sz w:val="22"/>
                <w:szCs w:val="22"/>
                <w:lang w:eastAsia="en-US"/>
              </w:rPr>
            </w:pPr>
            <w:del w:id="98" w:author="Claude" w:date="2026-10-09T04:34:00Z">
              <w:r w:rsidRPr="00F36A97">
                <w:rPr>
                  <w:rFonts w:cs="Times New Roman"/>
                  <w:sz w:val="20"/>
                  <w:szCs w:val="20"/>
                  <w:lang w:eastAsia="en-US"/>
                </w:rPr>
                <w:delText>Hybrid cathodic </w:delText>
              </w:r>
            </w:del>
          </w:p>
        </w:tc>
        <w:tc>
          <w:tcPr>
            <w:tcW w:w="3008" w:type="dxa"/>
            <w:vAlign w:val="center"/>
          </w:tcPr>
          <w:p w14:paraId="59F6CCC6" w14:textId="77777777" w:rsidR="00F36A97" w:rsidRPr="00F36A97" w:rsidRDefault="00F36A97" w:rsidP="00F36A97">
            <w:pPr>
              <w:keepNext/>
              <w:spacing w:before="20" w:after="20" w:line="240" w:lineRule="auto"/>
              <w:ind w:firstLine="0"/>
              <w:jc w:val="center"/>
              <w:rPr>
                <w:del w:id="99" w:author="Claude" w:date="2026-10-09T04:34:00Z"/>
                <w:rFonts w:cs="Times New Roman"/>
                <w:sz w:val="22"/>
                <w:szCs w:val="22"/>
                <w:lang w:eastAsia="en-US"/>
              </w:rPr>
            </w:pPr>
            <w:del w:id="100" w:author="Claude" w:date="2026-10-09T04:34:00Z">
              <w:r w:rsidRPr="00F36A97">
                <w:rPr>
                  <w:rFonts w:cs="Times New Roman"/>
                  <w:sz w:val="20"/>
                  <w:szCs w:val="20"/>
                  <w:lang w:eastAsia="en-US"/>
                </w:rPr>
                <w:delText>0.0766 </w:delText>
              </w:r>
            </w:del>
          </w:p>
        </w:tc>
      </w:tr>
      <w:tr w:rsidR="00F36A97" w:rsidRPr="00F36A97" w14:paraId="103EF97A" w14:textId="77777777" w:rsidTr="00ED14A2">
        <w:trPr>
          <w:cantSplit/>
          <w:jc w:val="center"/>
          <w:del w:id="101" w:author="Claude" w:date="2026-10-09T04:34:00Z"/>
        </w:trPr>
        <w:tc>
          <w:tcPr>
            <w:tcW w:w="3009" w:type="dxa"/>
            <w:vAlign w:val="center"/>
          </w:tcPr>
          <w:p w14:paraId="55CDE7F4" w14:textId="77777777" w:rsidR="00F36A97" w:rsidRPr="00F36A97" w:rsidRDefault="00F36A97" w:rsidP="00F36A97">
            <w:pPr>
              <w:spacing w:before="20" w:after="20" w:line="240" w:lineRule="auto"/>
              <w:ind w:firstLine="0"/>
              <w:jc w:val="left"/>
              <w:rPr>
                <w:del w:id="102" w:author="Claude" w:date="2026-10-09T04:34:00Z"/>
                <w:rFonts w:cs="Times New Roman"/>
                <w:sz w:val="22"/>
                <w:szCs w:val="22"/>
                <w:lang w:eastAsia="en-US"/>
              </w:rPr>
            </w:pPr>
            <w:del w:id="103" w:author="Claude" w:date="2026-10-09T04:34:00Z">
              <w:r w:rsidRPr="00F36A97">
                <w:rPr>
                  <w:rFonts w:cs="Times New Roman"/>
                  <w:sz w:val="20"/>
                  <w:szCs w:val="20"/>
                  <w:lang w:eastAsia="en-US"/>
                </w:rPr>
                <w:delText>D </w:delText>
              </w:r>
            </w:del>
          </w:p>
        </w:tc>
        <w:tc>
          <w:tcPr>
            <w:tcW w:w="3009" w:type="dxa"/>
            <w:vAlign w:val="center"/>
          </w:tcPr>
          <w:p w14:paraId="57484D3D" w14:textId="77777777" w:rsidR="00F36A97" w:rsidRPr="00F36A97" w:rsidRDefault="00670A5B" w:rsidP="00F36A97">
            <w:pPr>
              <w:spacing w:before="20" w:after="20" w:line="240" w:lineRule="auto"/>
              <w:ind w:firstLine="0"/>
              <w:jc w:val="center"/>
              <w:rPr>
                <w:del w:id="104" w:author="Claude" w:date="2026-10-09T04:34:00Z"/>
                <w:rFonts w:cs="Times New Roman"/>
                <w:sz w:val="22"/>
                <w:szCs w:val="22"/>
                <w:lang w:eastAsia="en-US"/>
              </w:rPr>
            </w:pPr>
            <w:del w:id="105" w:author="Claude" w:date="2026-10-09T04:34:00Z">
              <w:r>
                <w:rPr>
                  <w:rFonts w:cs="Times New Roman"/>
                  <w:sz w:val="20"/>
                  <w:szCs w:val="20"/>
                  <w:lang w:eastAsia="en-US"/>
                </w:rPr>
                <w:delText>Coupled ORR (no O2 cap)</w:delText>
              </w:r>
            </w:del>
          </w:p>
        </w:tc>
        <w:tc>
          <w:tcPr>
            <w:tcW w:w="3008" w:type="dxa"/>
            <w:vAlign w:val="center"/>
          </w:tcPr>
          <w:p w14:paraId="0BC7EF96" w14:textId="77777777" w:rsidR="00F36A97" w:rsidRPr="00F36A97" w:rsidRDefault="00F36A97" w:rsidP="00F36A97">
            <w:pPr>
              <w:spacing w:before="20" w:after="20" w:line="240" w:lineRule="auto"/>
              <w:ind w:firstLine="0"/>
              <w:jc w:val="center"/>
              <w:rPr>
                <w:del w:id="106" w:author="Claude" w:date="2026-10-09T04:34:00Z"/>
                <w:rFonts w:cs="Times New Roman"/>
                <w:sz w:val="22"/>
                <w:szCs w:val="22"/>
                <w:lang w:eastAsia="en-US"/>
              </w:rPr>
            </w:pPr>
            <w:del w:id="107" w:author="Claude" w:date="2026-10-09T04:34:00Z">
              <w:r w:rsidRPr="00F36A97">
                <w:rPr>
                  <w:rFonts w:cs="Times New Roman"/>
                  <w:sz w:val="20"/>
                  <w:szCs w:val="20"/>
                  <w:lang w:eastAsia="en-US"/>
                </w:rPr>
                <w:delText>0.2983 </w:delText>
              </w:r>
            </w:del>
          </w:p>
        </w:tc>
      </w:tr>
      <w:tr w:rsidR="00F36A97" w:rsidRPr="00F36A97" w14:paraId="67DB9428" w14:textId="77777777" w:rsidTr="00ED14A2">
        <w:trPr>
          <w:cantSplit/>
          <w:jc w:val="center"/>
          <w:ins w:id="108" w:author="Claude" w:date="2026-10-09T04:34:00Z"/>
        </w:trPr>
        <w:tc>
          <w:tcPr>
            <w:tcW w:w="3009" w:type="dxa"/>
            <w:vAlign w:val="center"/>
          </w:tcPr>
          <w:p w14:paraId="5CBDC4FA" w14:textId="77777777" w:rsidR="00F36A97" w:rsidRPr="00F36A97" w:rsidRDefault="00F36A97" w:rsidP="00F36A97">
            <w:pPr>
              <w:keepNext/>
              <w:spacing w:before="20" w:after="20" w:line="240" w:lineRule="auto"/>
              <w:ind w:firstLine="0"/>
              <w:jc w:val="left"/>
              <w:rPr>
                <w:ins w:id="109" w:author="Claude" w:date="2026-10-09T04:34:00Z"/>
                <w:rFonts w:cs="Times New Roman"/>
                <w:sz w:val="22"/>
                <w:szCs w:val="22"/>
                <w:lang w:eastAsia="en-US"/>
              </w:rPr>
            </w:pPr>
            <w:ins w:id="110" w:author="Claude" w:date="2026-10-09T04:34:00Z">
              <w:r w:rsidRPr="00F36A97">
                <w:rPr>
                  <w:rFonts w:cs="Times New Roman"/>
                  <w:sz w:val="20"/>
                  <w:szCs w:val="20"/>
                  <w:lang w:eastAsia="en-US"/>
                </w:rPr>
                <w:t>Regime</w:t>
              </w:r>
            </w:ins>
          </w:p>
        </w:tc>
        <w:tc>
          <w:tcPr>
            <w:tcW w:w="3009" w:type="dxa"/>
            <w:vAlign w:val="center"/>
          </w:tcPr>
          <w:p w14:paraId="773A864E" w14:textId="77777777" w:rsidR="00F36A97" w:rsidRPr="00F36A97" w:rsidRDefault="00F36A97" w:rsidP="00F36A97">
            <w:pPr>
              <w:keepNext/>
              <w:spacing w:before="20" w:after="20" w:line="240" w:lineRule="auto"/>
              <w:ind w:firstLine="0"/>
              <w:jc w:val="center"/>
              <w:rPr>
                <w:ins w:id="111" w:author="Claude" w:date="2026-10-09T04:34:00Z"/>
                <w:rFonts w:cs="Times New Roman"/>
                <w:sz w:val="22"/>
                <w:szCs w:val="22"/>
                <w:lang w:eastAsia="en-US"/>
              </w:rPr>
            </w:pPr>
            <w:ins w:id="112" w:author="Claude" w:date="2026-10-09T04:34:00Z">
              <w:r w:rsidRPr="00F36A97">
                <w:rPr>
                  <w:rFonts w:cs="Times New Roman"/>
                  <w:sz w:val="20"/>
                  <w:szCs w:val="20"/>
                  <w:lang w:eastAsia="en-US"/>
                </w:rPr>
                <w:t>Condition</w:t>
              </w:r>
            </w:ins>
          </w:p>
        </w:tc>
        <w:tc>
          <w:tcPr>
            <w:tcW w:w="3008" w:type="dxa"/>
            <w:vAlign w:val="center"/>
          </w:tcPr>
          <w:p w14:paraId="1B3F5639" w14:textId="77777777" w:rsidR="00F36A97" w:rsidRPr="00F36A97" w:rsidRDefault="00F36A97" w:rsidP="00F36A97">
            <w:pPr>
              <w:keepNext/>
              <w:spacing w:before="20" w:after="20" w:line="240" w:lineRule="auto"/>
              <w:ind w:firstLine="0"/>
              <w:jc w:val="center"/>
              <w:rPr>
                <w:ins w:id="113" w:author="Claude" w:date="2026-10-09T04:34:00Z"/>
                <w:rFonts w:cs="Times New Roman"/>
                <w:sz w:val="22"/>
                <w:szCs w:val="22"/>
                <w:lang w:eastAsia="en-US"/>
              </w:rPr>
            </w:pPr>
            <w:ins w:id="114" w:author="Claude" w:date="2026-10-09T04:34:00Z">
              <w:r w:rsidRPr="00F36A97">
                <w:rPr>
                  <w:rFonts w:cs="Times New Roman"/>
                  <w:sz w:val="20"/>
                  <w:szCs w:val="20"/>
                  <w:lang w:eastAsia="en-US"/>
                </w:rPr>
                <w:t>Interfacial flux J_O₂</w:t>
              </w:r>
            </w:ins>
          </w:p>
        </w:tc>
      </w:tr>
      <w:tr w:rsidR="00F36A97" w:rsidRPr="00F36A97" w14:paraId="07EBB006" w14:textId="77777777" w:rsidTr="00ED14A2">
        <w:trPr>
          <w:cantSplit/>
          <w:jc w:val="center"/>
          <w:ins w:id="115" w:author="Claude" w:date="2026-10-09T04:34:00Z"/>
        </w:trPr>
        <w:tc>
          <w:tcPr>
            <w:tcW w:w="3009" w:type="dxa"/>
            <w:vAlign w:val="center"/>
          </w:tcPr>
          <w:p w14:paraId="6DCFBF5C" w14:textId="77777777" w:rsidR="00F36A97" w:rsidRPr="00F36A97" w:rsidRDefault="00F36A97" w:rsidP="00F36A97">
            <w:pPr>
              <w:keepNext/>
              <w:spacing w:before="20" w:after="20" w:line="240" w:lineRule="auto"/>
              <w:ind w:firstLine="0"/>
              <w:jc w:val="left"/>
              <w:rPr>
                <w:ins w:id="116" w:author="Claude" w:date="2026-10-09T04:34:00Z"/>
                <w:rFonts w:cs="Times New Roman"/>
                <w:sz w:val="22"/>
                <w:szCs w:val="22"/>
                <w:lang w:eastAsia="en-US"/>
              </w:rPr>
            </w:pPr>
            <w:ins w:id="117" w:author="Claude" w:date="2026-10-09T04:34:00Z">
              <w:r w:rsidRPr="00F36A97">
                <w:rPr>
                  <w:rFonts w:cs="Times New Roman"/>
                  <w:sz w:val="20"/>
                  <w:szCs w:val="20"/>
                  <w:lang w:eastAsia="en-US"/>
                </w:rPr>
                <w:t>Reaction-controlled</w:t>
              </w:r>
            </w:ins>
          </w:p>
        </w:tc>
        <w:tc>
          <w:tcPr>
            <w:tcW w:w="3009" w:type="dxa"/>
            <w:vAlign w:val="center"/>
          </w:tcPr>
          <w:p w14:paraId="55ED1DCA" w14:textId="77777777" w:rsidR="00F36A97" w:rsidRPr="00F36A97" w:rsidRDefault="00F36A97" w:rsidP="00F36A97">
            <w:pPr>
              <w:keepNext/>
              <w:spacing w:before="20" w:after="20" w:line="240" w:lineRule="auto"/>
              <w:ind w:firstLine="0"/>
              <w:jc w:val="center"/>
              <w:rPr>
                <w:ins w:id="118" w:author="Claude" w:date="2026-10-09T04:34:00Z"/>
                <w:rFonts w:cs="Times New Roman"/>
                <w:sz w:val="22"/>
                <w:szCs w:val="22"/>
                <w:lang w:eastAsia="en-US"/>
              </w:rPr>
            </w:pPr>
            <w:ins w:id="119" w:author="Claude" w:date="2026-10-09T04:34:00Z">
              <w:r w:rsidRPr="00F36A97">
                <w:rPr>
                  <w:rFonts w:cs="Times New Roman"/>
                  <w:sz w:val="20"/>
                  <w:szCs w:val="20"/>
                  <w:lang w:eastAsia="en-US"/>
                </w:rPr>
                <w:t>Da ≪ 1</w:t>
              </w:r>
            </w:ins>
          </w:p>
        </w:tc>
        <w:tc>
          <w:tcPr>
            <w:tcW w:w="3008" w:type="dxa"/>
            <w:vAlign w:val="center"/>
          </w:tcPr>
          <w:p w14:paraId="049CA17B" w14:textId="77777777" w:rsidR="00F36A97" w:rsidRPr="00F36A97" w:rsidRDefault="00F36A97" w:rsidP="00F36A97">
            <w:pPr>
              <w:keepNext/>
              <w:spacing w:before="20" w:after="20" w:line="240" w:lineRule="auto"/>
              <w:ind w:firstLine="0"/>
              <w:jc w:val="center"/>
              <w:rPr>
                <w:ins w:id="120" w:author="Claude" w:date="2026-10-09T04:34:00Z"/>
                <w:rFonts w:cs="Times New Roman"/>
                <w:sz w:val="22"/>
                <w:szCs w:val="22"/>
                <w:lang w:eastAsia="en-US"/>
              </w:rPr>
            </w:pPr>
            <w:ins w:id="121" w:author="Claude" w:date="2026-10-09T04:34:00Z">
              <w:r w:rsidRPr="00F36A97">
                <w:rPr>
                  <w:rFonts w:cs="Times New Roman"/>
                  <w:sz w:val="20"/>
                  <w:szCs w:val="20"/>
                  <w:lang w:eastAsia="en-US"/>
                </w:rPr>
                <w:t>k_ORR C_b</w:t>
              </w:r>
            </w:ins>
          </w:p>
        </w:tc>
      </w:tr>
      <w:tr w:rsidR="00F36A97" w:rsidRPr="00F36A97" w14:paraId="09BDC804" w14:textId="77777777" w:rsidTr="00ED14A2">
        <w:trPr>
          <w:cantSplit/>
          <w:jc w:val="center"/>
          <w:ins w:id="122" w:author="Claude" w:date="2026-10-09T04:34:00Z"/>
        </w:trPr>
        <w:tc>
          <w:tcPr>
            <w:tcW w:w="3009" w:type="dxa"/>
            <w:vAlign w:val="center"/>
          </w:tcPr>
          <w:p w14:paraId="77CC7C77" w14:textId="77777777" w:rsidR="00F36A97" w:rsidRPr="00F36A97" w:rsidRDefault="00F36A97" w:rsidP="00F36A97">
            <w:pPr>
              <w:keepNext/>
              <w:spacing w:before="20" w:after="20" w:line="240" w:lineRule="auto"/>
              <w:ind w:firstLine="0"/>
              <w:jc w:val="left"/>
              <w:rPr>
                <w:ins w:id="123" w:author="Claude" w:date="2026-10-09T04:34:00Z"/>
                <w:rFonts w:cs="Times New Roman"/>
                <w:sz w:val="22"/>
                <w:szCs w:val="22"/>
                <w:lang w:eastAsia="en-US"/>
              </w:rPr>
            </w:pPr>
            <w:ins w:id="124" w:author="Claude" w:date="2026-10-09T04:34:00Z">
              <w:r w:rsidRPr="00F36A97">
                <w:rPr>
                  <w:rFonts w:cs="Times New Roman"/>
                  <w:sz w:val="20"/>
                  <w:szCs w:val="20"/>
                  <w:lang w:eastAsia="en-US"/>
                </w:rPr>
                <w:t>Transition</w:t>
              </w:r>
            </w:ins>
          </w:p>
        </w:tc>
        <w:tc>
          <w:tcPr>
            <w:tcW w:w="3009" w:type="dxa"/>
            <w:vAlign w:val="center"/>
          </w:tcPr>
          <w:p w14:paraId="7ACFDA76" w14:textId="77777777" w:rsidR="00F36A97" w:rsidRPr="00F36A97" w:rsidRDefault="00F36A97" w:rsidP="00F36A97">
            <w:pPr>
              <w:keepNext/>
              <w:spacing w:before="20" w:after="20" w:line="240" w:lineRule="auto"/>
              <w:ind w:firstLine="0"/>
              <w:jc w:val="center"/>
              <w:rPr>
                <w:ins w:id="125" w:author="Claude" w:date="2026-10-09T04:34:00Z"/>
                <w:rFonts w:cs="Times New Roman"/>
                <w:sz w:val="22"/>
                <w:szCs w:val="22"/>
                <w:lang w:eastAsia="en-US"/>
              </w:rPr>
            </w:pPr>
            <w:ins w:id="126" w:author="Claude" w:date="2026-10-09T04:34:00Z">
              <w:r w:rsidRPr="00F36A97">
                <w:rPr>
                  <w:rFonts w:cs="Times New Roman"/>
                  <w:sz w:val="20"/>
                  <w:szCs w:val="20"/>
                  <w:lang w:eastAsia="en-US"/>
                </w:rPr>
                <w:t>Da ≈ 1</w:t>
              </w:r>
            </w:ins>
          </w:p>
        </w:tc>
        <w:tc>
          <w:tcPr>
            <w:tcW w:w="3008" w:type="dxa"/>
            <w:vAlign w:val="center"/>
          </w:tcPr>
          <w:p w14:paraId="12FCDD2D" w14:textId="77777777" w:rsidR="00F36A97" w:rsidRPr="00F36A97" w:rsidRDefault="00F36A97" w:rsidP="00F36A97">
            <w:pPr>
              <w:keepNext/>
              <w:spacing w:before="20" w:after="20" w:line="240" w:lineRule="auto"/>
              <w:ind w:firstLine="0"/>
              <w:jc w:val="center"/>
              <w:rPr>
                <w:ins w:id="127" w:author="Claude" w:date="2026-10-09T04:34:00Z"/>
                <w:rFonts w:cs="Times New Roman"/>
                <w:sz w:val="22"/>
                <w:szCs w:val="22"/>
                <w:lang w:eastAsia="en-US"/>
              </w:rPr>
            </w:pPr>
            <w:ins w:id="128" w:author="Claude" w:date="2026-10-09T04:34:00Z">
              <w:r w:rsidRPr="00F36A97">
                <w:rPr>
                  <w:rFonts w:cs="Times New Roman"/>
                  <w:sz w:val="20"/>
                  <w:szCs w:val="20"/>
                  <w:lang w:eastAsia="en-US"/>
                </w:rPr>
                <w:t>C_b/(1/k_ORR + δ/D_O₂^eff)</w:t>
              </w:r>
            </w:ins>
          </w:p>
        </w:tc>
      </w:tr>
      <w:tr w:rsidR="00F36A97" w:rsidRPr="00F36A97" w14:paraId="04D8CAE8" w14:textId="77777777" w:rsidTr="00ED14A2">
        <w:trPr>
          <w:cantSplit/>
          <w:jc w:val="center"/>
          <w:ins w:id="129" w:author="Claude" w:date="2026-10-09T04:34:00Z"/>
        </w:trPr>
        <w:tc>
          <w:tcPr>
            <w:tcW w:w="3009" w:type="dxa"/>
            <w:vAlign w:val="center"/>
          </w:tcPr>
          <w:p w14:paraId="50AEEB90" w14:textId="77777777" w:rsidR="00F36A97" w:rsidRPr="00F36A97" w:rsidRDefault="00F36A97" w:rsidP="00F36A97">
            <w:pPr>
              <w:keepNext/>
              <w:spacing w:before="20" w:after="20" w:line="240" w:lineRule="auto"/>
              <w:ind w:firstLine="0"/>
              <w:jc w:val="left"/>
              <w:rPr>
                <w:ins w:id="130" w:author="Claude" w:date="2026-10-09T04:34:00Z"/>
                <w:rFonts w:cs="Times New Roman"/>
                <w:sz w:val="22"/>
                <w:szCs w:val="22"/>
                <w:lang w:eastAsia="en-US"/>
              </w:rPr>
            </w:pPr>
            <w:ins w:id="131" w:author="Claude" w:date="2026-10-09T04:34:00Z">
              <w:r w:rsidRPr="00F36A97">
                <w:rPr>
                  <w:rFonts w:cs="Times New Roman"/>
                  <w:sz w:val="20"/>
                  <w:szCs w:val="20"/>
                  <w:lang w:eastAsia="en-US"/>
                </w:rPr>
                <w:t>Diffusion-controlled</w:t>
              </w:r>
            </w:ins>
          </w:p>
        </w:tc>
        <w:tc>
          <w:tcPr>
            <w:tcW w:w="3009" w:type="dxa"/>
            <w:vAlign w:val="center"/>
          </w:tcPr>
          <w:p w14:paraId="618FD04C" w14:textId="77777777" w:rsidR="00F36A97" w:rsidRPr="00F36A97" w:rsidRDefault="00F36A97" w:rsidP="00F36A97">
            <w:pPr>
              <w:keepNext/>
              <w:spacing w:before="20" w:after="20" w:line="240" w:lineRule="auto"/>
              <w:ind w:firstLine="0"/>
              <w:jc w:val="center"/>
              <w:rPr>
                <w:ins w:id="132" w:author="Claude" w:date="2026-10-09T04:34:00Z"/>
                <w:rFonts w:cs="Times New Roman"/>
                <w:sz w:val="22"/>
                <w:szCs w:val="22"/>
                <w:lang w:eastAsia="en-US"/>
              </w:rPr>
            </w:pPr>
            <w:ins w:id="133" w:author="Claude" w:date="2026-10-09T04:34:00Z">
              <w:r w:rsidRPr="00F36A97">
                <w:rPr>
                  <w:rFonts w:cs="Times New Roman"/>
                  <w:sz w:val="20"/>
                  <w:szCs w:val="20"/>
                  <w:lang w:eastAsia="en-US"/>
                </w:rPr>
                <w:t>Da ≫ 1</w:t>
              </w:r>
            </w:ins>
          </w:p>
        </w:tc>
        <w:tc>
          <w:tcPr>
            <w:tcW w:w="3008" w:type="dxa"/>
            <w:vAlign w:val="center"/>
          </w:tcPr>
          <w:p w14:paraId="6536DD68" w14:textId="77777777" w:rsidR="00F36A97" w:rsidRPr="00F36A97" w:rsidRDefault="00F36A97" w:rsidP="00F36A97">
            <w:pPr>
              <w:keepNext/>
              <w:spacing w:before="20" w:after="20" w:line="240" w:lineRule="auto"/>
              <w:ind w:firstLine="0"/>
              <w:jc w:val="center"/>
              <w:rPr>
                <w:ins w:id="134" w:author="Claude" w:date="2026-10-09T04:34:00Z"/>
                <w:rFonts w:cs="Times New Roman"/>
                <w:sz w:val="22"/>
                <w:szCs w:val="22"/>
                <w:lang w:eastAsia="en-US"/>
              </w:rPr>
            </w:pPr>
            <w:ins w:id="135" w:author="Claude" w:date="2026-10-09T04:34:00Z">
              <w:r w:rsidRPr="00F36A97">
                <w:rPr>
                  <w:rFonts w:cs="Times New Roman"/>
                  <w:sz w:val="20"/>
                  <w:szCs w:val="20"/>
                  <w:lang w:eastAsia="en-US"/>
                </w:rPr>
                <w:t>D_O₂^eff C_b/δ</w:t>
              </w:r>
            </w:ins>
          </w:p>
        </w:tc>
      </w:tr>
    </w:tbl>
    <w:p w14:paraId="5AF588B2" w14:textId="77777777" w:rsidR="00554D08" w:rsidRDefault="00554D08" w:rsidP="00554D08">
      <w:pPr>
        <w:pStyle w:val="Heading1"/>
        <w:spacing w:before="360"/>
      </w:pPr>
      <w:r>
        <w:t>S2. Geometry and mesh generation</w:t>
      </w:r>
    </w:p>
    <w:p w14:paraId="0BECDDE2" w14:textId="77777777" w:rsidR="005639C1" w:rsidRDefault="00554D08">
      <w:pPr>
        <w:pStyle w:val="BodyText"/>
        <w:spacing w:after="120"/>
        <w:ind w:firstLine="0"/>
      </w:pPr>
      <w:r w:rsidRPr="00430123">
        <w:t>STL implant geometries were converted into tetrahedral finite-element meshes using a Gmsh (v4.13.1)-based workflow [1], with TetGen [2] for tetrahedralization and MMG [3] for adaptive remeshing. Adaptive refinement was applied at the Zn-electrolyte interface, and the resulting Zn-electrolyte meshes were exported in FreeFEM/Medit (.mesh) format for all simulations in FreeFEM (v4.14) [4].</w:t>
      </w:r>
      <w:r>
        <w:t xml:space="preserve"> </w:t>
      </w:r>
      <w:r w:rsidR="007163D0">
        <w:t xml:space="preserve">Table S2 and Figure </w:t>
      </w:r>
      <w:del w:id="136" w:author="Claude" w:date="2026-10-09T04:34:00Z">
        <w:r>
          <w:delText>S2</w:delText>
        </w:r>
      </w:del>
      <w:ins w:id="137" w:author="Claude" w:date="2026-10-09T04:34:00Z">
        <w:r w:rsidR="007163D0">
          <w:t>S1</w:t>
        </w:r>
      </w:ins>
      <w:r w:rsidR="007163D0">
        <w:t xml:space="preserve"> report the mesh convergence study, and Table S3 compares an adaptive mesh with a uniform mesh.</w:t>
      </w:r>
      <w:ins w:id="138" w:author="Claude" w:date="2026-10-09T01:36:00Z">
        <w:r w:rsidR="007163D0">
          <w:t xml:space="preserve"> [Table S2, Table S3 and Figure S1 are to be updated with the revised mesh-convergence data (21.2M-element reference).]</w:t>
        </w:r>
      </w:ins>
      <w:ins w:id="139" w:author="Claude" w:date="2026-10-08T23:42:00Z">
        <w:r w:rsidR="007163D0">
          <w:t xml:space="preserve"> Calibration used the 0.8M-element mesh (L2), with the simulated mass loss divided by 1.355846 to correct it to the fine-mesh basis (7-day value 0.2029% / 1.355846 = 0.1496%, compared with 0.1611% on the 18.9M-element mesh).</w:t>
        </w:r>
      </w:ins>
    </w:p>
    <w:p w14:paraId="0153C045" w14:textId="77777777" w:rsidR="005639C1" w:rsidRDefault="007163D0">
      <w:pPr>
        <w:pStyle w:val="BodyText"/>
        <w:keepNext/>
        <w:spacing w:after="120"/>
        <w:ind w:firstLine="0"/>
      </w:pPr>
      <w:r>
        <w:lastRenderedPageBreak/>
        <w:t>Mesh convergence was assessed from the relative error of the predicted mass loss with respect to the reference mesh:</w:t>
      </w:r>
    </w:p>
    <w:p w14:paraId="0503D7F6" w14:textId="77777777" w:rsidR="00554D08" w:rsidRPr="00377A22" w:rsidRDefault="00000000" w:rsidP="00554D08">
      <w:pPr>
        <w:pStyle w:val="BodyText"/>
        <w:spacing w:before="120" w:after="120"/>
        <w:ind w:firstLine="0"/>
      </w:pPr>
      <m:oMathPara>
        <m:oMath>
          <m:eqArr>
            <m:eqArrPr>
              <m:maxDist m:val="1"/>
              <m:ctrlPr>
                <w:rPr>
                  <w:rFonts w:ascii="Cambria Math" w:hAnsi="Cambria Math"/>
                  <w:i/>
                </w:rPr>
              </m:ctrlPr>
            </m:eqArrPr>
            <m:e>
              <m:r>
                <w:rPr>
                  <w:rFonts w:ascii="Cambria Math" w:hAnsi="Cambria Math"/>
                </w:rPr>
                <m:t xml:space="preserve">RelativeError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 xml:space="preserve"> MassLoss</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e>
                      </m:d>
                      <m:r>
                        <w:rPr>
                          <w:rFonts w:ascii="Cambria Math" w:hAnsi="Cambria Math"/>
                        </w:rPr>
                        <m:t>- MassLoss</m:t>
                      </m:r>
                      <m:d>
                        <m:dPr>
                          <m:ctrlPr>
                            <w:rPr>
                              <w:rFonts w:ascii="Cambria Math" w:hAnsi="Cambria Math"/>
                              <w:i/>
                            </w:rPr>
                          </m:ctrlPr>
                        </m:dPr>
                        <m:e>
                          <m:r>
                            <w:rPr>
                              <w:rFonts w:ascii="Cambria Math" w:hAnsi="Cambria Math"/>
                            </w:rPr>
                            <m:t>Reference</m:t>
                          </m:r>
                        </m:e>
                      </m:d>
                    </m:e>
                  </m:d>
                </m:num>
                <m:den>
                  <m:r>
                    <w:rPr>
                      <w:rFonts w:ascii="Cambria Math" w:hAnsi="Cambria Math"/>
                    </w:rPr>
                    <m:t>MassLoss</m:t>
                  </m:r>
                  <m:d>
                    <m:dPr>
                      <m:ctrlPr>
                        <w:rPr>
                          <w:rFonts w:ascii="Cambria Math" w:hAnsi="Cambria Math"/>
                          <w:i/>
                        </w:rPr>
                      </m:ctrlPr>
                    </m:dPr>
                    <m:e>
                      <m:r>
                        <w:rPr>
                          <w:rFonts w:ascii="Cambria Math" w:hAnsi="Cambria Math"/>
                        </w:rPr>
                        <m:t>Reference</m:t>
                      </m:r>
                    </m:e>
                  </m:d>
                </m:den>
              </m:f>
              <m:r>
                <w:rPr>
                  <w:rFonts w:ascii="Cambria Math" w:hAnsi="Cambria Math"/>
                </w:rPr>
                <m:t xml:space="preserve"> X 100#</m:t>
              </m:r>
              <m:d>
                <m:dPr>
                  <m:ctrlPr>
                    <w:rPr>
                      <w:rFonts w:ascii="Cambria Math" w:hAnsi="Cambria Math"/>
                      <w:i/>
                    </w:rPr>
                  </m:ctrlPr>
                </m:dPr>
                <m:e>
                  <m:r>
                    <w:rPr>
                      <w:rFonts w:ascii="Cambria Math" w:hAnsi="Cambria Math"/>
                    </w:rPr>
                    <m:t>S4</m:t>
                  </m:r>
                </m:e>
              </m:d>
            </m:e>
          </m:eqArr>
        </m:oMath>
      </m:oMathPara>
    </w:p>
    <w:p w14:paraId="7F80A803" w14:textId="059A4D6E" w:rsidR="005639C1" w:rsidRDefault="007163D0">
      <w:pPr>
        <w:pStyle w:val="BodyText"/>
        <w:spacing w:after="120"/>
        <w:ind w:firstLine="0"/>
      </w:pPr>
      <w:r>
        <w:t>where MassLoss_Li is the predicted mass loss for mesh level Li and MassLoss_Reference is the predicted mass loss for the reference mesh (21.25 million elements).</w:t>
      </w:r>
    </w:p>
    <w:p w14:paraId="05BA7C40" w14:textId="090B4801" w:rsidR="00554D08" w:rsidRDefault="00554D08" w:rsidP="00554D08">
      <w:pPr>
        <w:pStyle w:val="Captions"/>
        <w:keepNext/>
        <w:spacing w:before="360" w:after="80"/>
      </w:pPr>
      <w:r w:rsidRPr="007E2F54">
        <w:rPr>
          <w:b/>
          <w:bCs/>
          <w:sz w:val="20"/>
          <w:szCs w:val="20"/>
        </w:rPr>
        <w:t xml:space="preserve">Table S2. </w:t>
      </w:r>
      <w:r w:rsidRPr="00AA7E3B">
        <w:rPr>
          <w:sz w:val="20"/>
          <w:szCs w:val="20"/>
        </w:rPr>
        <w:t>Mesh convergence study showing the effect of mesh resolution on predicted 7-day mass loss. Relative errors are calculated with respect to the reference mesh</w:t>
      </w:r>
      <w:r w:rsidR="00E26E6E" w:rsidRPr="00AA7E3B">
        <w:rPr>
          <w:sz w:val="20"/>
          <w:szCs w:val="20"/>
        </w:rPr>
        <w:t xml:space="preserve"> (Mass Loss values may differ from those of the calibrated model, as these validation cases were evaluated prior to model calibration)</w:t>
      </w:r>
      <w:r w:rsidRPr="00AA7E3B">
        <w:rPr>
          <w:sz w:val="20"/>
          <w:szCs w:val="20"/>
        </w:rPr>
        <w:t>.</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157"/>
        <w:gridCol w:w="2144"/>
        <w:gridCol w:w="2171"/>
        <w:gridCol w:w="2554"/>
      </w:tblGrid>
      <w:tr w:rsidR="00554D08" w:rsidRPr="003347F2" w14:paraId="18E8EF94" w14:textId="77777777" w:rsidTr="00125F9F">
        <w:trPr>
          <w:cantSplit/>
          <w:tblHeader/>
          <w:jc w:val="center"/>
        </w:trPr>
        <w:tc>
          <w:tcPr>
            <w:tcW w:w="2157" w:type="dxa"/>
            <w:tcBorders>
              <w:bottom w:val="single" w:sz="6" w:space="0" w:color="000000"/>
            </w:tcBorders>
            <w:vAlign w:val="center"/>
          </w:tcPr>
          <w:p w14:paraId="5E3D645C" w14:textId="77777777" w:rsidR="00554D08" w:rsidRPr="000212DA" w:rsidRDefault="00554D08" w:rsidP="00125F9F">
            <w:pPr>
              <w:keepNext/>
              <w:spacing w:before="20" w:after="20" w:line="240" w:lineRule="auto"/>
              <w:ind w:firstLine="0"/>
              <w:jc w:val="left"/>
              <w:rPr>
                <w:rFonts w:cs="Times New Roman"/>
                <w:b/>
                <w:bCs/>
                <w:sz w:val="22"/>
                <w:szCs w:val="22"/>
                <w:lang w:eastAsia="en-US"/>
              </w:rPr>
            </w:pPr>
            <w:r w:rsidRPr="000212DA">
              <w:rPr>
                <w:rFonts w:cs="Times New Roman"/>
                <w:b/>
                <w:bCs/>
                <w:sz w:val="20"/>
                <w:szCs w:val="20"/>
                <w:lang w:eastAsia="en-US"/>
              </w:rPr>
              <w:t>Fidelity</w:t>
            </w:r>
          </w:p>
        </w:tc>
        <w:tc>
          <w:tcPr>
            <w:tcW w:w="2144" w:type="dxa"/>
            <w:tcBorders>
              <w:bottom w:val="single" w:sz="6" w:space="0" w:color="000000"/>
            </w:tcBorders>
            <w:vAlign w:val="center"/>
          </w:tcPr>
          <w:p w14:paraId="744017B4"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Elements</w:t>
            </w:r>
          </w:p>
        </w:tc>
        <w:tc>
          <w:tcPr>
            <w:tcW w:w="2171" w:type="dxa"/>
            <w:tcBorders>
              <w:bottom w:val="single" w:sz="6" w:space="0" w:color="000000"/>
            </w:tcBorders>
            <w:vAlign w:val="center"/>
          </w:tcPr>
          <w:p w14:paraId="59DA3F03"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Mass loss (%)</w:t>
            </w:r>
          </w:p>
        </w:tc>
        <w:tc>
          <w:tcPr>
            <w:tcW w:w="2554" w:type="dxa"/>
            <w:tcBorders>
              <w:bottom w:val="single" w:sz="6" w:space="0" w:color="000000"/>
            </w:tcBorders>
            <w:vAlign w:val="center"/>
          </w:tcPr>
          <w:p w14:paraId="24B04237"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Relative error (%)</w:t>
            </w:r>
          </w:p>
        </w:tc>
      </w:tr>
      <w:tr w:rsidR="00554D08" w:rsidRPr="003347F2" w14:paraId="466647AD" w14:textId="77777777" w:rsidTr="00125F9F">
        <w:trPr>
          <w:cantSplit/>
          <w:jc w:val="center"/>
        </w:trPr>
        <w:tc>
          <w:tcPr>
            <w:tcW w:w="2157" w:type="dxa"/>
            <w:noWrap/>
            <w:vAlign w:val="center"/>
          </w:tcPr>
          <w:p w14:paraId="3B3BD210"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L1 (Very Low)</w:t>
            </w:r>
          </w:p>
        </w:tc>
        <w:tc>
          <w:tcPr>
            <w:tcW w:w="2144" w:type="dxa"/>
            <w:noWrap/>
            <w:vAlign w:val="center"/>
          </w:tcPr>
          <w:p w14:paraId="00F68CBA"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182,768</w:t>
            </w:r>
          </w:p>
        </w:tc>
        <w:tc>
          <w:tcPr>
            <w:tcW w:w="2171" w:type="dxa"/>
            <w:noWrap/>
            <w:vAlign w:val="center"/>
          </w:tcPr>
          <w:p w14:paraId="0D81780A" w14:textId="63F40161"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0.3009</w:t>
            </w:r>
          </w:p>
        </w:tc>
        <w:tc>
          <w:tcPr>
            <w:tcW w:w="2554" w:type="dxa"/>
            <w:noWrap/>
            <w:vAlign w:val="center"/>
          </w:tcPr>
          <w:p w14:paraId="3AE6E184" w14:textId="68994614"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87.2</w:t>
            </w:r>
          </w:p>
        </w:tc>
      </w:tr>
      <w:tr w:rsidR="00554D08" w:rsidRPr="003347F2" w14:paraId="74D355B9" w14:textId="77777777" w:rsidTr="00125F9F">
        <w:trPr>
          <w:cantSplit/>
          <w:jc w:val="center"/>
        </w:trPr>
        <w:tc>
          <w:tcPr>
            <w:tcW w:w="2157" w:type="dxa"/>
            <w:noWrap/>
            <w:vAlign w:val="center"/>
          </w:tcPr>
          <w:p w14:paraId="5CD89B5A"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L2 (Low)</w:t>
            </w:r>
          </w:p>
        </w:tc>
        <w:tc>
          <w:tcPr>
            <w:tcW w:w="2144" w:type="dxa"/>
            <w:noWrap/>
            <w:vAlign w:val="center"/>
          </w:tcPr>
          <w:p w14:paraId="7CCCADEC"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802,365</w:t>
            </w:r>
          </w:p>
        </w:tc>
        <w:tc>
          <w:tcPr>
            <w:tcW w:w="2171" w:type="dxa"/>
            <w:noWrap/>
            <w:vAlign w:val="center"/>
          </w:tcPr>
          <w:p w14:paraId="53393BF5" w14:textId="43B7242F"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0.2029</w:t>
            </w:r>
          </w:p>
        </w:tc>
        <w:tc>
          <w:tcPr>
            <w:tcW w:w="2554" w:type="dxa"/>
            <w:noWrap/>
            <w:vAlign w:val="center"/>
          </w:tcPr>
          <w:p w14:paraId="55BDFE58" w14:textId="5B226DB1"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26.2</w:t>
            </w:r>
          </w:p>
        </w:tc>
      </w:tr>
      <w:tr w:rsidR="00554D08" w:rsidRPr="003347F2" w14:paraId="5C25D174" w14:textId="77777777" w:rsidTr="00125F9F">
        <w:trPr>
          <w:cantSplit/>
          <w:jc w:val="center"/>
        </w:trPr>
        <w:tc>
          <w:tcPr>
            <w:tcW w:w="2157" w:type="dxa"/>
            <w:noWrap/>
            <w:vAlign w:val="center"/>
          </w:tcPr>
          <w:p w14:paraId="6A8C9FA7"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L3 (Medium)</w:t>
            </w:r>
          </w:p>
        </w:tc>
        <w:tc>
          <w:tcPr>
            <w:tcW w:w="2144" w:type="dxa"/>
            <w:noWrap/>
            <w:vAlign w:val="center"/>
          </w:tcPr>
          <w:p w14:paraId="2FD5B6D7"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3,454,723</w:t>
            </w:r>
          </w:p>
        </w:tc>
        <w:tc>
          <w:tcPr>
            <w:tcW w:w="2171" w:type="dxa"/>
            <w:noWrap/>
            <w:vAlign w:val="center"/>
          </w:tcPr>
          <w:p w14:paraId="34D42289" w14:textId="4ADE0D75"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0.1682</w:t>
            </w:r>
          </w:p>
        </w:tc>
        <w:tc>
          <w:tcPr>
            <w:tcW w:w="2554" w:type="dxa"/>
            <w:noWrap/>
            <w:vAlign w:val="center"/>
          </w:tcPr>
          <w:p w14:paraId="493D9FBC" w14:textId="52D705E0"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4.6</w:t>
            </w:r>
          </w:p>
        </w:tc>
      </w:tr>
      <w:tr w:rsidR="00554D08" w:rsidRPr="003347F2" w14:paraId="692DE106" w14:textId="77777777" w:rsidTr="00125F9F">
        <w:trPr>
          <w:cantSplit/>
          <w:jc w:val="center"/>
        </w:trPr>
        <w:tc>
          <w:tcPr>
            <w:tcW w:w="2157" w:type="dxa"/>
            <w:noWrap/>
            <w:vAlign w:val="center"/>
          </w:tcPr>
          <w:p w14:paraId="31E12708"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L4 (High)</w:t>
            </w:r>
          </w:p>
        </w:tc>
        <w:tc>
          <w:tcPr>
            <w:tcW w:w="2144" w:type="dxa"/>
            <w:noWrap/>
            <w:vAlign w:val="center"/>
          </w:tcPr>
          <w:p w14:paraId="25A33A38"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4,990,080</w:t>
            </w:r>
          </w:p>
        </w:tc>
        <w:tc>
          <w:tcPr>
            <w:tcW w:w="2171" w:type="dxa"/>
            <w:noWrap/>
            <w:vAlign w:val="center"/>
          </w:tcPr>
          <w:p w14:paraId="01FD47CB" w14:textId="7FAA7F2E"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0.1637</w:t>
            </w:r>
          </w:p>
        </w:tc>
        <w:tc>
          <w:tcPr>
            <w:tcW w:w="2554" w:type="dxa"/>
            <w:noWrap/>
            <w:vAlign w:val="center"/>
          </w:tcPr>
          <w:p w14:paraId="6CB7FB3A" w14:textId="1E0955C4"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1.8</w:t>
            </w:r>
          </w:p>
        </w:tc>
      </w:tr>
      <w:tr w:rsidR="00554D08" w:rsidRPr="003347F2" w14:paraId="69FCE127" w14:textId="77777777" w:rsidTr="00125F9F">
        <w:trPr>
          <w:cantSplit/>
          <w:jc w:val="center"/>
        </w:trPr>
        <w:tc>
          <w:tcPr>
            <w:tcW w:w="2157" w:type="dxa"/>
            <w:noWrap/>
            <w:vAlign w:val="center"/>
          </w:tcPr>
          <w:p w14:paraId="201E84D0"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L5 (Very High)</w:t>
            </w:r>
          </w:p>
        </w:tc>
        <w:tc>
          <w:tcPr>
            <w:tcW w:w="2144" w:type="dxa"/>
            <w:noWrap/>
            <w:vAlign w:val="center"/>
          </w:tcPr>
          <w:p w14:paraId="4DD9ED0A"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11,958,220</w:t>
            </w:r>
          </w:p>
        </w:tc>
        <w:tc>
          <w:tcPr>
            <w:tcW w:w="2171" w:type="dxa"/>
            <w:noWrap/>
            <w:vAlign w:val="center"/>
          </w:tcPr>
          <w:p w14:paraId="3C676B6E" w14:textId="5FEF700D"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0.1616</w:t>
            </w:r>
          </w:p>
        </w:tc>
        <w:tc>
          <w:tcPr>
            <w:tcW w:w="2554" w:type="dxa"/>
            <w:noWrap/>
            <w:vAlign w:val="center"/>
          </w:tcPr>
          <w:p w14:paraId="669129C9" w14:textId="59BA4232"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0.5</w:t>
            </w:r>
          </w:p>
        </w:tc>
      </w:tr>
      <w:tr w:rsidR="00554D08" w:rsidRPr="003347F2" w14:paraId="487E698F" w14:textId="77777777" w:rsidTr="00125F9F">
        <w:trPr>
          <w:cantSplit/>
          <w:jc w:val="center"/>
        </w:trPr>
        <w:tc>
          <w:tcPr>
            <w:tcW w:w="2157" w:type="dxa"/>
            <w:noWrap/>
            <w:vAlign w:val="center"/>
          </w:tcPr>
          <w:p w14:paraId="25568CE8"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L6 (Ultra High)</w:t>
            </w:r>
          </w:p>
        </w:tc>
        <w:tc>
          <w:tcPr>
            <w:tcW w:w="2144" w:type="dxa"/>
            <w:noWrap/>
            <w:vAlign w:val="center"/>
          </w:tcPr>
          <w:p w14:paraId="04685DCD"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18,864,900</w:t>
            </w:r>
          </w:p>
        </w:tc>
        <w:tc>
          <w:tcPr>
            <w:tcW w:w="2171" w:type="dxa"/>
            <w:noWrap/>
            <w:vAlign w:val="center"/>
          </w:tcPr>
          <w:p w14:paraId="32E339D2" w14:textId="61EED123" w:rsidR="00554D08" w:rsidRPr="000212DA" w:rsidRDefault="00D860BF" w:rsidP="00125F9F">
            <w:pPr>
              <w:keepNext/>
              <w:spacing w:before="20" w:after="20" w:line="240" w:lineRule="auto"/>
              <w:ind w:firstLine="0"/>
              <w:jc w:val="center"/>
              <w:rPr>
                <w:rFonts w:cs="Times New Roman"/>
                <w:sz w:val="22"/>
                <w:szCs w:val="22"/>
                <w:lang w:eastAsia="en-US"/>
              </w:rPr>
            </w:pPr>
            <w:r w:rsidRPr="00D860BF">
              <w:rPr>
                <w:rFonts w:cs="Times New Roman"/>
                <w:sz w:val="20"/>
                <w:szCs w:val="20"/>
                <w:lang w:eastAsia="en-US"/>
              </w:rPr>
              <w:t>0.161</w:t>
            </w:r>
            <w:r>
              <w:rPr>
                <w:rFonts w:cs="Times New Roman"/>
                <w:sz w:val="20"/>
                <w:szCs w:val="20"/>
                <w:lang w:eastAsia="en-US"/>
              </w:rPr>
              <w:t>1</w:t>
            </w:r>
          </w:p>
        </w:tc>
        <w:tc>
          <w:tcPr>
            <w:tcW w:w="2554" w:type="dxa"/>
            <w:noWrap/>
            <w:vAlign w:val="center"/>
          </w:tcPr>
          <w:p w14:paraId="522DF78B" w14:textId="205D7BC7" w:rsidR="00554D08" w:rsidRPr="000212DA" w:rsidRDefault="00554D08" w:rsidP="00125F9F">
            <w:pPr>
              <w:keepNext/>
              <w:spacing w:before="20" w:after="20" w:line="240" w:lineRule="auto"/>
              <w:ind w:firstLine="0"/>
              <w:jc w:val="center"/>
              <w:rPr>
                <w:rFonts w:cs="Times New Roman"/>
                <w:sz w:val="22"/>
                <w:szCs w:val="22"/>
                <w:lang w:eastAsia="en-US"/>
              </w:rPr>
            </w:pPr>
            <w:r>
              <w:rPr>
                <w:rFonts w:cs="Times New Roman"/>
                <w:sz w:val="20"/>
                <w:szCs w:val="20"/>
                <w:lang w:eastAsia="en-US"/>
              </w:rPr>
              <w:t>0.</w:t>
            </w:r>
            <w:r w:rsidR="00D860BF">
              <w:rPr>
                <w:rFonts w:cs="Times New Roman"/>
                <w:sz w:val="20"/>
                <w:szCs w:val="20"/>
                <w:lang w:eastAsia="en-US"/>
              </w:rPr>
              <w:t>19</w:t>
            </w:r>
          </w:p>
        </w:tc>
      </w:tr>
      <w:tr w:rsidR="00554D08" w:rsidRPr="003347F2" w14:paraId="17656A58" w14:textId="77777777" w:rsidTr="00125F9F">
        <w:trPr>
          <w:cantSplit/>
          <w:jc w:val="center"/>
        </w:trPr>
        <w:tc>
          <w:tcPr>
            <w:tcW w:w="2157" w:type="dxa"/>
            <w:noWrap/>
            <w:vAlign w:val="center"/>
          </w:tcPr>
          <w:p w14:paraId="34A47987"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Reference</w:t>
            </w:r>
          </w:p>
        </w:tc>
        <w:tc>
          <w:tcPr>
            <w:tcW w:w="2144" w:type="dxa"/>
            <w:noWrap/>
            <w:vAlign w:val="center"/>
          </w:tcPr>
          <w:p w14:paraId="24D6FD12" w14:textId="7F2560E6"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21,245,850</w:t>
            </w:r>
          </w:p>
        </w:tc>
        <w:tc>
          <w:tcPr>
            <w:tcW w:w="2171" w:type="dxa"/>
            <w:noWrap/>
            <w:vAlign w:val="center"/>
          </w:tcPr>
          <w:p w14:paraId="66B76AE3" w14:textId="7143F82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0.1608</w:t>
            </w:r>
          </w:p>
        </w:tc>
        <w:tc>
          <w:tcPr>
            <w:tcW w:w="2554" w:type="dxa"/>
            <w:noWrap/>
            <w:vAlign w:val="center"/>
          </w:tcPr>
          <w:p w14:paraId="258C6E05" w14:textId="22E5CC11"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w:t>
            </w:r>
          </w:p>
        </w:tc>
      </w:tr>
    </w:tbl>
    <w:p w14:paraId="28AD721C" w14:textId="5C078D5B" w:rsidR="00554D08" w:rsidRDefault="00554D08" w:rsidP="00554D08">
      <w:pPr>
        <w:pStyle w:val="Captions"/>
        <w:keepNext/>
        <w:spacing w:before="360" w:after="80"/>
      </w:pPr>
      <w:r w:rsidRPr="007E2F54">
        <w:rPr>
          <w:b/>
          <w:bCs/>
          <w:sz w:val="20"/>
          <w:szCs w:val="20"/>
        </w:rPr>
        <w:t xml:space="preserve">Table S3. </w:t>
      </w:r>
      <w:r w:rsidRPr="00AA7E3B">
        <w:rPr>
          <w:sz w:val="20"/>
          <w:szCs w:val="20"/>
        </w:rPr>
        <w:t xml:space="preserve">Comparison between an adaptive mesh and a uniform mesh </w:t>
      </w:r>
      <w:r w:rsidR="00E730F4" w:rsidRPr="00AA7E3B">
        <w:rPr>
          <w:sz w:val="20"/>
          <w:szCs w:val="20"/>
        </w:rPr>
        <w:t>(</w:t>
      </w:r>
      <w:r w:rsidRPr="00AA7E3B">
        <w:rPr>
          <w:sz w:val="20"/>
          <w:szCs w:val="20"/>
        </w:rPr>
        <w:t>approximately 800,000 elements).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806"/>
        <w:gridCol w:w="1805"/>
        <w:gridCol w:w="1805"/>
        <w:gridCol w:w="1805"/>
        <w:gridCol w:w="1805"/>
      </w:tblGrid>
      <w:tr w:rsidR="00554D08" w:rsidRPr="000212DA" w14:paraId="564351A6" w14:textId="77777777" w:rsidTr="00125F9F">
        <w:trPr>
          <w:cantSplit/>
          <w:tblHeader/>
          <w:jc w:val="center"/>
        </w:trPr>
        <w:tc>
          <w:tcPr>
            <w:tcW w:w="1806" w:type="dxa"/>
            <w:tcBorders>
              <w:bottom w:val="single" w:sz="6" w:space="0" w:color="000000"/>
            </w:tcBorders>
            <w:vAlign w:val="center"/>
          </w:tcPr>
          <w:p w14:paraId="20FF623B" w14:textId="77777777" w:rsidR="00554D08" w:rsidRPr="000212DA" w:rsidRDefault="00554D08" w:rsidP="00125F9F">
            <w:pPr>
              <w:keepNext/>
              <w:spacing w:before="20" w:after="20" w:line="240" w:lineRule="auto"/>
              <w:ind w:firstLine="0"/>
              <w:jc w:val="left"/>
              <w:rPr>
                <w:rFonts w:cs="Times New Roman"/>
                <w:b/>
                <w:bCs/>
                <w:sz w:val="22"/>
                <w:szCs w:val="22"/>
                <w:lang w:eastAsia="en-US"/>
              </w:rPr>
            </w:pPr>
            <w:r w:rsidRPr="000212DA">
              <w:rPr>
                <w:rFonts w:cs="Times New Roman"/>
                <w:b/>
                <w:bCs/>
                <w:sz w:val="20"/>
                <w:szCs w:val="20"/>
                <w:lang w:eastAsia="en-US"/>
              </w:rPr>
              <w:t>Mesh type</w:t>
            </w:r>
          </w:p>
        </w:tc>
        <w:tc>
          <w:tcPr>
            <w:tcW w:w="1805" w:type="dxa"/>
            <w:tcBorders>
              <w:bottom w:val="single" w:sz="6" w:space="0" w:color="000000"/>
            </w:tcBorders>
            <w:vAlign w:val="center"/>
          </w:tcPr>
          <w:p w14:paraId="006844E8"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Elements</w:t>
            </w:r>
          </w:p>
        </w:tc>
        <w:tc>
          <w:tcPr>
            <w:tcW w:w="1805" w:type="dxa"/>
            <w:tcBorders>
              <w:bottom w:val="single" w:sz="6" w:space="0" w:color="000000"/>
            </w:tcBorders>
            <w:vAlign w:val="center"/>
          </w:tcPr>
          <w:p w14:paraId="3B283918"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Mass loss (%)</w:t>
            </w:r>
          </w:p>
        </w:tc>
        <w:tc>
          <w:tcPr>
            <w:tcW w:w="1805" w:type="dxa"/>
            <w:tcBorders>
              <w:bottom w:val="single" w:sz="6" w:space="0" w:color="000000"/>
            </w:tcBorders>
            <w:vAlign w:val="center"/>
          </w:tcPr>
          <w:p w14:paraId="11232C22"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Error vs. reference (%)</w:t>
            </w:r>
          </w:p>
        </w:tc>
        <w:tc>
          <w:tcPr>
            <w:tcW w:w="1805" w:type="dxa"/>
            <w:tcBorders>
              <w:bottom w:val="single" w:sz="6" w:space="0" w:color="000000"/>
            </w:tcBorders>
            <w:vAlign w:val="center"/>
          </w:tcPr>
          <w:p w14:paraId="0D60D11F"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Improvement</w:t>
            </w:r>
          </w:p>
        </w:tc>
      </w:tr>
      <w:tr w:rsidR="00554D08" w:rsidRPr="000212DA" w14:paraId="786C0A05" w14:textId="77777777" w:rsidTr="00125F9F">
        <w:trPr>
          <w:cantSplit/>
          <w:jc w:val="center"/>
        </w:trPr>
        <w:tc>
          <w:tcPr>
            <w:tcW w:w="1806" w:type="dxa"/>
            <w:noWrap/>
            <w:vAlign w:val="center"/>
          </w:tcPr>
          <w:p w14:paraId="6FA040C4" w14:textId="3D3FE88A"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 xml:space="preserve">Uniform </w:t>
            </w:r>
            <w:r w:rsidR="003C2230">
              <w:rPr>
                <w:rFonts w:cs="Times New Roman"/>
                <w:sz w:val="20"/>
                <w:szCs w:val="20"/>
                <w:lang w:eastAsia="en-US"/>
              </w:rPr>
              <w:t>Mesh</w:t>
            </w:r>
          </w:p>
        </w:tc>
        <w:tc>
          <w:tcPr>
            <w:tcW w:w="1805" w:type="dxa"/>
            <w:noWrap/>
            <w:vAlign w:val="center"/>
          </w:tcPr>
          <w:p w14:paraId="71E19BE2" w14:textId="77F5F255" w:rsidR="00554D08" w:rsidRPr="000212DA" w:rsidRDefault="003C2230" w:rsidP="00125F9F">
            <w:pPr>
              <w:keepNext/>
              <w:spacing w:before="20" w:after="20" w:line="240" w:lineRule="auto"/>
              <w:ind w:firstLine="0"/>
              <w:jc w:val="center"/>
              <w:rPr>
                <w:rFonts w:cs="Times New Roman"/>
                <w:sz w:val="22"/>
                <w:szCs w:val="22"/>
                <w:lang w:eastAsia="en-US"/>
              </w:rPr>
            </w:pPr>
            <w:r>
              <w:rPr>
                <w:rFonts w:cs="Times New Roman"/>
                <w:sz w:val="20"/>
                <w:szCs w:val="20"/>
                <w:lang w:eastAsia="en-US"/>
              </w:rPr>
              <w:t>799,</w:t>
            </w:r>
            <w:r w:rsidR="00554D08" w:rsidRPr="000212DA">
              <w:rPr>
                <w:rFonts w:cs="Times New Roman"/>
                <w:sz w:val="20"/>
                <w:szCs w:val="20"/>
                <w:lang w:eastAsia="en-US"/>
              </w:rPr>
              <w:t>000</w:t>
            </w:r>
          </w:p>
        </w:tc>
        <w:tc>
          <w:tcPr>
            <w:tcW w:w="1805" w:type="dxa"/>
            <w:noWrap/>
            <w:vAlign w:val="center"/>
          </w:tcPr>
          <w:p w14:paraId="77261087" w14:textId="48BA3705"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0.2860</w:t>
            </w:r>
          </w:p>
        </w:tc>
        <w:tc>
          <w:tcPr>
            <w:tcW w:w="1805" w:type="dxa"/>
            <w:noWrap/>
            <w:vAlign w:val="center"/>
          </w:tcPr>
          <w:p w14:paraId="0A550CBF" w14:textId="65B9125D"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77.9</w:t>
            </w:r>
          </w:p>
        </w:tc>
        <w:tc>
          <w:tcPr>
            <w:tcW w:w="1805" w:type="dxa"/>
            <w:noWrap/>
            <w:vAlign w:val="center"/>
          </w:tcPr>
          <w:p w14:paraId="7BD6BF0B"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Baseline</w:t>
            </w:r>
          </w:p>
        </w:tc>
      </w:tr>
      <w:tr w:rsidR="00554D08" w:rsidRPr="000212DA" w14:paraId="02A9FD1C" w14:textId="77777777" w:rsidTr="00125F9F">
        <w:trPr>
          <w:cantSplit/>
          <w:jc w:val="center"/>
        </w:trPr>
        <w:tc>
          <w:tcPr>
            <w:tcW w:w="1806" w:type="dxa"/>
            <w:noWrap/>
            <w:vAlign w:val="center"/>
          </w:tcPr>
          <w:p w14:paraId="63C959ED" w14:textId="31FEE1EF"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 xml:space="preserve">Adaptive </w:t>
            </w:r>
            <w:r>
              <w:rPr>
                <w:rFonts w:cs="Times New Roman"/>
                <w:sz w:val="20"/>
                <w:szCs w:val="20"/>
                <w:lang w:eastAsia="en-US"/>
              </w:rPr>
              <w:t>Mesh</w:t>
            </w:r>
          </w:p>
        </w:tc>
        <w:tc>
          <w:tcPr>
            <w:tcW w:w="1805" w:type="dxa"/>
            <w:noWrap/>
            <w:vAlign w:val="center"/>
          </w:tcPr>
          <w:p w14:paraId="3E8BB988"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802,365</w:t>
            </w:r>
          </w:p>
        </w:tc>
        <w:tc>
          <w:tcPr>
            <w:tcW w:w="1805" w:type="dxa"/>
            <w:noWrap/>
            <w:vAlign w:val="center"/>
          </w:tcPr>
          <w:p w14:paraId="1159677B" w14:textId="7BB7796D"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0.2029</w:t>
            </w:r>
          </w:p>
        </w:tc>
        <w:tc>
          <w:tcPr>
            <w:tcW w:w="1805" w:type="dxa"/>
            <w:noWrap/>
            <w:vAlign w:val="center"/>
          </w:tcPr>
          <w:p w14:paraId="2DE3A1B1" w14:textId="3FD14F4A"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26.2</w:t>
            </w:r>
          </w:p>
        </w:tc>
        <w:tc>
          <w:tcPr>
            <w:tcW w:w="1805" w:type="dxa"/>
            <w:noWrap/>
            <w:vAlign w:val="center"/>
          </w:tcPr>
          <w:p w14:paraId="10BECC22" w14:textId="22239F10"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0.663</w:t>
            </w:r>
          </w:p>
        </w:tc>
      </w:tr>
      <w:tr w:rsidR="00554D08" w:rsidRPr="000212DA" w14:paraId="5B744610" w14:textId="77777777" w:rsidTr="00125F9F">
        <w:trPr>
          <w:cantSplit/>
          <w:jc w:val="center"/>
        </w:trPr>
        <w:tc>
          <w:tcPr>
            <w:tcW w:w="1806" w:type="dxa"/>
            <w:noWrap/>
            <w:vAlign w:val="center"/>
          </w:tcPr>
          <w:p w14:paraId="4E5FDCF5" w14:textId="06EC4AD1" w:rsidR="00554D08" w:rsidRPr="000212DA" w:rsidRDefault="00554D08" w:rsidP="00125F9F">
            <w:pPr>
              <w:spacing w:before="20" w:after="20" w:line="240" w:lineRule="auto"/>
              <w:ind w:firstLine="0"/>
              <w:jc w:val="left"/>
              <w:rPr>
                <w:rFonts w:cs="Times New Roman"/>
                <w:sz w:val="22"/>
                <w:szCs w:val="22"/>
                <w:lang w:eastAsia="en-US"/>
              </w:rPr>
            </w:pPr>
            <w:r>
              <w:rPr>
                <w:rFonts w:cs="Times New Roman"/>
                <w:sz w:val="20"/>
                <w:szCs w:val="20"/>
                <w:lang w:eastAsia="en-US"/>
              </w:rPr>
              <w:t>Reference</w:t>
            </w:r>
            <w:r w:rsidRPr="000212DA">
              <w:rPr>
                <w:rFonts w:cs="Times New Roman"/>
                <w:sz w:val="20"/>
                <w:szCs w:val="20"/>
                <w:lang w:eastAsia="en-US"/>
              </w:rPr>
              <w:t xml:space="preserve"> </w:t>
            </w:r>
            <w:r>
              <w:rPr>
                <w:rFonts w:cs="Times New Roman"/>
                <w:sz w:val="20"/>
                <w:szCs w:val="20"/>
                <w:lang w:eastAsia="en-US"/>
              </w:rPr>
              <w:t>Mesh</w:t>
            </w:r>
          </w:p>
        </w:tc>
        <w:tc>
          <w:tcPr>
            <w:tcW w:w="1805" w:type="dxa"/>
            <w:noWrap/>
            <w:vAlign w:val="center"/>
          </w:tcPr>
          <w:p w14:paraId="4EAC8F47" w14:textId="16CB8DF8" w:rsidR="00554D08" w:rsidRPr="000212DA" w:rsidRDefault="00554D08" w:rsidP="00125F9F">
            <w:pPr>
              <w:spacing w:before="20" w:after="20" w:line="240" w:lineRule="auto"/>
              <w:ind w:firstLine="0"/>
              <w:jc w:val="center"/>
              <w:rPr>
                <w:rFonts w:cs="Times New Roman"/>
                <w:sz w:val="22"/>
                <w:szCs w:val="22"/>
                <w:lang w:eastAsia="en-US"/>
              </w:rPr>
            </w:pPr>
            <w:r>
              <w:rPr>
                <w:rFonts w:cs="Times New Roman"/>
                <w:sz w:val="20"/>
                <w:szCs w:val="20"/>
                <w:lang w:eastAsia="en-US"/>
              </w:rPr>
              <w:t>21,245,850</w:t>
            </w:r>
          </w:p>
        </w:tc>
        <w:tc>
          <w:tcPr>
            <w:tcW w:w="1805" w:type="dxa"/>
            <w:noWrap/>
            <w:vAlign w:val="center"/>
          </w:tcPr>
          <w:p w14:paraId="4D017354" w14:textId="3D6235D1" w:rsidR="00554D08" w:rsidRPr="000212DA" w:rsidRDefault="00554D08" w:rsidP="00125F9F">
            <w:pPr>
              <w:spacing w:before="20" w:after="20" w:line="240" w:lineRule="auto"/>
              <w:ind w:firstLine="0"/>
              <w:jc w:val="center"/>
              <w:rPr>
                <w:rFonts w:cs="Times New Roman"/>
                <w:sz w:val="22"/>
                <w:szCs w:val="22"/>
                <w:lang w:eastAsia="en-US"/>
              </w:rPr>
            </w:pPr>
            <w:r w:rsidRPr="000212DA">
              <w:rPr>
                <w:rFonts w:cs="Times New Roman"/>
                <w:sz w:val="20"/>
                <w:szCs w:val="20"/>
                <w:lang w:eastAsia="en-US"/>
              </w:rPr>
              <w:t>0.1608</w:t>
            </w:r>
          </w:p>
        </w:tc>
        <w:tc>
          <w:tcPr>
            <w:tcW w:w="1805" w:type="dxa"/>
            <w:noWrap/>
            <w:vAlign w:val="center"/>
          </w:tcPr>
          <w:p w14:paraId="4BB243DE" w14:textId="77777777" w:rsidR="00554D08" w:rsidRPr="000212DA" w:rsidRDefault="00554D08" w:rsidP="00125F9F">
            <w:pPr>
              <w:spacing w:before="20" w:after="20" w:line="240" w:lineRule="auto"/>
              <w:ind w:firstLine="0"/>
              <w:jc w:val="center"/>
              <w:rPr>
                <w:rFonts w:cs="Times New Roman"/>
                <w:sz w:val="22"/>
                <w:szCs w:val="22"/>
                <w:lang w:eastAsia="en-US"/>
              </w:rPr>
            </w:pPr>
            <w:r w:rsidRPr="000212DA">
              <w:rPr>
                <w:rFonts w:cs="Times New Roman"/>
                <w:sz w:val="20"/>
                <w:szCs w:val="20"/>
                <w:lang w:eastAsia="en-US"/>
              </w:rPr>
              <w:t>—</w:t>
            </w:r>
          </w:p>
        </w:tc>
        <w:tc>
          <w:tcPr>
            <w:tcW w:w="1805" w:type="dxa"/>
            <w:noWrap/>
            <w:vAlign w:val="center"/>
          </w:tcPr>
          <w:p w14:paraId="10E27A23" w14:textId="77777777" w:rsidR="00554D08" w:rsidRPr="000212DA" w:rsidRDefault="00554D08" w:rsidP="00125F9F">
            <w:pPr>
              <w:spacing w:before="20" w:after="20" w:line="240" w:lineRule="auto"/>
              <w:ind w:firstLine="0"/>
              <w:jc w:val="center"/>
              <w:rPr>
                <w:rFonts w:cs="Times New Roman"/>
                <w:sz w:val="22"/>
                <w:szCs w:val="22"/>
                <w:lang w:eastAsia="en-US"/>
              </w:rPr>
            </w:pPr>
            <w:r w:rsidRPr="000212DA">
              <w:rPr>
                <w:rFonts w:cs="Times New Roman"/>
                <w:sz w:val="20"/>
                <w:szCs w:val="20"/>
                <w:lang w:eastAsia="en-US"/>
              </w:rPr>
              <w:t>1</w:t>
            </w:r>
          </w:p>
        </w:tc>
      </w:tr>
    </w:tbl>
    <w:p w14:paraId="16B0BA3E" w14:textId="350084CA" w:rsidR="00554D08" w:rsidRDefault="00CE4FFD" w:rsidP="00554D08">
      <w:pPr>
        <w:pStyle w:val="BodyText"/>
        <w:keepNext/>
        <w:spacing w:before="360" w:line="240" w:lineRule="auto"/>
        <w:ind w:firstLine="0"/>
        <w:jc w:val="center"/>
      </w:pPr>
      <w:r>
        <w:rPr>
          <w:noProof/>
        </w:rPr>
        <w:drawing>
          <wp:inline distT="0" distB="0" distL="0" distR="0" wp14:anchorId="6FF31445" wp14:editId="02D84578">
            <wp:extent cx="5731510" cy="21901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90115"/>
                    </a:xfrm>
                    <a:prstGeom prst="rect">
                      <a:avLst/>
                    </a:prstGeom>
                  </pic:spPr>
                </pic:pic>
              </a:graphicData>
            </a:graphic>
          </wp:inline>
        </w:drawing>
      </w:r>
    </w:p>
    <w:p w14:paraId="14E59B9E" w14:textId="7968CB9A" w:rsidR="00554D08" w:rsidRPr="00AA7E3B" w:rsidRDefault="00554D08" w:rsidP="00554D08">
      <w:pPr>
        <w:pStyle w:val="Captions"/>
        <w:spacing w:before="80" w:after="360"/>
      </w:pPr>
      <w:r w:rsidRPr="007E2F54">
        <w:rPr>
          <w:b/>
          <w:bCs/>
          <w:sz w:val="20"/>
          <w:szCs w:val="20"/>
        </w:rPr>
        <w:t xml:space="preserve">Figure </w:t>
      </w:r>
      <w:r>
        <w:rPr>
          <w:b/>
          <w:bCs/>
          <w:sz w:val="20"/>
          <w:szCs w:val="20"/>
        </w:rPr>
        <w:t>S</w:t>
      </w:r>
      <w:r w:rsidR="00EC20EE">
        <w:rPr>
          <w:b/>
          <w:bCs/>
          <w:sz w:val="20"/>
          <w:szCs w:val="20"/>
        </w:rPr>
        <w:t>1</w:t>
      </w:r>
      <w:r w:rsidRPr="007E2F54">
        <w:rPr>
          <w:b/>
          <w:bCs/>
          <w:sz w:val="20"/>
          <w:szCs w:val="20"/>
        </w:rPr>
        <w:t xml:space="preserve">. </w:t>
      </w:r>
      <w:r w:rsidRPr="00AA7E3B">
        <w:rPr>
          <w:sz w:val="20"/>
          <w:szCs w:val="20"/>
        </w:rPr>
        <w:t>Mesh convergence analysis showing (a) predicted mass loss and (b) relative error as a function of mesh density. Predictions converged with mesh refinement, with &lt;1% error for the final mesh.</w:t>
      </w:r>
    </w:p>
    <w:p w14:paraId="6E04B9ED" w14:textId="77777777" w:rsidR="00554D08" w:rsidRDefault="00554D08" w:rsidP="00554D08">
      <w:pPr>
        <w:keepNext/>
        <w:spacing w:before="360" w:line="240" w:lineRule="auto"/>
        <w:ind w:firstLine="0"/>
        <w:jc w:val="center"/>
      </w:pPr>
      <w:r>
        <w:rPr>
          <w:noProof/>
        </w:rPr>
        <w:lastRenderedPageBreak/>
        <w:drawing>
          <wp:inline distT="0" distB="0" distL="0" distR="0" wp14:anchorId="08DDEBC9" wp14:editId="44AB43B4">
            <wp:extent cx="5731510" cy="4504966"/>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504966"/>
                    </a:xfrm>
                    <a:prstGeom prst="rect">
                      <a:avLst/>
                    </a:prstGeom>
                  </pic:spPr>
                </pic:pic>
              </a:graphicData>
            </a:graphic>
          </wp:inline>
        </w:drawing>
      </w:r>
    </w:p>
    <w:p w14:paraId="465D9B07" w14:textId="4457CB48" w:rsidR="00554D08" w:rsidRPr="003A718A" w:rsidRDefault="00554D08" w:rsidP="00554D08">
      <w:pPr>
        <w:pStyle w:val="Captions"/>
        <w:spacing w:before="80" w:after="360"/>
      </w:pPr>
      <w:r w:rsidRPr="007E2F54">
        <w:rPr>
          <w:b/>
          <w:bCs/>
          <w:sz w:val="20"/>
          <w:szCs w:val="20"/>
        </w:rPr>
        <w:t xml:space="preserve">Figure </w:t>
      </w:r>
      <w:r w:rsidRPr="007E2F54">
        <w:rPr>
          <w:b/>
          <w:bCs/>
          <w:sz w:val="20"/>
          <w:szCs w:val="20"/>
        </w:rPr>
        <w:t>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Pr>
          <w:b/>
          <w:bCs/>
          <w:noProof/>
          <w:sz w:val="20"/>
          <w:szCs w:val="20"/>
        </w:rPr>
        <w:t>2</w:t>
      </w:r>
      <w:r w:rsidRPr="007E2F54">
        <w:rPr>
          <w:b/>
          <w:bCs/>
          <w:sz w:val="20"/>
          <w:szCs w:val="20"/>
        </w:rPr>
        <w:fldChar w:fldCharType="end"/>
      </w:r>
      <w:r w:rsidRPr="007E2F54">
        <w:rPr>
          <w:b/>
          <w:bCs/>
          <w:sz w:val="20"/>
          <w:szCs w:val="20"/>
        </w:rPr>
        <w:t>.</w:t>
      </w:r>
      <w:r w:rsidRPr="003A718A">
        <w:rPr>
          <w:sz w:val="20"/>
          <w:szCs w:val="20"/>
        </w:rPr>
        <w:t xml:space="preserve"> Generated computational geometries and finite-element domains used for Zn degradation simulations: (a) disc specimen (Ø10 mm × 2 mm), (b) disc embedded within the surrounding electrolyte domain, (c) single-ring six-crown stent, and (d) stent embedded within the surrounding electrolyte domain. The Zn structures are shown in dark grey, and the tetrahedral electrolyte domains are shown in light grey.</w:t>
      </w:r>
    </w:p>
    <w:p w14:paraId="101144F8" w14:textId="5FB4CA75" w:rsidR="00554D08" w:rsidRDefault="00554D08" w:rsidP="00554D08">
      <w:pPr>
        <w:pStyle w:val="Heading1"/>
        <w:spacing w:after="0"/>
      </w:pPr>
      <w:r>
        <w:t>S3. Simulation settings and parameters</w:t>
      </w:r>
    </w:p>
    <w:p w14:paraId="018FA761" w14:textId="4D62BFC9" w:rsidR="005639C1" w:rsidRDefault="007163D0">
      <w:pPr>
        <w:pStyle w:val="BodyText"/>
        <w:spacing w:after="120"/>
        <w:ind w:firstLine="0"/>
      </w:pPr>
      <w:r>
        <w:t>Table S4 lists the mesh, numerical integration, software</w:t>
      </w:r>
      <w:r w:rsidR="00EC20EE">
        <w:t>,</w:t>
      </w:r>
      <w:r>
        <w:t xml:space="preserve"> and boundary-condition settings used for the disc calibration, disc validation</w:t>
      </w:r>
      <w:r w:rsidR="00EC20EE">
        <w:t>,</w:t>
      </w:r>
      <w:r>
        <w:t xml:space="preserve"> and stent simulations. The simulations were run in FreeFEM (v4.14) [4] with PETSc [5] and Open MPI [6], and the level-set function was reinitialized with the fast marching method [7]. Geometry processing and post-processing used scikit-image [8], trimesh [9], meshio [10], SciPy [11], Matplotlib [12]</w:t>
      </w:r>
      <w:r w:rsidR="00EC20EE">
        <w:t>,</w:t>
      </w:r>
      <w:r>
        <w:t xml:space="preserve"> and ParaView [13].</w:t>
      </w:r>
    </w:p>
    <w:p w14:paraId="7F14DA13" w14:textId="77777777" w:rsidR="00554D08" w:rsidRDefault="00554D08" w:rsidP="00554D08">
      <w:pPr>
        <w:pStyle w:val="Captions"/>
        <w:keepNext/>
        <w:spacing w:before="360" w:after="80"/>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4</w:t>
      </w:r>
      <w:r w:rsidRPr="007E2F54">
        <w:rPr>
          <w:b/>
          <w:bCs/>
          <w:noProof/>
          <w:sz w:val="20"/>
          <w:szCs w:val="20"/>
        </w:rPr>
        <w:fldChar w:fldCharType="end"/>
      </w:r>
      <w:r w:rsidRPr="007E2F54">
        <w:rPr>
          <w:b/>
          <w:bCs/>
          <w:sz w:val="20"/>
          <w:szCs w:val="20"/>
        </w:rPr>
        <w:t>.</w:t>
      </w:r>
      <w:r>
        <w:rPr>
          <w:sz w:val="20"/>
          <w:szCs w:val="20"/>
        </w:rPr>
        <w:t xml:space="preserve"> </w:t>
      </w:r>
      <w:r w:rsidRPr="00965079">
        <w:rPr>
          <w:sz w:val="20"/>
          <w:szCs w:val="20"/>
        </w:rPr>
        <w:t>Mesh generation, numerical integration, software implementation, and boundary-condition settings used for the disc-specimen and stent simulations.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829"/>
        <w:gridCol w:w="2066"/>
        <w:gridCol w:w="2066"/>
        <w:gridCol w:w="2065"/>
      </w:tblGrid>
      <w:tr w:rsidR="00554D08" w:rsidRPr="005D7A85" w14:paraId="56778BAD" w14:textId="77777777" w:rsidTr="005F74D3">
        <w:trPr>
          <w:cantSplit/>
          <w:tblHeader/>
          <w:jc w:val="center"/>
        </w:trPr>
        <w:tc>
          <w:tcPr>
            <w:tcW w:w="2829" w:type="dxa"/>
            <w:tcBorders>
              <w:bottom w:val="single" w:sz="6" w:space="0" w:color="000000"/>
            </w:tcBorders>
            <w:vAlign w:val="center"/>
          </w:tcPr>
          <w:p w14:paraId="5DFF00B0"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Parameter</w:t>
            </w:r>
          </w:p>
        </w:tc>
        <w:tc>
          <w:tcPr>
            <w:tcW w:w="2066" w:type="dxa"/>
            <w:tcBorders>
              <w:bottom w:val="single" w:sz="6" w:space="0" w:color="000000"/>
            </w:tcBorders>
            <w:vAlign w:val="center"/>
          </w:tcPr>
          <w:p w14:paraId="1ACA5A00"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r w:rsidRPr="0017409B">
              <w:rPr>
                <w:rFonts w:cs="Times New Roman"/>
                <w:b/>
                <w:bCs/>
                <w:color w:val="000000"/>
                <w:sz w:val="20"/>
                <w:szCs w:val="20"/>
                <w:lang w:eastAsia="en-US"/>
              </w:rPr>
              <w:t>Disc Calibration</w:t>
            </w:r>
          </w:p>
        </w:tc>
        <w:tc>
          <w:tcPr>
            <w:tcW w:w="2066" w:type="dxa"/>
            <w:tcBorders>
              <w:bottom w:val="single" w:sz="6" w:space="0" w:color="000000"/>
            </w:tcBorders>
            <w:vAlign w:val="center"/>
          </w:tcPr>
          <w:p w14:paraId="5FEB615A"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r w:rsidRPr="0017409B">
              <w:rPr>
                <w:rFonts w:cs="Times New Roman"/>
                <w:b/>
                <w:bCs/>
                <w:color w:val="000000"/>
                <w:sz w:val="20"/>
                <w:szCs w:val="20"/>
                <w:lang w:eastAsia="en-US"/>
              </w:rPr>
              <w:t>Disc Validation</w:t>
            </w:r>
          </w:p>
        </w:tc>
        <w:tc>
          <w:tcPr>
            <w:tcW w:w="2065" w:type="dxa"/>
            <w:tcBorders>
              <w:bottom w:val="single" w:sz="6" w:space="0" w:color="000000"/>
            </w:tcBorders>
            <w:vAlign w:val="center"/>
          </w:tcPr>
          <w:p w14:paraId="6402B21A"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r w:rsidRPr="0017409B">
              <w:rPr>
                <w:rFonts w:cs="Times New Roman"/>
                <w:b/>
                <w:bCs/>
                <w:color w:val="000000"/>
                <w:sz w:val="20"/>
                <w:szCs w:val="20"/>
                <w:lang w:eastAsia="en-US"/>
              </w:rPr>
              <w:t>Stent Simulation</w:t>
            </w:r>
          </w:p>
        </w:tc>
      </w:tr>
      <w:tr w:rsidR="00554D08" w:rsidRPr="005D7A85" w14:paraId="0331FFCC" w14:textId="77777777" w:rsidTr="005F74D3">
        <w:trPr>
          <w:cantSplit/>
          <w:jc w:val="center"/>
        </w:trPr>
        <w:tc>
          <w:tcPr>
            <w:tcW w:w="2829" w:type="dxa"/>
            <w:vAlign w:val="center"/>
          </w:tcPr>
          <w:p w14:paraId="43364BD5"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Geometry</w:t>
            </w:r>
          </w:p>
        </w:tc>
        <w:tc>
          <w:tcPr>
            <w:tcW w:w="2066" w:type="dxa"/>
            <w:vAlign w:val="center"/>
          </w:tcPr>
          <w:p w14:paraId="1507F80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6DC21F1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4B2FC8A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7733DCD7" w14:textId="77777777" w:rsidTr="005F74D3">
        <w:trPr>
          <w:cantSplit/>
          <w:jc w:val="center"/>
        </w:trPr>
        <w:tc>
          <w:tcPr>
            <w:tcW w:w="2829" w:type="dxa"/>
            <w:vAlign w:val="center"/>
          </w:tcPr>
          <w:p w14:paraId="302EE703"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Domain size (X × Y × Z)</w:t>
            </w:r>
          </w:p>
        </w:tc>
        <w:tc>
          <w:tcPr>
            <w:tcW w:w="2066" w:type="dxa"/>
            <w:vAlign w:val="center"/>
          </w:tcPr>
          <w:p w14:paraId="126136E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6" w:type="dxa"/>
            <w:vAlign w:val="center"/>
          </w:tcPr>
          <w:p w14:paraId="36834FF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5" w:type="dxa"/>
            <w:vAlign w:val="center"/>
          </w:tcPr>
          <w:p w14:paraId="669EDA91"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r>
      <w:tr w:rsidR="00554D08" w:rsidRPr="005D7A85" w14:paraId="76D58F53" w14:textId="77777777" w:rsidTr="005F74D3">
        <w:trPr>
          <w:cantSplit/>
          <w:jc w:val="center"/>
        </w:trPr>
        <w:tc>
          <w:tcPr>
            <w:tcW w:w="2829" w:type="dxa"/>
            <w:vAlign w:val="center"/>
          </w:tcPr>
          <w:p w14:paraId="1BAC2117"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Specimen geometry</w:t>
            </w:r>
          </w:p>
        </w:tc>
        <w:tc>
          <w:tcPr>
            <w:tcW w:w="2066" w:type="dxa"/>
            <w:vAlign w:val="center"/>
          </w:tcPr>
          <w:p w14:paraId="357E21E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6" w:type="dxa"/>
            <w:vAlign w:val="center"/>
          </w:tcPr>
          <w:p w14:paraId="42E8989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5" w:type="dxa"/>
            <w:vAlign w:val="center"/>
          </w:tcPr>
          <w:p w14:paraId="7033306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r>
      <w:tr w:rsidR="00554D08" w:rsidRPr="005D7A85" w14:paraId="3407590D" w14:textId="77777777" w:rsidTr="005F74D3">
        <w:trPr>
          <w:cantSplit/>
          <w:jc w:val="center"/>
        </w:trPr>
        <w:tc>
          <w:tcPr>
            <w:tcW w:w="2829" w:type="dxa"/>
            <w:vAlign w:val="center"/>
          </w:tcPr>
          <w:p w14:paraId="79E85929"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Outer diameter, Dout</w:t>
            </w:r>
          </w:p>
        </w:tc>
        <w:tc>
          <w:tcPr>
            <w:tcW w:w="2066" w:type="dxa"/>
            <w:vAlign w:val="center"/>
          </w:tcPr>
          <w:p w14:paraId="61B17D64"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71245D2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1B15F291"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3.20 mm</w:t>
            </w:r>
          </w:p>
        </w:tc>
      </w:tr>
      <w:tr w:rsidR="00554D08" w:rsidRPr="005D7A85" w14:paraId="233257FD" w14:textId="77777777" w:rsidTr="005F74D3">
        <w:trPr>
          <w:cantSplit/>
          <w:jc w:val="center"/>
        </w:trPr>
        <w:tc>
          <w:tcPr>
            <w:tcW w:w="2829" w:type="dxa"/>
            <w:vAlign w:val="center"/>
          </w:tcPr>
          <w:p w14:paraId="18F0204A"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lastRenderedPageBreak/>
              <w:t>Strut dimensions (w × h)</w:t>
            </w:r>
          </w:p>
        </w:tc>
        <w:tc>
          <w:tcPr>
            <w:tcW w:w="2066" w:type="dxa"/>
            <w:vAlign w:val="center"/>
          </w:tcPr>
          <w:p w14:paraId="4F13852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3AE92EC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1EB50FF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0.15 mm × 0.15 mm</w:t>
            </w:r>
          </w:p>
        </w:tc>
      </w:tr>
      <w:tr w:rsidR="00554D08" w:rsidRPr="005D7A85" w14:paraId="3AE3A3E8" w14:textId="77777777" w:rsidTr="005F74D3">
        <w:trPr>
          <w:cantSplit/>
          <w:jc w:val="center"/>
        </w:trPr>
        <w:tc>
          <w:tcPr>
            <w:tcW w:w="2829" w:type="dxa"/>
            <w:vAlign w:val="center"/>
          </w:tcPr>
          <w:p w14:paraId="5D6655E8"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Crown amplitude, A</w:t>
            </w:r>
          </w:p>
        </w:tc>
        <w:tc>
          <w:tcPr>
            <w:tcW w:w="2066" w:type="dxa"/>
            <w:vAlign w:val="center"/>
          </w:tcPr>
          <w:p w14:paraId="39FA8CA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5BF3E28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36461D6D"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6C521811" w14:textId="77777777" w:rsidTr="005F74D3">
        <w:trPr>
          <w:cantSplit/>
          <w:jc w:val="center"/>
        </w:trPr>
        <w:tc>
          <w:tcPr>
            <w:tcW w:w="2829" w:type="dxa"/>
            <w:vAlign w:val="center"/>
          </w:tcPr>
          <w:p w14:paraId="4A13D5CB"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Axial length, Lz</w:t>
            </w:r>
          </w:p>
        </w:tc>
        <w:tc>
          <w:tcPr>
            <w:tcW w:w="2066" w:type="dxa"/>
            <w:vAlign w:val="center"/>
          </w:tcPr>
          <w:p w14:paraId="75FDB6C4"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21597E3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014C6F2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2.40 mm</w:t>
            </w:r>
          </w:p>
        </w:tc>
      </w:tr>
      <w:tr w:rsidR="00554D08" w:rsidRPr="005D7A85" w14:paraId="3F050CD4" w14:textId="77777777" w:rsidTr="005F74D3">
        <w:trPr>
          <w:cantSplit/>
          <w:jc w:val="center"/>
        </w:trPr>
        <w:tc>
          <w:tcPr>
            <w:tcW w:w="2829" w:type="dxa"/>
            <w:vAlign w:val="center"/>
          </w:tcPr>
          <w:p w14:paraId="247234A5"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Surface area</w:t>
            </w:r>
          </w:p>
        </w:tc>
        <w:tc>
          <w:tcPr>
            <w:tcW w:w="2066" w:type="dxa"/>
            <w:vAlign w:val="center"/>
          </w:tcPr>
          <w:p w14:paraId="4C5A75AF" w14:textId="77777777" w:rsidR="00554D08" w:rsidRPr="0017409B" w:rsidRDefault="00D45790"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219.9</w:t>
            </w:r>
            <w:r w:rsidR="00554D08" w:rsidRPr="0017409B">
              <w:rPr>
                <w:rFonts w:cs="Times New Roman"/>
                <w:color w:val="000000"/>
                <w:sz w:val="20"/>
                <w:szCs w:val="20"/>
                <w:lang w:eastAsia="en-US"/>
              </w:rPr>
              <w:t xml:space="preserve"> mm²</w:t>
            </w:r>
          </w:p>
        </w:tc>
        <w:tc>
          <w:tcPr>
            <w:tcW w:w="2066" w:type="dxa"/>
            <w:vAlign w:val="center"/>
          </w:tcPr>
          <w:p w14:paraId="456188F3" w14:textId="77777777" w:rsidR="00554D08" w:rsidRPr="0017409B" w:rsidRDefault="00D45790"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219.9</w:t>
            </w:r>
            <w:r w:rsidRPr="0017409B">
              <w:rPr>
                <w:rFonts w:cs="Times New Roman"/>
                <w:color w:val="000000"/>
                <w:sz w:val="20"/>
                <w:szCs w:val="20"/>
                <w:lang w:eastAsia="en-US"/>
              </w:rPr>
              <w:t xml:space="preserve"> mm²</w:t>
            </w:r>
          </w:p>
        </w:tc>
        <w:tc>
          <w:tcPr>
            <w:tcW w:w="2065" w:type="dxa"/>
            <w:vAlign w:val="center"/>
          </w:tcPr>
          <w:p w14:paraId="49CFABF7" w14:textId="2FE00511"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19.46 mm²</w:t>
            </w:r>
          </w:p>
        </w:tc>
      </w:tr>
      <w:tr w:rsidR="00554D08" w:rsidRPr="005D7A85" w14:paraId="7A5FB6DD" w14:textId="77777777" w:rsidTr="005F74D3">
        <w:trPr>
          <w:cantSplit/>
          <w:jc w:val="center"/>
        </w:trPr>
        <w:tc>
          <w:tcPr>
            <w:tcW w:w="2829" w:type="dxa"/>
            <w:vAlign w:val="center"/>
          </w:tcPr>
          <w:p w14:paraId="3FCA02A6"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Initial Volume</w:t>
            </w:r>
          </w:p>
        </w:tc>
        <w:tc>
          <w:tcPr>
            <w:tcW w:w="2066" w:type="dxa"/>
            <w:vAlign w:val="center"/>
          </w:tcPr>
          <w:p w14:paraId="43D467C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6" w:type="dxa"/>
            <w:vAlign w:val="center"/>
          </w:tcPr>
          <w:p w14:paraId="469E3674"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5" w:type="dxa"/>
            <w:vAlign w:val="center"/>
          </w:tcPr>
          <w:p w14:paraId="3E9BCEF7" w14:textId="402F184B"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w:t>
            </w:r>
            <w:r w:rsidR="007E02D8">
              <w:rPr>
                <w:rFonts w:cs="Times New Roman"/>
                <w:color w:val="000000"/>
                <w:sz w:val="20"/>
                <w:szCs w:val="20"/>
                <w:lang w:eastAsia="en-US"/>
              </w:rPr>
              <w:t>361</w:t>
            </w:r>
            <w:r w:rsidRPr="0017409B">
              <w:rPr>
                <w:rFonts w:cs="Times New Roman"/>
                <w:color w:val="000000"/>
                <w:sz w:val="20"/>
                <w:szCs w:val="20"/>
                <w:lang w:eastAsia="en-US"/>
              </w:rPr>
              <w:t xml:space="preserve"> mm³</w:t>
            </w:r>
          </w:p>
        </w:tc>
      </w:tr>
      <w:tr w:rsidR="00554D08" w:rsidRPr="005D7A85" w14:paraId="073C8B76" w14:textId="77777777" w:rsidTr="005F74D3">
        <w:trPr>
          <w:cantSplit/>
          <w:jc w:val="center"/>
        </w:trPr>
        <w:tc>
          <w:tcPr>
            <w:tcW w:w="2829" w:type="dxa"/>
            <w:vAlign w:val="center"/>
          </w:tcPr>
          <w:p w14:paraId="44F73405"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SA/V ratio</w:t>
            </w:r>
          </w:p>
        </w:tc>
        <w:tc>
          <w:tcPr>
            <w:tcW w:w="2066" w:type="dxa"/>
            <w:vAlign w:val="center"/>
          </w:tcPr>
          <w:p w14:paraId="5A9387D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6" w:type="dxa"/>
            <w:vAlign w:val="center"/>
          </w:tcPr>
          <w:p w14:paraId="68CF561D"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5" w:type="dxa"/>
            <w:vAlign w:val="center"/>
          </w:tcPr>
          <w:p w14:paraId="75277EE8" w14:textId="19BB1BD8" w:rsidR="00554D08" w:rsidRPr="0017409B" w:rsidRDefault="007E02D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53.9 mm⁻¹</w:t>
            </w:r>
          </w:p>
        </w:tc>
      </w:tr>
      <w:tr w:rsidR="00554D08" w:rsidRPr="005D7A85" w14:paraId="4F949F96" w14:textId="77777777" w:rsidTr="005F74D3">
        <w:trPr>
          <w:cantSplit/>
          <w:jc w:val="center"/>
        </w:trPr>
        <w:tc>
          <w:tcPr>
            <w:tcW w:w="2829" w:type="dxa"/>
            <w:vAlign w:val="center"/>
          </w:tcPr>
          <w:p w14:paraId="38BEE70A"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Mesh Properties</w:t>
            </w:r>
          </w:p>
        </w:tc>
        <w:tc>
          <w:tcPr>
            <w:tcW w:w="2066" w:type="dxa"/>
            <w:vAlign w:val="center"/>
          </w:tcPr>
          <w:p w14:paraId="0EB234D1"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p>
        </w:tc>
        <w:tc>
          <w:tcPr>
            <w:tcW w:w="2066" w:type="dxa"/>
            <w:vAlign w:val="center"/>
          </w:tcPr>
          <w:p w14:paraId="65A0E2A8"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p>
        </w:tc>
        <w:tc>
          <w:tcPr>
            <w:tcW w:w="2065" w:type="dxa"/>
            <w:vAlign w:val="center"/>
          </w:tcPr>
          <w:p w14:paraId="682431BA"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p>
        </w:tc>
      </w:tr>
      <w:tr w:rsidR="00554D08" w:rsidRPr="005D7A85" w14:paraId="272750DA" w14:textId="77777777" w:rsidTr="005F74D3">
        <w:trPr>
          <w:cantSplit/>
          <w:jc w:val="center"/>
        </w:trPr>
        <w:tc>
          <w:tcPr>
            <w:tcW w:w="2829" w:type="dxa"/>
            <w:vAlign w:val="center"/>
          </w:tcPr>
          <w:p w14:paraId="13BB105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Number of elements</w:t>
            </w:r>
          </w:p>
        </w:tc>
        <w:tc>
          <w:tcPr>
            <w:tcW w:w="2066" w:type="dxa"/>
            <w:vAlign w:val="center"/>
          </w:tcPr>
          <w:p w14:paraId="0A6F9595" w14:textId="622AB4EE"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sz w:val="20"/>
                <w:szCs w:val="20"/>
                <w:lang w:eastAsia="en-US"/>
              </w:rPr>
              <w:t>802</w:t>
            </w:r>
            <w:r w:rsidRPr="0017409B">
              <w:rPr>
                <w:rFonts w:cs="Times New Roman"/>
                <w:sz w:val="20"/>
                <w:szCs w:val="20"/>
                <w:lang w:eastAsia="en-US"/>
              </w:rPr>
              <w:t>,</w:t>
            </w:r>
            <w:r>
              <w:rPr>
                <w:rFonts w:cs="Times New Roman"/>
                <w:sz w:val="20"/>
                <w:szCs w:val="20"/>
                <w:lang w:eastAsia="en-US"/>
              </w:rPr>
              <w:t>365</w:t>
            </w:r>
          </w:p>
        </w:tc>
        <w:tc>
          <w:tcPr>
            <w:tcW w:w="2066" w:type="dxa"/>
            <w:vAlign w:val="center"/>
          </w:tcPr>
          <w:p w14:paraId="75CA27C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18,864,900</w:t>
            </w:r>
          </w:p>
        </w:tc>
        <w:tc>
          <w:tcPr>
            <w:tcW w:w="2065" w:type="dxa"/>
            <w:vAlign w:val="center"/>
          </w:tcPr>
          <w:p w14:paraId="6764F56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21,099,161</w:t>
            </w:r>
          </w:p>
        </w:tc>
      </w:tr>
      <w:tr w:rsidR="00554D08" w:rsidRPr="005D7A85" w14:paraId="15472BE0" w14:textId="77777777" w:rsidTr="005F74D3">
        <w:trPr>
          <w:cantSplit/>
          <w:jc w:val="center"/>
        </w:trPr>
        <w:tc>
          <w:tcPr>
            <w:tcW w:w="2829" w:type="dxa"/>
            <w:vAlign w:val="center"/>
          </w:tcPr>
          <w:p w14:paraId="2A558C45"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Number of vertices</w:t>
            </w:r>
          </w:p>
        </w:tc>
        <w:tc>
          <w:tcPr>
            <w:tcW w:w="2066" w:type="dxa"/>
            <w:vAlign w:val="center"/>
          </w:tcPr>
          <w:p w14:paraId="2EF2FB13" w14:textId="1B6BF9FC"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121,120</w:t>
            </w:r>
          </w:p>
        </w:tc>
        <w:tc>
          <w:tcPr>
            <w:tcW w:w="2066" w:type="dxa"/>
            <w:vAlign w:val="center"/>
          </w:tcPr>
          <w:p w14:paraId="3A96D0B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2,847,652</w:t>
            </w:r>
          </w:p>
        </w:tc>
        <w:tc>
          <w:tcPr>
            <w:tcW w:w="2065" w:type="dxa"/>
            <w:vAlign w:val="center"/>
          </w:tcPr>
          <w:p w14:paraId="46D2850D"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3,523,952</w:t>
            </w:r>
          </w:p>
        </w:tc>
      </w:tr>
      <w:tr w:rsidR="00554D08" w:rsidRPr="005D7A85" w14:paraId="7613FE72" w14:textId="77777777" w:rsidTr="005F74D3">
        <w:trPr>
          <w:cantSplit/>
          <w:jc w:val="center"/>
        </w:trPr>
        <w:tc>
          <w:tcPr>
            <w:tcW w:w="2829" w:type="dxa"/>
            <w:vAlign w:val="center"/>
          </w:tcPr>
          <w:p w14:paraId="666AF648"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Minimum element size</w:t>
            </w:r>
          </w:p>
        </w:tc>
        <w:tc>
          <w:tcPr>
            <w:tcW w:w="2066" w:type="dxa"/>
            <w:vAlign w:val="center"/>
          </w:tcPr>
          <w:p w14:paraId="3077140E" w14:textId="18620520"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w:t>
            </w:r>
            <w:r>
              <w:rPr>
                <w:rFonts w:cs="Times New Roman"/>
                <w:color w:val="000000"/>
                <w:sz w:val="20"/>
                <w:szCs w:val="20"/>
                <w:lang w:eastAsia="en-US"/>
              </w:rPr>
              <w:t>1</w:t>
            </w:r>
            <w:r w:rsidRPr="0017409B">
              <w:rPr>
                <w:rFonts w:cs="Times New Roman"/>
                <w:color w:val="000000"/>
                <w:sz w:val="20"/>
                <w:szCs w:val="20"/>
                <w:lang w:eastAsia="en-US"/>
              </w:rPr>
              <w:t xml:space="preserve"> mm</w:t>
            </w:r>
          </w:p>
        </w:tc>
        <w:tc>
          <w:tcPr>
            <w:tcW w:w="2066" w:type="dxa"/>
            <w:vAlign w:val="center"/>
          </w:tcPr>
          <w:p w14:paraId="63492624" w14:textId="72FAE84E"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0.0</w:t>
            </w:r>
            <w:r w:rsidR="00EC20EE">
              <w:rPr>
                <w:rFonts w:cs="Times New Roman"/>
                <w:color w:val="000000"/>
                <w:sz w:val="20"/>
                <w:szCs w:val="20"/>
                <w:lang w:eastAsia="en-US"/>
              </w:rPr>
              <w:t>05</w:t>
            </w:r>
            <w:r w:rsidRPr="0017409B">
              <w:rPr>
                <w:rFonts w:cs="Times New Roman"/>
                <w:color w:val="000000"/>
                <w:sz w:val="20"/>
                <w:szCs w:val="20"/>
                <w:lang w:eastAsia="en-US"/>
              </w:rPr>
              <w:t xml:space="preserve"> mm</w:t>
            </w:r>
          </w:p>
        </w:tc>
        <w:tc>
          <w:tcPr>
            <w:tcW w:w="2065" w:type="dxa"/>
            <w:vAlign w:val="center"/>
          </w:tcPr>
          <w:p w14:paraId="084910BE" w14:textId="3A27FB8B"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0.005 mm</w:t>
            </w:r>
          </w:p>
        </w:tc>
      </w:tr>
      <w:tr w:rsidR="00554D08" w:rsidRPr="005D7A85" w14:paraId="42F3ECF7" w14:textId="77777777" w:rsidTr="005F74D3">
        <w:trPr>
          <w:cantSplit/>
          <w:jc w:val="center"/>
        </w:trPr>
        <w:tc>
          <w:tcPr>
            <w:tcW w:w="2829" w:type="dxa"/>
            <w:vAlign w:val="center"/>
          </w:tcPr>
          <w:p w14:paraId="781548C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Maximum element size</w:t>
            </w:r>
          </w:p>
        </w:tc>
        <w:tc>
          <w:tcPr>
            <w:tcW w:w="2066" w:type="dxa"/>
            <w:vAlign w:val="center"/>
          </w:tcPr>
          <w:p w14:paraId="63970E8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6" w:type="dxa"/>
            <w:vAlign w:val="center"/>
          </w:tcPr>
          <w:p w14:paraId="35154F7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5" w:type="dxa"/>
            <w:vAlign w:val="center"/>
          </w:tcPr>
          <w:p w14:paraId="0D95B2A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75CA126B" w14:textId="77777777" w:rsidTr="005F74D3">
        <w:trPr>
          <w:cantSplit/>
          <w:jc w:val="center"/>
        </w:trPr>
        <w:tc>
          <w:tcPr>
            <w:tcW w:w="2829" w:type="dxa"/>
            <w:vAlign w:val="center"/>
          </w:tcPr>
          <w:p w14:paraId="22D684F7"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Element type</w:t>
            </w:r>
          </w:p>
        </w:tc>
        <w:tc>
          <w:tcPr>
            <w:tcW w:w="2066" w:type="dxa"/>
            <w:vAlign w:val="center"/>
          </w:tcPr>
          <w:p w14:paraId="1AB7CB4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6" w:type="dxa"/>
            <w:vAlign w:val="center"/>
          </w:tcPr>
          <w:p w14:paraId="17FE2A94"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5" w:type="dxa"/>
            <w:vAlign w:val="center"/>
          </w:tcPr>
          <w:p w14:paraId="0CB423B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r>
      <w:tr w:rsidR="00554D08" w:rsidRPr="005D7A85" w14:paraId="630BAA81" w14:textId="77777777" w:rsidTr="005F74D3">
        <w:trPr>
          <w:cantSplit/>
          <w:jc w:val="center"/>
        </w:trPr>
        <w:tc>
          <w:tcPr>
            <w:tcW w:w="2829" w:type="dxa"/>
            <w:vAlign w:val="center"/>
          </w:tcPr>
          <w:p w14:paraId="643179E5"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Time Integration</w:t>
            </w:r>
          </w:p>
        </w:tc>
        <w:tc>
          <w:tcPr>
            <w:tcW w:w="2066" w:type="dxa"/>
            <w:vAlign w:val="center"/>
          </w:tcPr>
          <w:p w14:paraId="591E3D1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781AF26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3CD218B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3503F5BD" w14:textId="77777777" w:rsidTr="005F74D3">
        <w:trPr>
          <w:cantSplit/>
          <w:jc w:val="center"/>
        </w:trPr>
        <w:tc>
          <w:tcPr>
            <w:tcW w:w="2829" w:type="dxa"/>
            <w:vAlign w:val="center"/>
          </w:tcPr>
          <w:p w14:paraId="5198F845"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Time step (Δt)</w:t>
            </w:r>
          </w:p>
        </w:tc>
        <w:tc>
          <w:tcPr>
            <w:tcW w:w="2066" w:type="dxa"/>
            <w:vAlign w:val="center"/>
          </w:tcPr>
          <w:p w14:paraId="74794DFF" w14:textId="036B6888"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0.25</w:t>
            </w:r>
            <w:r w:rsidRPr="0017409B">
              <w:rPr>
                <w:rFonts w:cs="Times New Roman"/>
                <w:color w:val="000000"/>
                <w:sz w:val="20"/>
                <w:szCs w:val="20"/>
                <w:lang w:eastAsia="en-US"/>
              </w:rPr>
              <w:t xml:space="preserve"> </w:t>
            </w:r>
            <w:r w:rsidRPr="0017409B">
              <w:rPr>
                <w:rFonts w:cs="Times New Roman"/>
                <w:color w:val="000000"/>
                <w:sz w:val="20"/>
                <w:szCs w:val="20"/>
                <w:lang w:eastAsia="en-US"/>
              </w:rPr>
              <w:t>h</w:t>
            </w:r>
          </w:p>
        </w:tc>
        <w:tc>
          <w:tcPr>
            <w:tcW w:w="2066" w:type="dxa"/>
            <w:vAlign w:val="center"/>
          </w:tcPr>
          <w:p w14:paraId="6CB2352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0.25 h</w:t>
            </w:r>
          </w:p>
        </w:tc>
        <w:tc>
          <w:tcPr>
            <w:tcW w:w="2065" w:type="dxa"/>
            <w:vAlign w:val="center"/>
          </w:tcPr>
          <w:p w14:paraId="0BAE33C0"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0.25 h</w:t>
            </w:r>
          </w:p>
        </w:tc>
      </w:tr>
      <w:tr w:rsidR="00554D08" w:rsidRPr="005D7A85" w14:paraId="1A0095B1" w14:textId="77777777" w:rsidTr="005F74D3">
        <w:trPr>
          <w:cantSplit/>
          <w:jc w:val="center"/>
        </w:trPr>
        <w:tc>
          <w:tcPr>
            <w:tcW w:w="2829" w:type="dxa"/>
            <w:vAlign w:val="center"/>
          </w:tcPr>
          <w:p w14:paraId="73F714D8"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Simulation duration</w:t>
            </w:r>
          </w:p>
        </w:tc>
        <w:tc>
          <w:tcPr>
            <w:tcW w:w="2066" w:type="dxa"/>
            <w:vAlign w:val="center"/>
          </w:tcPr>
          <w:p w14:paraId="68E7A3B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336 h (14 days)</w:t>
            </w:r>
          </w:p>
        </w:tc>
        <w:tc>
          <w:tcPr>
            <w:tcW w:w="2066" w:type="dxa"/>
            <w:vAlign w:val="center"/>
          </w:tcPr>
          <w:p w14:paraId="1980B06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c>
          <w:tcPr>
            <w:tcW w:w="2065" w:type="dxa"/>
            <w:vAlign w:val="center"/>
          </w:tcPr>
          <w:p w14:paraId="78FCEC42" w14:textId="77777777" w:rsidR="00554D08" w:rsidRPr="0017409B" w:rsidRDefault="007E1315"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r>
      <w:tr w:rsidR="00554D08" w:rsidRPr="005D7A85" w14:paraId="618A480E" w14:textId="77777777" w:rsidTr="005F74D3">
        <w:trPr>
          <w:cantSplit/>
          <w:jc w:val="center"/>
        </w:trPr>
        <w:tc>
          <w:tcPr>
            <w:tcW w:w="2829" w:type="dxa"/>
            <w:vAlign w:val="center"/>
          </w:tcPr>
          <w:p w14:paraId="237B6891"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Level-set reinitialization interval</w:t>
            </w:r>
            <w:r>
              <w:rPr>
                <w:rFonts w:cs="Times New Roman"/>
                <w:color w:val="000000"/>
                <w:sz w:val="20"/>
                <w:szCs w:val="20"/>
                <w:lang w:eastAsia="en-US"/>
              </w:rPr>
              <w:t xml:space="preserve"> (</w:t>
            </w:r>
            <w:r w:rsidRPr="0017409B">
              <w:rPr>
                <w:rFonts w:cs="Times New Roman"/>
                <w:color w:val="000000"/>
                <w:sz w:val="20"/>
                <w:szCs w:val="20"/>
                <w:lang w:eastAsia="en-US"/>
              </w:rPr>
              <w:t>Fast marching method</w:t>
            </w:r>
            <w:r>
              <w:rPr>
                <w:rFonts w:cs="Times New Roman"/>
                <w:color w:val="000000"/>
                <w:sz w:val="20"/>
                <w:szCs w:val="20"/>
                <w:lang w:eastAsia="en-US"/>
              </w:rPr>
              <w:t>)</w:t>
            </w:r>
          </w:p>
        </w:tc>
        <w:tc>
          <w:tcPr>
            <w:tcW w:w="2066" w:type="dxa"/>
            <w:vAlign w:val="center"/>
          </w:tcPr>
          <w:p w14:paraId="50673E2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6" w:type="dxa"/>
            <w:vAlign w:val="center"/>
          </w:tcPr>
          <w:p w14:paraId="23C8DA01"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5" w:type="dxa"/>
            <w:vAlign w:val="center"/>
          </w:tcPr>
          <w:p w14:paraId="6B601EC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h</w:t>
            </w:r>
          </w:p>
        </w:tc>
      </w:tr>
      <w:tr w:rsidR="00554D08" w:rsidRPr="005D7A85" w14:paraId="56A89EB0" w14:textId="77777777" w:rsidTr="005F74D3">
        <w:trPr>
          <w:cantSplit/>
          <w:jc w:val="center"/>
        </w:trPr>
        <w:tc>
          <w:tcPr>
            <w:tcW w:w="2829" w:type="dxa"/>
            <w:vAlign w:val="center"/>
          </w:tcPr>
          <w:p w14:paraId="10FB3A19"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Computational Resources</w:t>
            </w:r>
          </w:p>
        </w:tc>
        <w:tc>
          <w:tcPr>
            <w:tcW w:w="2066" w:type="dxa"/>
            <w:vAlign w:val="center"/>
          </w:tcPr>
          <w:p w14:paraId="10F091F9"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781CBC7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01773E9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6D6E6731" w14:textId="77777777" w:rsidTr="005F74D3">
        <w:trPr>
          <w:cantSplit/>
          <w:jc w:val="center"/>
        </w:trPr>
        <w:tc>
          <w:tcPr>
            <w:tcW w:w="2829" w:type="dxa"/>
            <w:vAlign w:val="center"/>
          </w:tcPr>
          <w:p w14:paraId="1DDCA77F"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MPI processes</w:t>
            </w:r>
          </w:p>
        </w:tc>
        <w:tc>
          <w:tcPr>
            <w:tcW w:w="2066" w:type="dxa"/>
            <w:vAlign w:val="center"/>
          </w:tcPr>
          <w:p w14:paraId="3512851C" w14:textId="2E763E36" w:rsidR="00554D08" w:rsidRPr="0017409B" w:rsidRDefault="0079244B"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4</w:t>
            </w:r>
          </w:p>
        </w:tc>
        <w:tc>
          <w:tcPr>
            <w:tcW w:w="2066" w:type="dxa"/>
            <w:vAlign w:val="center"/>
          </w:tcPr>
          <w:p w14:paraId="2289521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50</w:t>
            </w:r>
          </w:p>
        </w:tc>
        <w:tc>
          <w:tcPr>
            <w:tcW w:w="2065" w:type="dxa"/>
            <w:vAlign w:val="center"/>
          </w:tcPr>
          <w:p w14:paraId="091E60A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64</w:t>
            </w:r>
          </w:p>
        </w:tc>
      </w:tr>
      <w:tr w:rsidR="00554D08" w:rsidRPr="005D7A85" w14:paraId="4710BD49" w14:textId="77777777" w:rsidTr="005F74D3">
        <w:trPr>
          <w:cantSplit/>
          <w:jc w:val="center"/>
        </w:trPr>
        <w:tc>
          <w:tcPr>
            <w:tcW w:w="2829" w:type="dxa"/>
            <w:vAlign w:val="center"/>
          </w:tcPr>
          <w:p w14:paraId="3F79A70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Average DOF per process</w:t>
            </w:r>
          </w:p>
        </w:tc>
        <w:tc>
          <w:tcPr>
            <w:tcW w:w="2066" w:type="dxa"/>
            <w:vAlign w:val="center"/>
          </w:tcPr>
          <w:p w14:paraId="390A9F6D" w14:textId="093D6C5F"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2,592</w:t>
            </w:r>
          </w:p>
        </w:tc>
        <w:tc>
          <w:tcPr>
            <w:tcW w:w="2066" w:type="dxa"/>
            <w:vAlign w:val="center"/>
          </w:tcPr>
          <w:p w14:paraId="6792DC2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60,953</w:t>
            </w:r>
          </w:p>
        </w:tc>
        <w:tc>
          <w:tcPr>
            <w:tcW w:w="2065" w:type="dxa"/>
            <w:vAlign w:val="center"/>
          </w:tcPr>
          <w:p w14:paraId="0815CAC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59,061</w:t>
            </w:r>
          </w:p>
        </w:tc>
      </w:tr>
      <w:tr w:rsidR="00554D08" w:rsidRPr="005D7A85" w14:paraId="449F026F" w14:textId="77777777" w:rsidTr="005F74D3">
        <w:trPr>
          <w:cantSplit/>
          <w:jc w:val="center"/>
        </w:trPr>
        <w:tc>
          <w:tcPr>
            <w:tcW w:w="2829" w:type="dxa"/>
            <w:vAlign w:val="center"/>
          </w:tcPr>
          <w:p w14:paraId="683A6B90"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Preconditioner</w:t>
            </w:r>
          </w:p>
        </w:tc>
        <w:tc>
          <w:tcPr>
            <w:tcW w:w="2066" w:type="dxa"/>
            <w:vAlign w:val="center"/>
          </w:tcPr>
          <w:p w14:paraId="243D6F8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6" w:type="dxa"/>
            <w:vAlign w:val="center"/>
          </w:tcPr>
          <w:p w14:paraId="63ED077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5" w:type="dxa"/>
            <w:vAlign w:val="center"/>
          </w:tcPr>
          <w:p w14:paraId="1744C750"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r>
      <w:tr w:rsidR="00554D08" w:rsidRPr="005D7A85" w14:paraId="2BD03728" w14:textId="77777777" w:rsidTr="005F74D3">
        <w:trPr>
          <w:cantSplit/>
          <w:jc w:val="center"/>
        </w:trPr>
        <w:tc>
          <w:tcPr>
            <w:tcW w:w="2829" w:type="dxa"/>
            <w:vAlign w:val="center"/>
          </w:tcPr>
          <w:p w14:paraId="232D22E9"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Linear solver</w:t>
            </w:r>
          </w:p>
        </w:tc>
        <w:tc>
          <w:tcPr>
            <w:tcW w:w="2066" w:type="dxa"/>
            <w:vAlign w:val="center"/>
          </w:tcPr>
          <w:p w14:paraId="15A0FC2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6" w:type="dxa"/>
            <w:vAlign w:val="center"/>
          </w:tcPr>
          <w:p w14:paraId="5BF6C7F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5" w:type="dxa"/>
            <w:vAlign w:val="center"/>
          </w:tcPr>
          <w:p w14:paraId="25619650"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r>
      <w:tr w:rsidR="00554D08" w:rsidRPr="005D7A85" w14:paraId="01007102" w14:textId="77777777" w:rsidTr="005F74D3">
        <w:trPr>
          <w:cantSplit/>
          <w:jc w:val="center"/>
        </w:trPr>
        <w:tc>
          <w:tcPr>
            <w:tcW w:w="2829" w:type="dxa"/>
            <w:vAlign w:val="center"/>
          </w:tcPr>
          <w:p w14:paraId="6DE0C6E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Linear solver tolerance</w:t>
            </w:r>
          </w:p>
        </w:tc>
        <w:tc>
          <w:tcPr>
            <w:tcW w:w="2066" w:type="dxa"/>
            <w:vAlign w:val="center"/>
          </w:tcPr>
          <w:p w14:paraId="633C8AA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6" w:type="dxa"/>
            <w:vAlign w:val="center"/>
          </w:tcPr>
          <w:p w14:paraId="249FFB9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5" w:type="dxa"/>
            <w:vAlign w:val="center"/>
          </w:tcPr>
          <w:p w14:paraId="288492C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r>
      <w:tr w:rsidR="00554D08" w:rsidRPr="005D7A85" w14:paraId="746B696C" w14:textId="77777777" w:rsidTr="005F74D3">
        <w:trPr>
          <w:cantSplit/>
          <w:jc w:val="center"/>
        </w:trPr>
        <w:tc>
          <w:tcPr>
            <w:tcW w:w="2829" w:type="dxa"/>
            <w:vAlign w:val="center"/>
          </w:tcPr>
          <w:p w14:paraId="08FC057D"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Nonlinear solver tolerance</w:t>
            </w:r>
          </w:p>
        </w:tc>
        <w:tc>
          <w:tcPr>
            <w:tcW w:w="2066" w:type="dxa"/>
            <w:vAlign w:val="center"/>
          </w:tcPr>
          <w:p w14:paraId="476B42E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6" w:type="dxa"/>
            <w:vAlign w:val="center"/>
          </w:tcPr>
          <w:p w14:paraId="78F1BF7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5" w:type="dxa"/>
            <w:vAlign w:val="center"/>
          </w:tcPr>
          <w:p w14:paraId="6D4B14D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r>
      <w:tr w:rsidR="00554D08" w:rsidRPr="005D7A85" w14:paraId="661D595D" w14:textId="77777777" w:rsidTr="005F74D3">
        <w:trPr>
          <w:cantSplit/>
          <w:jc w:val="center"/>
        </w:trPr>
        <w:tc>
          <w:tcPr>
            <w:tcW w:w="2829" w:type="dxa"/>
            <w:vAlign w:val="center"/>
          </w:tcPr>
          <w:p w14:paraId="57B85509"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Wall-clock time (per simulation)</w:t>
            </w:r>
          </w:p>
        </w:tc>
        <w:tc>
          <w:tcPr>
            <w:tcW w:w="2066" w:type="dxa"/>
            <w:vAlign w:val="center"/>
          </w:tcPr>
          <w:p w14:paraId="55A31D66" w14:textId="20DE80EC"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w:t>
            </w:r>
            <w:r w:rsidRPr="0017409B">
              <w:rPr>
                <w:rFonts w:cs="Times New Roman"/>
                <w:color w:val="000000"/>
                <w:sz w:val="20"/>
                <w:szCs w:val="20"/>
                <w:lang w:eastAsia="en-US"/>
              </w:rPr>
              <w:t xml:space="preserve"> </w:t>
            </w:r>
            <w:r>
              <w:rPr>
                <w:rFonts w:cs="Times New Roman"/>
                <w:color w:val="000000"/>
                <w:sz w:val="20"/>
                <w:szCs w:val="20"/>
                <w:lang w:eastAsia="en-US"/>
              </w:rPr>
              <w:t>h</w:t>
            </w:r>
          </w:p>
        </w:tc>
        <w:tc>
          <w:tcPr>
            <w:tcW w:w="2066" w:type="dxa"/>
            <w:vAlign w:val="center"/>
          </w:tcPr>
          <w:p w14:paraId="6DABB7C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68.9 h</w:t>
            </w:r>
          </w:p>
        </w:tc>
        <w:tc>
          <w:tcPr>
            <w:tcW w:w="2065" w:type="dxa"/>
            <w:vAlign w:val="center"/>
          </w:tcPr>
          <w:p w14:paraId="6FB74D4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69.3 h</w:t>
            </w:r>
          </w:p>
        </w:tc>
      </w:tr>
      <w:tr w:rsidR="00554D08" w:rsidRPr="005D7A85" w14:paraId="6054733D" w14:textId="77777777" w:rsidTr="005F74D3">
        <w:trPr>
          <w:cantSplit/>
          <w:jc w:val="center"/>
        </w:trPr>
        <w:tc>
          <w:tcPr>
            <w:tcW w:w="2829" w:type="dxa"/>
            <w:vAlign w:val="center"/>
          </w:tcPr>
          <w:p w14:paraId="0EFA2F43"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Software &amp; Discretization</w:t>
            </w:r>
          </w:p>
        </w:tc>
        <w:tc>
          <w:tcPr>
            <w:tcW w:w="2066" w:type="dxa"/>
            <w:vAlign w:val="center"/>
          </w:tcPr>
          <w:p w14:paraId="2EF3D51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5B428C3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230A61B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01E9A8BB" w14:textId="77777777" w:rsidTr="005F74D3">
        <w:trPr>
          <w:cantSplit/>
          <w:jc w:val="center"/>
        </w:trPr>
        <w:tc>
          <w:tcPr>
            <w:tcW w:w="2829" w:type="dxa"/>
            <w:vAlign w:val="center"/>
          </w:tcPr>
          <w:p w14:paraId="22D5D45D"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Finite element framework</w:t>
            </w:r>
          </w:p>
        </w:tc>
        <w:tc>
          <w:tcPr>
            <w:tcW w:w="2066" w:type="dxa"/>
            <w:vAlign w:val="center"/>
          </w:tcPr>
          <w:p w14:paraId="0040A82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6" w:type="dxa"/>
            <w:vAlign w:val="center"/>
          </w:tcPr>
          <w:p w14:paraId="4B80057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5" w:type="dxa"/>
            <w:vAlign w:val="center"/>
          </w:tcPr>
          <w:p w14:paraId="095E4E2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r>
      <w:tr w:rsidR="00554D08" w:rsidRPr="005D7A85" w14:paraId="04E3D780" w14:textId="77777777" w:rsidTr="005F74D3">
        <w:trPr>
          <w:cantSplit/>
          <w:jc w:val="center"/>
        </w:trPr>
        <w:tc>
          <w:tcPr>
            <w:tcW w:w="2829" w:type="dxa"/>
            <w:vAlign w:val="center"/>
          </w:tcPr>
          <w:p w14:paraId="7BFAD0F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Time integration scheme</w:t>
            </w:r>
          </w:p>
        </w:tc>
        <w:tc>
          <w:tcPr>
            <w:tcW w:w="2066" w:type="dxa"/>
            <w:vAlign w:val="center"/>
          </w:tcPr>
          <w:p w14:paraId="60308FE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6" w:type="dxa"/>
            <w:vAlign w:val="center"/>
          </w:tcPr>
          <w:p w14:paraId="420E0DA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5" w:type="dxa"/>
            <w:vAlign w:val="center"/>
          </w:tcPr>
          <w:p w14:paraId="302E8CF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r>
      <w:tr w:rsidR="00554D08" w:rsidRPr="005D7A85" w14:paraId="4B1A4C25" w14:textId="77777777" w:rsidTr="005F74D3">
        <w:trPr>
          <w:cantSplit/>
          <w:jc w:val="center"/>
        </w:trPr>
        <w:tc>
          <w:tcPr>
            <w:tcW w:w="2829" w:type="dxa"/>
            <w:vAlign w:val="center"/>
          </w:tcPr>
          <w:p w14:paraId="33CEFA34"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Boundary Conditions</w:t>
            </w:r>
          </w:p>
        </w:tc>
        <w:tc>
          <w:tcPr>
            <w:tcW w:w="2066" w:type="dxa"/>
            <w:vAlign w:val="center"/>
          </w:tcPr>
          <w:p w14:paraId="2661794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0476713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4EE1E4F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75DDBD27" w14:textId="77777777" w:rsidTr="005F74D3">
        <w:trPr>
          <w:cantSplit/>
          <w:jc w:val="center"/>
        </w:trPr>
        <w:tc>
          <w:tcPr>
            <w:tcW w:w="2829" w:type="dxa"/>
            <w:vAlign w:val="center"/>
          </w:tcPr>
          <w:p w14:paraId="4AE814E9"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Container wall boundary condition</w:t>
            </w:r>
          </w:p>
        </w:tc>
        <w:tc>
          <w:tcPr>
            <w:tcW w:w="2066" w:type="dxa"/>
            <w:vAlign w:val="center"/>
          </w:tcPr>
          <w:p w14:paraId="447716F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6" w:type="dxa"/>
            <w:vAlign w:val="center"/>
          </w:tcPr>
          <w:p w14:paraId="27B815C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5" w:type="dxa"/>
            <w:vAlign w:val="center"/>
          </w:tcPr>
          <w:p w14:paraId="5C279721"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r>
      <w:tr w:rsidR="00554D08" w:rsidRPr="005D7A85" w14:paraId="413AB922" w14:textId="77777777" w:rsidTr="005F74D3">
        <w:trPr>
          <w:cantSplit/>
          <w:jc w:val="center"/>
        </w:trPr>
        <w:tc>
          <w:tcPr>
            <w:tcW w:w="2829" w:type="dxa"/>
            <w:vAlign w:val="center"/>
          </w:tcPr>
          <w:p w14:paraId="56AE7E26"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Top surface boundary condition</w:t>
            </w:r>
          </w:p>
        </w:tc>
        <w:tc>
          <w:tcPr>
            <w:tcW w:w="2066" w:type="dxa"/>
            <w:vAlign w:val="center"/>
          </w:tcPr>
          <w:p w14:paraId="7F2A50BE" w14:textId="13049AE1"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Dirichlet</w:t>
            </w:r>
            <w:ins w:id="140" w:author="Claude" w:date="2026-10-09T01:36:00Z">
              <w:r w:rsidRPr="0017409B">
                <w:rPr>
                  <w:rFonts w:cs="Times New Roman"/>
                  <w:color w:val="000000"/>
                  <w:sz w:val="20"/>
                  <w:szCs w:val="20"/>
                  <w:lang w:eastAsia="en-US"/>
                </w:rPr>
                <w:t xml:space="preserve"> </w:t>
              </w:r>
            </w:ins>
          </w:p>
        </w:tc>
        <w:tc>
          <w:tcPr>
            <w:tcW w:w="2066" w:type="dxa"/>
            <w:vAlign w:val="center"/>
          </w:tcPr>
          <w:p w14:paraId="15687A2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c>
          <w:tcPr>
            <w:tcW w:w="2065" w:type="dxa"/>
            <w:vAlign w:val="center"/>
          </w:tcPr>
          <w:p w14:paraId="642381E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r>
      <w:tr w:rsidR="00554D08" w:rsidRPr="005D7A85" w14:paraId="4BB70FEE" w14:textId="77777777" w:rsidTr="005F74D3">
        <w:trPr>
          <w:cantSplit/>
          <w:jc w:val="center"/>
        </w:trPr>
        <w:tc>
          <w:tcPr>
            <w:tcW w:w="2829" w:type="dxa"/>
            <w:vAlign w:val="center"/>
          </w:tcPr>
          <w:p w14:paraId="04DD14C3"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Dissolved oxygen concentration</w:t>
            </w:r>
          </w:p>
        </w:tc>
        <w:tc>
          <w:tcPr>
            <w:tcW w:w="2066" w:type="dxa"/>
            <w:vAlign w:val="center"/>
          </w:tcPr>
          <w:p w14:paraId="3072344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6" w:type="dxa"/>
            <w:vAlign w:val="center"/>
          </w:tcPr>
          <w:p w14:paraId="284CBE3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5" w:type="dxa"/>
            <w:vAlign w:val="center"/>
          </w:tcPr>
          <w:p w14:paraId="232B35A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r>
    </w:tbl>
    <w:p w14:paraId="48EAEE62" w14:textId="77777777" w:rsidR="00554D08" w:rsidRDefault="00554D08" w:rsidP="00554D08">
      <w:pPr>
        <w:pStyle w:val="Heading1"/>
        <w:spacing w:before="360" w:after="0"/>
      </w:pPr>
      <w:r>
        <w:t>S4. Sensitivity analysis</w:t>
      </w:r>
    </w:p>
    <w:p w14:paraId="77C80608" w14:textId="50477D8D" w:rsidR="005639C1" w:rsidRDefault="007163D0">
      <w:pPr>
        <w:pStyle w:val="BodyText"/>
        <w:spacing w:after="120"/>
        <w:ind w:firstLine="0"/>
      </w:pPr>
      <w:r>
        <w:t>Table S5 lists the parameters varied in the Morris analysis [14], performed with SALib [15], and Table S6 gives the design settings.</w:t>
      </w:r>
    </w:p>
    <w:p w14:paraId="4F9C5857" w14:textId="5D6EB8EF" w:rsidR="00554D08" w:rsidRDefault="00554D08" w:rsidP="00554D08">
      <w:pPr>
        <w:pStyle w:val="Captions"/>
        <w:keepNext/>
        <w:spacing w:before="360" w:after="80"/>
      </w:pPr>
      <w:r w:rsidRPr="007E2F54">
        <w:rPr>
          <w:b/>
          <w:bCs/>
          <w:sz w:val="20"/>
          <w:szCs w:val="20"/>
        </w:rPr>
        <w:lastRenderedPageBreak/>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5</w:t>
      </w:r>
      <w:r w:rsidRPr="007E2F54">
        <w:rPr>
          <w:b/>
          <w:bCs/>
          <w:noProof/>
          <w:sz w:val="20"/>
          <w:szCs w:val="20"/>
        </w:rPr>
        <w:fldChar w:fldCharType="end"/>
      </w:r>
      <w:r w:rsidRPr="007E2F54">
        <w:rPr>
          <w:b/>
          <w:bCs/>
          <w:sz w:val="20"/>
          <w:szCs w:val="20"/>
        </w:rPr>
        <w:t>.</w:t>
      </w:r>
      <w:r w:rsidRPr="007E2F54">
        <w:rPr>
          <w:sz w:val="20"/>
          <w:szCs w:val="20"/>
        </w:rPr>
        <w:t xml:space="preserve"> </w:t>
      </w:r>
      <w:r w:rsidRPr="0058173B">
        <w:rPr>
          <w:sz w:val="20"/>
          <w:szCs w:val="20"/>
        </w:rPr>
        <w:t>Parameters included in the Morris sensitivity analysis</w:t>
      </w:r>
      <w:r w:rsidR="009B428F">
        <w:rPr>
          <w:sz w:val="20"/>
          <w:szCs w:val="20"/>
        </w:rPr>
        <w:t xml:space="preserve"> (the ranges might differ from calibration space as this was done prior to calibration of the model)</w:t>
      </w:r>
      <w:r w:rsidRPr="0058173B">
        <w:rPr>
          <w:sz w:val="20"/>
          <w:szCs w:val="20"/>
        </w:rPr>
        <w:t>.</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918"/>
        <w:gridCol w:w="1362"/>
        <w:gridCol w:w="2251"/>
        <w:gridCol w:w="1495"/>
      </w:tblGrid>
      <w:tr w:rsidR="00554D08" w:rsidRPr="003C38E8" w14:paraId="7BFF869C" w14:textId="77777777" w:rsidTr="00433030">
        <w:trPr>
          <w:cantSplit/>
          <w:tblHeader/>
          <w:jc w:val="center"/>
        </w:trPr>
        <w:tc>
          <w:tcPr>
            <w:tcW w:w="3918" w:type="dxa"/>
            <w:tcBorders>
              <w:bottom w:val="single" w:sz="6" w:space="0" w:color="000000"/>
            </w:tcBorders>
            <w:vAlign w:val="center"/>
          </w:tcPr>
          <w:p w14:paraId="3BF5F020" w14:textId="77777777" w:rsidR="00554D08" w:rsidRPr="005661E2" w:rsidRDefault="00554D08" w:rsidP="00433030">
            <w:pPr>
              <w:keepNext/>
              <w:spacing w:before="20" w:after="20" w:line="240" w:lineRule="auto"/>
              <w:ind w:firstLine="0"/>
              <w:jc w:val="left"/>
              <w:rPr>
                <w:rFonts w:cs="Times New Roman"/>
                <w:b/>
                <w:bCs/>
                <w:color w:val="000000"/>
                <w:sz w:val="20"/>
                <w:szCs w:val="20"/>
                <w:lang w:eastAsia="en-US"/>
              </w:rPr>
            </w:pPr>
            <w:r w:rsidRPr="005661E2">
              <w:rPr>
                <w:rFonts w:cs="Times New Roman"/>
                <w:b/>
                <w:bCs/>
                <w:color w:val="000000"/>
                <w:sz w:val="20"/>
                <w:szCs w:val="20"/>
                <w:lang w:eastAsia="en-US"/>
              </w:rPr>
              <w:t>Parameter</w:t>
            </w:r>
          </w:p>
        </w:tc>
        <w:tc>
          <w:tcPr>
            <w:tcW w:w="1362" w:type="dxa"/>
            <w:tcBorders>
              <w:bottom w:val="single" w:sz="6" w:space="0" w:color="000000"/>
            </w:tcBorders>
            <w:vAlign w:val="center"/>
          </w:tcPr>
          <w:p w14:paraId="6509D264" w14:textId="77777777" w:rsidR="00554D08" w:rsidRPr="005661E2" w:rsidRDefault="00554D08" w:rsidP="00433030">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Symbol</w:t>
            </w:r>
          </w:p>
        </w:tc>
        <w:tc>
          <w:tcPr>
            <w:tcW w:w="2251" w:type="dxa"/>
            <w:tcBorders>
              <w:bottom w:val="single" w:sz="6" w:space="0" w:color="000000"/>
            </w:tcBorders>
            <w:vAlign w:val="center"/>
          </w:tcPr>
          <w:p w14:paraId="44D92D34" w14:textId="77777777" w:rsidR="00554D08" w:rsidRPr="005661E2" w:rsidRDefault="00554D08" w:rsidP="00433030">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Range</w:t>
            </w:r>
          </w:p>
        </w:tc>
        <w:tc>
          <w:tcPr>
            <w:tcW w:w="1495" w:type="dxa"/>
            <w:tcBorders>
              <w:bottom w:val="single" w:sz="6" w:space="0" w:color="000000"/>
            </w:tcBorders>
            <w:vAlign w:val="center"/>
          </w:tcPr>
          <w:p w14:paraId="5AA80CCA" w14:textId="77777777" w:rsidR="00554D08" w:rsidRPr="005661E2" w:rsidRDefault="00554D08" w:rsidP="00433030">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Unit</w:t>
            </w:r>
          </w:p>
        </w:tc>
      </w:tr>
      <w:tr w:rsidR="00554D08" w:rsidRPr="003C38E8" w14:paraId="046D3EF6" w14:textId="77777777" w:rsidTr="00433030">
        <w:trPr>
          <w:cantSplit/>
          <w:jc w:val="center"/>
        </w:trPr>
        <w:tc>
          <w:tcPr>
            <w:tcW w:w="3918" w:type="dxa"/>
            <w:vAlign w:val="center"/>
          </w:tcPr>
          <w:p w14:paraId="14DBF7B9"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Film formation rate constant</w:t>
            </w:r>
          </w:p>
        </w:tc>
        <w:tc>
          <w:tcPr>
            <w:tcW w:w="1362" w:type="dxa"/>
            <w:vAlign w:val="center"/>
          </w:tcPr>
          <w:p w14:paraId="55BB4128"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f</m:t>
                    </m:r>
                  </m:sub>
                </m:sSub>
              </m:oMath>
            </m:oMathPara>
          </w:p>
        </w:tc>
        <w:tc>
          <w:tcPr>
            <w:tcW w:w="2251" w:type="dxa"/>
            <w:vAlign w:val="center"/>
          </w:tcPr>
          <w:p w14:paraId="0BBF8A47"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del w:id="9004" w:author="Claude" w:date="2026-10-09T11:31:34Z">
              <w:r>
                <w:rPr>
                  <w:rFonts w:cs="Times New Roman"/>
                  <w:color w:val="000000"/>
                  <w:sz w:val="20"/>
                  <w:szCs w:val="20"/>
                  <w:lang w:eastAsia="en-US"/>
                </w:rPr>
                <w:delText xml:space="preserve">50</w:delText>
              </w:r>
            </w:del>
            <w:ins w:id="9003" w:author="Claude" w:date="2026-10-09T11:31:34Z">
              <w:r w:rsidRPr="006B6A1E">
                <w:rPr>
                  <w:rFonts w:cs="Times New Roman"/>
                  <w:color w:val="000000"/>
                  <w:sz w:val="20"/>
                  <w:szCs w:val="20"/>
                  <w:lang w:eastAsia="en-US"/>
                </w:rPr>
                <w:t xml:space="preserve">3×10⁴</w:t>
              </w:r>
            </w:ins>
            <w:r w:rsidRPr="006B6A1E">
              <w:rPr>
                <w:rFonts w:cs="Times New Roman"/>
                <w:color w:val="000000"/>
                <w:sz w:val="20"/>
                <w:szCs w:val="20"/>
                <w:lang w:eastAsia="en-US"/>
              </w:rPr>
              <w:t xml:space="preserve">–</w:t>
            </w:r>
            <w:del w:id="9002" w:author="Claude" w:date="2026-10-09T11:31:34Z">
              <w:r>
                <w:rPr>
                  <w:rFonts w:cs="Times New Roman"/>
                  <w:color w:val="000000"/>
                  <w:sz w:val="20"/>
                  <w:szCs w:val="20"/>
                  <w:lang w:eastAsia="en-US"/>
                </w:rPr>
                <w:delText xml:space="preserve">200</w:delText>
              </w:r>
            </w:del>
            <w:ins w:id="9001" w:author="Claude" w:date="2026-10-09T11:31:34Z">
              <w:r w:rsidRPr="006B6A1E">
                <w:rPr>
                  <w:rFonts w:cs="Times New Roman"/>
                  <w:color w:val="000000"/>
                  <w:sz w:val="20"/>
                  <w:szCs w:val="20"/>
                  <w:lang w:eastAsia="en-US"/>
                </w:rPr>
                <w:t xml:space="preserve">3×10⁶</w:t>
              </w:r>
            </w:ins>
          </w:p>
        </w:tc>
        <w:tc>
          <w:tcPr>
            <w:tcW w:w="1495" w:type="dxa"/>
            <w:vAlign w:val="center"/>
          </w:tcPr>
          <w:p w14:paraId="4E288B1A"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EC20EE" w14:paraId="76FF6886" w14:textId="77777777" w:rsidTr="00433030">
        <w:trPr>
          <w:cantSplit/>
          <w:jc w:val="center"/>
        </w:trPr>
        <w:tc>
          <w:tcPr>
            <w:tcW w:w="3918" w:type="dxa"/>
            <w:vAlign w:val="center"/>
          </w:tcPr>
          <w:p w14:paraId="6E152706"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Film dissolution rate constant</w:t>
            </w:r>
          </w:p>
        </w:tc>
        <w:tc>
          <w:tcPr>
            <w:tcW w:w="1362" w:type="dxa"/>
            <w:vAlign w:val="center"/>
          </w:tcPr>
          <w:p w14:paraId="3C871235"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d</m:t>
                    </m:r>
                  </m:sub>
                </m:sSub>
              </m:oMath>
            </m:oMathPara>
          </w:p>
        </w:tc>
        <w:tc>
          <w:tcPr>
            <w:tcW w:w="2251" w:type="dxa"/>
            <w:vAlign w:val="center"/>
          </w:tcPr>
          <w:p w14:paraId="24D24D01"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 xml:space="preserve">1</w:t>
            </w:r>
            <w:ins w:id="9007" w:author="Claude" w:date="2026-10-09T11:31:34Z">
              <w:r w:rsidRPr="006B6A1E">
                <w:rPr>
                  <w:rFonts w:cs="Times New Roman"/>
                  <w:color w:val="000000"/>
                  <w:sz w:val="20"/>
                  <w:szCs w:val="20"/>
                  <w:lang w:eastAsia="en-US"/>
                </w:rPr>
                <w:t xml:space="preserve">×10⁶</w:t>
              </w:r>
            </w:ins>
            <w:r w:rsidRPr="006B6A1E">
              <w:rPr>
                <w:rFonts w:cs="Times New Roman"/>
                <w:color w:val="000000"/>
                <w:sz w:val="20"/>
                <w:szCs w:val="20"/>
                <w:lang w:eastAsia="en-US"/>
              </w:rPr>
              <w:t xml:space="preserve">–</w:t>
            </w:r>
            <w:del w:id="9006" w:author="Claude" w:date="2026-10-09T11:31:34Z">
              <w:r>
                <w:rPr>
                  <w:rFonts w:cs="Times New Roman"/>
                  <w:color w:val="000000"/>
                  <w:sz w:val="20"/>
                  <w:szCs w:val="20"/>
                  <w:lang w:eastAsia="en-US"/>
                </w:rPr>
                <w:delText xml:space="preserve">50</w:delText>
              </w:r>
            </w:del>
            <w:ins w:id="9005" w:author="Claude" w:date="2026-10-09T11:31:34Z">
              <w:r w:rsidRPr="006B6A1E">
                <w:rPr>
                  <w:rFonts w:cs="Times New Roman"/>
                  <w:color w:val="000000"/>
                  <w:sz w:val="20"/>
                  <w:szCs w:val="20"/>
                  <w:lang w:eastAsia="en-US"/>
                </w:rPr>
                <w:t xml:space="preserve">1×10⁹</w:t>
              </w:r>
            </w:ins>
          </w:p>
        </w:tc>
        <w:tc>
          <w:tcPr>
            <w:tcW w:w="1495" w:type="dxa"/>
            <w:vAlign w:val="center"/>
          </w:tcPr>
          <w:p w14:paraId="32E0D95C" w14:textId="2D08846F" w:rsidR="00554D08" w:rsidRPr="00EC20EE" w:rsidRDefault="00EC20EE" w:rsidP="00433030">
            <w:pPr>
              <w:keepNext/>
              <w:spacing w:before="20" w:after="20" w:line="240" w:lineRule="auto"/>
              <w:ind w:firstLine="0"/>
              <w:jc w:val="center"/>
              <w:rPr>
                <w:rFonts w:ascii="Cambria Math" w:hAnsi="Cambria Math" w:cs="Times New Roman"/>
                <w:color w:val="000000"/>
                <w:sz w:val="20"/>
                <w:szCs w:val="20"/>
                <w:lang w:eastAsia="en-US"/>
              </w:rPr>
            </w:pPr>
            <m:oMathPara>
              <m:oMath>
                <m:r>
                  <w:rPr>
                    <w:rFonts w:ascii="Cambria Math" w:hAnsi="Cambria Math" w:cs="Times New Roman"/>
                    <w:color w:val="000000"/>
                    <w:sz w:val="20"/>
                    <w:szCs w:val="20"/>
                    <w:lang w:eastAsia="en-US"/>
                  </w:rPr>
                  <m:t>m</m:t>
                </m:r>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t>
                    </m:r>
                  </m:e>
                  <m:sup>
                    <m:r>
                      <m:rPr>
                        <m:sty m:val="p"/>
                      </m:rPr>
                      <w:rPr>
                        <w:rFonts w:ascii="Cambria Math" w:hAnsi="Cambria Math" w:cs="Times New Roman"/>
                        <w:color w:val="000000"/>
                        <w:sz w:val="20"/>
                        <w:szCs w:val="20"/>
                        <w:lang w:eastAsia="en-US"/>
                      </w:rPr>
                      <m:t>6</m:t>
                    </m:r>
                  </m:sup>
                </m:sSup>
                <m:r>
                  <m:rPr>
                    <m:sty m:val="p"/>
                  </m:rPr>
                  <w:rPr>
                    <w:rFonts w:ascii="Cambria Math" w:hAnsi="Cambria Math" w:cs="Times New Roman"/>
                    <w:color w:val="000000"/>
                    <w:sz w:val="20"/>
                    <w:szCs w:val="20"/>
                    <w:lang w:eastAsia="en-US"/>
                  </w:rPr>
                  <m:t> </m:t>
                </m:r>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g</m:t>
                    </m:r>
                  </m:e>
                  <m:sup>
                    <m:r>
                      <m:rPr>
                        <m:sty m:val="p"/>
                      </m:rPr>
                      <w:rPr>
                        <w:rFonts w:ascii="Cambria Math" w:hAnsi="Cambria Math" w:cs="Times New Roman"/>
                        <w:color w:val="000000"/>
                        <w:sz w:val="20"/>
                        <w:szCs w:val="20"/>
                        <w:lang w:eastAsia="en-US"/>
                      </w:rPr>
                      <m:t>-2</m:t>
                    </m:r>
                  </m:sup>
                </m:sSup>
                <m:r>
                  <m:rPr>
                    <m:sty m:val="p"/>
                  </m:rPr>
                  <w:rPr>
                    <w:rFonts w:ascii="Cambria Math" w:hAnsi="Cambria Math" w:cs="Times New Roman"/>
                    <w:color w:val="000000"/>
                    <w:sz w:val="20"/>
                    <w:szCs w:val="20"/>
                    <w:lang w:eastAsia="en-US"/>
                  </w:rPr>
                  <m:t> </m:t>
                </m:r>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00DC5C6D" w14:textId="77777777" w:rsidTr="00433030">
        <w:trPr>
          <w:cantSplit/>
          <w:jc w:val="center"/>
        </w:trPr>
        <w:tc>
          <w:tcPr>
            <w:tcW w:w="3918" w:type="dxa"/>
            <w:vAlign w:val="center"/>
          </w:tcPr>
          <w:p w14:paraId="3F59CF2C"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Oxygen reduction rate constant</w:t>
            </w:r>
          </w:p>
        </w:tc>
        <w:tc>
          <w:tcPr>
            <w:tcW w:w="1362" w:type="dxa"/>
            <w:vAlign w:val="center"/>
          </w:tcPr>
          <w:p w14:paraId="736D9370"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m:rPr>
                        <m:sty m:val="p"/>
                      </m:rPr>
                      <w:rPr>
                        <w:rFonts w:ascii="Cambria Math" w:hAnsi="Cambria Math" w:cs="Times New Roman"/>
                        <w:color w:val="000000"/>
                        <w:sz w:val="20"/>
                        <w:szCs w:val="20"/>
                        <w:lang w:eastAsia="en-US"/>
                      </w:rPr>
                      <m:t>ORR</m:t>
                    </m:r>
                  </m:sub>
                </m:sSub>
              </m:oMath>
            </m:oMathPara>
          </w:p>
        </w:tc>
        <w:tc>
          <w:tcPr>
            <w:tcW w:w="2251" w:type="dxa"/>
            <w:vAlign w:val="center"/>
          </w:tcPr>
          <w:p w14:paraId="4DBE2254"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del w:id="9011" w:author="Claude" w:date="2026-10-09T11:31:34Z">
              <w:r>
                <w:rPr>
                  <w:rFonts w:cs="Times New Roman"/>
                  <w:color w:val="000000"/>
                  <w:sz w:val="20"/>
                  <w:szCs w:val="20"/>
                  <w:lang w:eastAsia="en-US"/>
                </w:rPr>
                <w:delText xml:space="preserve">0.1</w:delText>
              </w:r>
            </w:del>
            <w:ins w:id="9010" w:author="Claude" w:date="2026-10-09T11:31:34Z">
              <w:r w:rsidRPr="006B6A1E">
                <w:rPr>
                  <w:rFonts w:cs="Times New Roman"/>
                  <w:color w:val="000000"/>
                  <w:sz w:val="20"/>
                  <w:szCs w:val="20"/>
                  <w:lang w:eastAsia="en-US"/>
                </w:rPr>
                <w:t xml:space="preserve">10</w:t>
              </w:r>
            </w:ins>
            <w:r w:rsidRPr="006B6A1E">
              <w:rPr>
                <w:rFonts w:cs="Times New Roman"/>
                <w:color w:val="000000"/>
                <w:sz w:val="20"/>
                <w:szCs w:val="20"/>
                <w:lang w:eastAsia="en-US"/>
              </w:rPr>
              <w:t xml:space="preserve">–</w:t>
            </w:r>
            <w:del w:id="9009" w:author="Claude" w:date="2026-10-09T11:31:34Z">
              <w:r>
                <w:rPr>
                  <w:rFonts w:cs="Times New Roman"/>
                  <w:color w:val="000000"/>
                  <w:sz w:val="20"/>
                  <w:szCs w:val="20"/>
                  <w:lang w:eastAsia="en-US"/>
                </w:rPr>
                <w:delText xml:space="preserve">5.0</w:delText>
              </w:r>
            </w:del>
            <w:ins w:id="9008" w:author="Claude" w:date="2026-10-09T11:31:34Z">
              <w:r w:rsidRPr="006B6A1E">
                <w:rPr>
                  <w:rFonts w:cs="Times New Roman"/>
                  <w:color w:val="000000"/>
                  <w:sz w:val="20"/>
                  <w:szCs w:val="20"/>
                  <w:lang w:eastAsia="en-US"/>
                </w:rPr>
                <w:t xml:space="preserve">200</w:t>
              </w:r>
            </w:ins>
          </w:p>
        </w:tc>
        <w:tc>
          <w:tcPr>
            <w:tcW w:w="1495" w:type="dxa"/>
            <w:vAlign w:val="center"/>
          </w:tcPr>
          <w:p w14:paraId="1237C710"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649FA27D" w14:textId="77777777" w:rsidTr="00433030">
        <w:trPr>
          <w:cantSplit/>
          <w:jc w:val="center"/>
        </w:trPr>
        <w:tc>
          <w:tcPr>
            <w:tcW w:w="3918" w:type="dxa"/>
            <w:vAlign w:val="center"/>
          </w:tcPr>
          <w:p w14:paraId="20D26A23"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Oxygen diffusivity</w:t>
            </w:r>
          </w:p>
        </w:tc>
        <w:tc>
          <w:tcPr>
            <w:tcW w:w="1362" w:type="dxa"/>
            <w:vAlign w:val="center"/>
          </w:tcPr>
          <w:p w14:paraId="433E7E75"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sub>
                </m:sSub>
              </m:oMath>
            </m:oMathPara>
          </w:p>
        </w:tc>
        <w:tc>
          <w:tcPr>
            <w:tcW w:w="2251" w:type="dxa"/>
            <w:vAlign w:val="center"/>
          </w:tcPr>
          <w:p w14:paraId="4F862741"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5–20</w:t>
            </w:r>
          </w:p>
        </w:tc>
        <w:tc>
          <w:tcPr>
            <w:tcW w:w="1495" w:type="dxa"/>
            <w:vAlign w:val="center"/>
          </w:tcPr>
          <w:p w14:paraId="689CDB8D"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h</m:t>
                    </m:r>
                  </m:e>
                  <m:sup>
                    <m:r>
                      <m:rPr>
                        <m:sty m:val="p"/>
                      </m:rPr>
                      <w:rPr>
                        <w:rFonts w:ascii="Cambria Math" w:hAnsi="Cambria Math" w:cs="Times New Roman"/>
                        <w:color w:val="000000"/>
                        <w:sz w:val="20"/>
                        <w:szCs w:val="20"/>
                        <w:lang w:eastAsia="en-US"/>
                      </w:rPr>
                      <m:t>-1</m:t>
                    </m:r>
                  </m:sup>
                </m:sSup>
              </m:oMath>
            </m:oMathPara>
          </w:p>
        </w:tc>
      </w:tr>
      <w:tr w:rsidR="00554D08" w:rsidRPr="003C38E8" w14:paraId="478BB951" w14:textId="77777777" w:rsidTr="00433030">
        <w:trPr>
          <w:cantSplit/>
          <w:jc w:val="center"/>
        </w:trPr>
        <w:tc>
          <w:tcPr>
            <w:tcW w:w="3918" w:type="dxa"/>
            <w:vAlign w:val="center"/>
          </w:tcPr>
          <w:p w14:paraId="5B296F53"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Initial dissolved oxygen concentration</w:t>
            </w:r>
          </w:p>
        </w:tc>
        <w:tc>
          <w:tcPr>
            <w:tcW w:w="1362" w:type="dxa"/>
            <w:vAlign w:val="center"/>
          </w:tcPr>
          <w:p w14:paraId="5FA09BCA"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C</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r>
                      <m:rPr>
                        <m:sty m:val="p"/>
                      </m:rPr>
                      <w:rPr>
                        <w:rFonts w:ascii="Cambria Math" w:hAnsi="Cambria Math" w:cs="Times New Roman"/>
                        <w:color w:val="000000"/>
                        <w:sz w:val="20"/>
                        <w:szCs w:val="20"/>
                        <w:lang w:eastAsia="en-US"/>
                      </w:rPr>
                      <m:t>,0</m:t>
                    </m:r>
                  </m:sub>
                </m:sSub>
              </m:oMath>
            </m:oMathPara>
          </w:p>
        </w:tc>
        <w:tc>
          <w:tcPr>
            <w:tcW w:w="2251" w:type="dxa"/>
            <w:vAlign w:val="center"/>
          </w:tcPr>
          <w:p w14:paraId="2F859004" w14:textId="77777777" w:rsidR="00554D08" w:rsidRPr="00A26FEC" w:rsidRDefault="00554D08" w:rsidP="00433030">
            <w:pPr>
              <w:keepNext/>
              <w:spacing w:before="20" w:after="20" w:line="240" w:lineRule="auto"/>
              <w:ind w:firstLine="0"/>
              <w:jc w:val="center"/>
              <w:rPr>
                <w:rFonts w:cs="Times New Roman"/>
                <w:color w:val="000000"/>
                <w:sz w:val="20"/>
                <w:szCs w:val="20"/>
                <w:lang w:eastAsia="en-US"/>
              </w:rPr>
            </w:pPr>
            <m:oMathPara>
              <m:oMathParaPr>
                <m:jc m:val="left"/>
              </m:oMathParaPr>
              <m:oMath>
                <m:r>
                  <m:rPr>
                    <m:sty m:val="p"/>
                  </m:rPr>
                  <w:rPr>
                    <w:del w:id="20007" w:author="Claude" w:date="2026-10-09T11:31:34Z"/>
                    <w:rFonts w:ascii="Cambria Math" w:hAnsi="Cambria Math" w:cs="Times New Roman"/>
                    <w:color w:val="000000"/>
                    <w:sz w:val="20"/>
                    <w:szCs w:val="20"/>
                    <w:lang w:eastAsia="en-US"/>
                  </w:rPr>
                  <m:t>1</m:t>
                </m:r>
                <m:r>
                  <w:rPr>
                    <w:del w:id="20008" w:author="Claude" w:date="2026-10-09T11:31:34Z"/>
                    <w:rFonts w:ascii="Cambria Math" w:hAnsi="Cambria Math" w:cs="Times New Roman"/>
                    <w:color w:val="000000"/>
                    <w:sz w:val="20"/>
                    <w:szCs w:val="20"/>
                    <w:lang w:eastAsia="en-US"/>
                  </w:rPr>
                  <m:t>×</m:t>
                </m:r>
                <m:sSup>
                  <m:sSupPr>
                    <m:ctrlPr>
                      <w:rPr>
                        <w:rFonts w:ascii="Cambria Math" w:hAnsi="Cambria Math" w:cs="Times New Roman"/>
                        <w:color w:val="000000"/>
                        <w:sz w:val="20"/>
                        <w:szCs w:val="20"/>
                        <w:lang w:eastAsia="en-US"/>
                      </w:rPr>
                    </m:ctrlPr>
                  </m:sSupPr>
                  <m:e>
                    <m:r>
                      <m:rPr>
                        <m:sty m:val="p"/>
                      </m:rPr>
                      <w:rPr>
                        <w:del w:id="20009" w:author="Claude" w:date="2026-10-09T11:31:34Z"/>
                        <w:rFonts w:ascii="Cambria Math" w:hAnsi="Cambria Math" w:cs="Times New Roman"/>
                        <w:color w:val="000000"/>
                        <w:sz w:val="20"/>
                        <w:szCs w:val="20"/>
                        <w:lang w:eastAsia="en-US"/>
                      </w:rPr>
                      <m:t>10</m:t>
                    </m:r>
                  </m:e>
                  <m:sup>
                    <m:r>
                      <m:rPr>
                        <m:sty m:val="p"/>
                      </m:rPr>
                      <w:rPr>
                        <w:del w:id="20010" w:author="Claude" w:date="2026-10-09T11:31:34Z"/>
                        <w:rFonts w:ascii="Cambria Math" w:hAnsi="Cambria Math" w:cs="Times New Roman"/>
                        <w:color w:val="000000"/>
                        <w:sz w:val="20"/>
                        <w:szCs w:val="20"/>
                        <w:lang w:eastAsia="en-US"/>
                      </w:rPr>
                      <m:t>-9</m:t>
                    </m:r>
                  </m:sup>
                </m:sSup>
                <m:r>
                  <m:rPr>
                    <m:sty m:val="p"/>
                  </m:rPr>
                  <w:rPr>
                    <w:del w:id="20011" w:author="Claude" w:date="2026-10-09T11:31:34Z"/>
                    <w:rFonts w:ascii="Cambria Math" w:hAnsi="Cambria Math" w:cs="Times New Roman"/>
                    <w:color w:val="000000"/>
                    <w:sz w:val="20"/>
                    <w:szCs w:val="20"/>
                    <w:lang w:eastAsia="en-US"/>
                  </w:rPr>
                  <m:t xml:space="preserve"> </m:t>
                </m:r>
                <m:r>
                  <w:rPr>
                    <w:del w:id="20012" w:author="Claude" w:date="2026-10-09T11:31:34Z"/>
                    <w:rFonts w:ascii="Cambria Math" w:hAnsi="Cambria Math" w:cs="Times New Roman"/>
                    <w:color w:val="000000"/>
                    <w:sz w:val="20"/>
                    <w:szCs w:val="20"/>
                    <w:lang w:eastAsia="en-US"/>
                  </w:rPr>
                  <m:t>to</m:t>
                </m:r>
                <m:r>
                  <m:rPr>
                    <m:sty m:val="p"/>
                  </m:rPr>
                  <w:rPr>
                    <w:del w:id="20013" w:author="Claude" w:date="2026-10-09T11:31:34Z"/>
                    <w:rFonts w:ascii="Cambria Math" w:hAnsi="Cambria Math" w:cs="Times New Roman"/>
                    <w:color w:val="000000"/>
                    <w:sz w:val="20"/>
                    <w:szCs w:val="20"/>
                    <w:lang w:eastAsia="en-US"/>
                  </w:rPr>
                  <m:t xml:space="preserve"> 1</m:t>
                </m:r>
                <m:r>
                  <w:rPr>
                    <w:del w:id="20014" w:author="Claude" w:date="2026-10-09T11:31:34Z"/>
                    <w:rFonts w:ascii="Cambria Math" w:hAnsi="Cambria Math" w:cs="Times New Roman"/>
                    <w:color w:val="000000"/>
                    <w:sz w:val="20"/>
                    <w:szCs w:val="20"/>
                    <w:lang w:eastAsia="en-US"/>
                  </w:rPr>
                  <m:t>×</m:t>
                </m:r>
                <m:sSup>
                  <m:sSupPr>
                    <m:ctrlPr>
                      <w:rPr>
                        <w:rFonts w:ascii="Cambria Math" w:hAnsi="Cambria Math" w:cs="Times New Roman"/>
                        <w:color w:val="000000"/>
                        <w:sz w:val="20"/>
                        <w:szCs w:val="20"/>
                        <w:lang w:eastAsia="en-US"/>
                      </w:rPr>
                    </m:ctrlPr>
                  </m:sSupPr>
                  <m:e>
                    <m:r>
                      <m:rPr>
                        <m:sty m:val="p"/>
                      </m:rPr>
                      <w:rPr>
                        <w:del w:id="20015" w:author="Claude" w:date="2026-10-09T11:31:34Z"/>
                        <w:rFonts w:ascii="Cambria Math" w:hAnsi="Cambria Math" w:cs="Times New Roman"/>
                        <w:color w:val="000000"/>
                        <w:sz w:val="20"/>
                        <w:szCs w:val="20"/>
                        <w:lang w:eastAsia="en-US"/>
                      </w:rPr>
                      <m:t>10</m:t>
                    </m:r>
                  </m:e>
                  <m:sup>
                    <m:r>
                      <m:rPr>
                        <m:sty m:val="p"/>
                      </m:rPr>
                      <w:rPr>
                        <w:del w:id="20016" w:author="Claude" w:date="2026-10-09T11:31:34Z"/>
                        <w:rFonts w:ascii="Cambria Math" w:hAnsi="Cambria Math" w:cs="Times New Roman"/>
                        <w:color w:val="000000"/>
                        <w:sz w:val="20"/>
                        <w:szCs w:val="20"/>
                        <w:lang w:eastAsia="en-US"/>
                      </w:rPr>
                      <m:t>-7</m:t>
                    </m:r>
                  </m:sup>
                </m:sSup>
              </m:oMath>
            </m:oMathPara>
            <m:oMath>
              <m:r>
                <w:rPr>
                  <w:ins w:id="20001" w:author="Claude" w:date="2026-10-09T11:31:34Z"/>
                </w:rPr>
                <m:t xml:space="preserve">1×</m:t>
              </m:r>
              <m:sSup>
                <m:e>
                  <m:r>
                    <w:rPr>
                      <w:ins w:id="20002" w:author="Claude" w:date="2026-10-09T11:31:34Z"/>
                    </w:rPr>
                    <m:t xml:space="preserve">10</m:t>
                  </m:r>
                </m:e>
                <m:sup>
                  <m:r>
                    <w:rPr>
                      <w:ins w:id="20003" w:author="Claude" w:date="2026-10-09T11:31:34Z"/>
                    </w:rPr>
                    <m:t xml:space="preserve">−9</m:t>
                  </m:r>
                </m:sup>
              </m:sSup>
              <m:r>
                <w:rPr>
                  <w:ins w:id="20004" w:author="Claude" w:date="2026-10-09T11:31:34Z"/>
                </w:rPr>
                <m:t xml:space="preserve">–1×</m:t>
              </m:r>
              <m:sSup>
                <m:e>
                  <m:r>
                    <w:rPr>
                      <w:ins w:id="20005" w:author="Claude" w:date="2026-10-09T11:31:34Z"/>
                    </w:rPr>
                    <m:t xml:space="preserve">10</m:t>
                  </m:r>
                </m:e>
                <m:sup>
                  <m:r>
                    <w:rPr>
                      <w:ins w:id="20006" w:author="Claude" w:date="2026-10-09T11:31:34Z"/>
                    </w:rPr>
                    <m:t xml:space="preserve">−8</m:t>
                  </m:r>
                </m:sup>
              </m:sSup>
            </m:oMath>
          </w:p>
        </w:tc>
        <w:tc>
          <w:tcPr>
            <w:tcW w:w="1495" w:type="dxa"/>
            <w:vAlign w:val="center"/>
          </w:tcPr>
          <w:p w14:paraId="31F2B80E"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g</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-3</m:t>
                    </m:r>
                  </m:sup>
                </m:sSup>
              </m:oMath>
            </m:oMathPara>
          </w:p>
        </w:tc>
      </w:tr>
      <w:tr w:rsidR="00554D08" w:rsidRPr="003C38E8" w14:paraId="67037366" w14:textId="77777777" w:rsidTr="00433030">
        <w:trPr>
          <w:cantSplit/>
          <w:jc w:val="center"/>
        </w:trPr>
        <w:tc>
          <w:tcPr>
            <w:tcW w:w="3918" w:type="dxa"/>
            <w:vAlign w:val="center"/>
          </w:tcPr>
          <w:p w14:paraId="56513629"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Zn²⁺ diffusivity</w:t>
            </w:r>
          </w:p>
        </w:tc>
        <w:tc>
          <w:tcPr>
            <w:tcW w:w="1362" w:type="dxa"/>
            <w:vAlign w:val="center"/>
          </w:tcPr>
          <w:p w14:paraId="0497A5A7"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Zn</m:t>
                    </m:r>
                  </m:sub>
                </m:sSub>
              </m:oMath>
            </m:oMathPara>
          </w:p>
        </w:tc>
        <w:tc>
          <w:tcPr>
            <w:tcW w:w="2251" w:type="dxa"/>
            <w:vAlign w:val="center"/>
          </w:tcPr>
          <w:p w14:paraId="48BABA94"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1.5–5.0</w:t>
            </w:r>
          </w:p>
        </w:tc>
        <w:tc>
          <w:tcPr>
            <w:tcW w:w="1495" w:type="dxa"/>
            <w:vAlign w:val="center"/>
          </w:tcPr>
          <w:p w14:paraId="3E94A179"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h</m:t>
                    </m:r>
                  </m:e>
                  <m:sup>
                    <m:r>
                      <m:rPr>
                        <m:sty m:val="p"/>
                      </m:rPr>
                      <w:rPr>
                        <w:rFonts w:ascii="Cambria Math" w:hAnsi="Cambria Math" w:cs="Times New Roman"/>
                        <w:color w:val="000000"/>
                        <w:sz w:val="20"/>
                        <w:szCs w:val="20"/>
                        <w:lang w:eastAsia="en-US"/>
                      </w:rPr>
                      <m:t>-1</m:t>
                    </m:r>
                  </m:sup>
                </m:sSup>
              </m:oMath>
            </m:oMathPara>
          </w:p>
        </w:tc>
      </w:tr>
      <w:tr w:rsidR="00554D08" w:rsidRPr="003C38E8" w14:paraId="522DC899" w14:textId="77777777" w:rsidTr="00433030">
        <w:trPr>
          <w:cantSplit/>
          <w:jc w:val="center"/>
        </w:trPr>
        <w:tc>
          <w:tcPr>
            <w:tcW w:w="3918" w:type="dxa"/>
            <w:vAlign w:val="center"/>
          </w:tcPr>
          <w:p w14:paraId="0A6F0519"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Cl⁻ diffusivity</w:t>
            </w:r>
          </w:p>
        </w:tc>
        <w:tc>
          <w:tcPr>
            <w:tcW w:w="1362" w:type="dxa"/>
            <w:vAlign w:val="center"/>
          </w:tcPr>
          <w:p w14:paraId="602338EB"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Cl</m:t>
                    </m:r>
                  </m:sub>
                </m:sSub>
              </m:oMath>
            </m:oMathPara>
          </w:p>
        </w:tc>
        <w:tc>
          <w:tcPr>
            <w:tcW w:w="2251" w:type="dxa"/>
            <w:vAlign w:val="center"/>
          </w:tcPr>
          <w:p w14:paraId="424B68FC"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5–15</w:t>
            </w:r>
          </w:p>
        </w:tc>
        <w:tc>
          <w:tcPr>
            <w:tcW w:w="1495" w:type="dxa"/>
            <w:vAlign w:val="center"/>
          </w:tcPr>
          <w:p w14:paraId="62076EAD"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h</m:t>
                    </m:r>
                  </m:e>
                  <m:sup>
                    <m:r>
                      <m:rPr>
                        <m:sty m:val="p"/>
                      </m:rPr>
                      <w:rPr>
                        <w:rFonts w:ascii="Cambria Math" w:hAnsi="Cambria Math" w:cs="Times New Roman"/>
                        <w:color w:val="000000"/>
                        <w:sz w:val="20"/>
                        <w:szCs w:val="20"/>
                        <w:lang w:eastAsia="en-US"/>
                      </w:rPr>
                      <m:t>-1</m:t>
                    </m:r>
                  </m:sup>
                </m:sSup>
              </m:oMath>
            </m:oMathPara>
          </w:p>
        </w:tc>
      </w:tr>
      <w:tr w:rsidR="00554D08" w:rsidRPr="003C38E8" w14:paraId="6F687237" w14:textId="77777777" w:rsidTr="00433030">
        <w:trPr>
          <w:cantSplit/>
          <w:jc w:val="center"/>
        </w:trPr>
        <w:tc>
          <w:tcPr>
            <w:tcW w:w="3918" w:type="dxa"/>
            <w:vAlign w:val="center"/>
          </w:tcPr>
          <w:p w14:paraId="4175890C" w14:textId="77777777" w:rsidR="00554D08" w:rsidRPr="006B6A1E" w:rsidRDefault="00554D08" w:rsidP="00433030">
            <w:pPr>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OH⁻ diffusivity</w:t>
            </w:r>
          </w:p>
        </w:tc>
        <w:tc>
          <w:tcPr>
            <w:tcW w:w="1362" w:type="dxa"/>
            <w:vAlign w:val="center"/>
          </w:tcPr>
          <w:p w14:paraId="551767AD" w14:textId="77777777" w:rsidR="00554D08" w:rsidRPr="006B6A1E" w:rsidRDefault="00000000" w:rsidP="00433030">
            <w:pPr>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OH</m:t>
                    </m:r>
                  </m:sub>
                </m:sSub>
              </m:oMath>
            </m:oMathPara>
          </w:p>
        </w:tc>
        <w:tc>
          <w:tcPr>
            <w:tcW w:w="2251" w:type="dxa"/>
            <w:vAlign w:val="center"/>
          </w:tcPr>
          <w:p w14:paraId="7DF13B46" w14:textId="77777777" w:rsidR="00554D08" w:rsidRPr="006B6A1E" w:rsidRDefault="00554D08" w:rsidP="00433030">
            <w:pPr>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15–35</w:t>
            </w:r>
          </w:p>
        </w:tc>
        <w:tc>
          <w:tcPr>
            <w:tcW w:w="1495" w:type="dxa"/>
            <w:vAlign w:val="center"/>
          </w:tcPr>
          <w:p w14:paraId="2A7BEE0F" w14:textId="77777777" w:rsidR="00554D08" w:rsidRPr="006B6A1E" w:rsidRDefault="00000000" w:rsidP="00433030">
            <w:pPr>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h</m:t>
                    </m:r>
                  </m:e>
                  <m:sup>
                    <m:r>
                      <m:rPr>
                        <m:sty m:val="p"/>
                      </m:rPr>
                      <w:rPr>
                        <w:rFonts w:ascii="Cambria Math" w:hAnsi="Cambria Math" w:cs="Times New Roman"/>
                        <w:color w:val="000000"/>
                        <w:sz w:val="20"/>
                        <w:szCs w:val="20"/>
                        <w:lang w:eastAsia="en-US"/>
                      </w:rPr>
                      <m:t>-1</m:t>
                    </m:r>
                  </m:sup>
                </m:sSup>
              </m:oMath>
            </m:oMathPara>
          </w:p>
        </w:tc>
      </w:tr>
    </w:tbl>
    <w:p w14:paraId="14F28DBC" w14:textId="77777777" w:rsidR="00554D08" w:rsidRDefault="00554D08" w:rsidP="00554D08">
      <w:pPr>
        <w:pStyle w:val="Captions"/>
        <w:keepNext/>
        <w:spacing w:before="360" w:after="80"/>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6</w:t>
      </w:r>
      <w:r w:rsidRPr="007E2F54">
        <w:rPr>
          <w:b/>
          <w:bCs/>
          <w:noProof/>
          <w:sz w:val="20"/>
          <w:szCs w:val="20"/>
        </w:rPr>
        <w:fldChar w:fldCharType="end"/>
      </w:r>
      <w:r w:rsidRPr="007E2F54">
        <w:rPr>
          <w:b/>
          <w:bCs/>
          <w:sz w:val="20"/>
          <w:szCs w:val="20"/>
        </w:rPr>
        <w:t>.</w:t>
      </w:r>
      <w:r>
        <w:rPr>
          <w:sz w:val="20"/>
          <w:szCs w:val="20"/>
        </w:rPr>
        <w:t xml:space="preserve"> </w:t>
      </w:r>
      <w:r w:rsidRPr="003A1412">
        <w:rPr>
          <w:sz w:val="20"/>
          <w:szCs w:val="20"/>
        </w:rPr>
        <w:t>Morris design settings.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4509"/>
        <w:gridCol w:w="4517"/>
      </w:tblGrid>
      <w:tr w:rsidR="00554D08" w:rsidRPr="009C2673" w14:paraId="755E78B8" w14:textId="77777777" w:rsidTr="00433030">
        <w:trPr>
          <w:cantSplit/>
          <w:tblHeader/>
          <w:jc w:val="center"/>
        </w:trPr>
        <w:tc>
          <w:tcPr>
            <w:tcW w:w="4509" w:type="dxa"/>
            <w:tcBorders>
              <w:bottom w:val="single" w:sz="6" w:space="0" w:color="000000"/>
            </w:tcBorders>
            <w:vAlign w:val="center"/>
          </w:tcPr>
          <w:p w14:paraId="3834328C" w14:textId="77777777" w:rsidR="00554D08" w:rsidRPr="005661E2" w:rsidRDefault="00554D08" w:rsidP="00433030">
            <w:pPr>
              <w:keepNext/>
              <w:spacing w:before="20" w:after="20" w:line="240" w:lineRule="auto"/>
              <w:ind w:firstLine="0"/>
              <w:jc w:val="left"/>
              <w:rPr>
                <w:rFonts w:cs="Times New Roman"/>
                <w:b/>
                <w:bCs/>
                <w:color w:val="000000"/>
                <w:sz w:val="20"/>
                <w:szCs w:val="20"/>
                <w:lang w:eastAsia="en-US"/>
              </w:rPr>
            </w:pPr>
            <w:r w:rsidRPr="005661E2">
              <w:rPr>
                <w:rFonts w:cs="Times New Roman"/>
                <w:b/>
                <w:bCs/>
                <w:color w:val="000000"/>
                <w:sz w:val="20"/>
                <w:szCs w:val="20"/>
                <w:lang w:eastAsia="en-US"/>
              </w:rPr>
              <w:t>Setting</w:t>
            </w:r>
          </w:p>
        </w:tc>
        <w:tc>
          <w:tcPr>
            <w:tcW w:w="4517" w:type="dxa"/>
            <w:tcBorders>
              <w:bottom w:val="single" w:sz="6" w:space="0" w:color="000000"/>
            </w:tcBorders>
            <w:vAlign w:val="center"/>
          </w:tcPr>
          <w:p w14:paraId="4584091D" w14:textId="77777777" w:rsidR="00554D08" w:rsidRPr="005661E2" w:rsidRDefault="00554D08" w:rsidP="00433030">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Value</w:t>
            </w:r>
          </w:p>
        </w:tc>
      </w:tr>
      <w:tr w:rsidR="00554D08" w:rsidRPr="009C2673" w14:paraId="0DC63421" w14:textId="77777777" w:rsidTr="00433030">
        <w:trPr>
          <w:cantSplit/>
          <w:jc w:val="center"/>
        </w:trPr>
        <w:tc>
          <w:tcPr>
            <w:tcW w:w="4509" w:type="dxa"/>
            <w:vAlign w:val="center"/>
          </w:tcPr>
          <w:p w14:paraId="444A2D38"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Sensitivity method</w:t>
            </w:r>
          </w:p>
        </w:tc>
        <w:tc>
          <w:tcPr>
            <w:tcW w:w="4517" w:type="dxa"/>
            <w:vAlign w:val="center"/>
          </w:tcPr>
          <w:p w14:paraId="6CB59947"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Morris elementary effects</w:t>
            </w:r>
          </w:p>
        </w:tc>
      </w:tr>
      <w:tr w:rsidR="00554D08" w:rsidRPr="009C2673" w14:paraId="6BED072E" w14:textId="77777777" w:rsidTr="00433030">
        <w:trPr>
          <w:cantSplit/>
          <w:jc w:val="center"/>
        </w:trPr>
        <w:tc>
          <w:tcPr>
            <w:tcW w:w="4509" w:type="dxa"/>
            <w:vAlign w:val="center"/>
          </w:tcPr>
          <w:p w14:paraId="07CA88DE"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Software</w:t>
            </w:r>
          </w:p>
        </w:tc>
        <w:tc>
          <w:tcPr>
            <w:tcW w:w="4517" w:type="dxa"/>
            <w:vAlign w:val="center"/>
          </w:tcPr>
          <w:p w14:paraId="7FF16CEF"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SALib</w:t>
            </w:r>
          </w:p>
        </w:tc>
      </w:tr>
      <w:tr w:rsidR="00554D08" w:rsidRPr="009C2673" w14:paraId="21C9CEC2" w14:textId="77777777" w:rsidTr="00433030">
        <w:trPr>
          <w:cantSplit/>
          <w:jc w:val="center"/>
        </w:trPr>
        <w:tc>
          <w:tcPr>
            <w:tcW w:w="4509" w:type="dxa"/>
            <w:vAlign w:val="center"/>
          </w:tcPr>
          <w:p w14:paraId="7F396160"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Number of parameters</w:t>
            </w:r>
          </w:p>
        </w:tc>
        <w:tc>
          <w:tcPr>
            <w:tcW w:w="4517" w:type="dxa"/>
            <w:vAlign w:val="center"/>
          </w:tcPr>
          <w:p w14:paraId="57598ED8"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8</w:t>
            </w:r>
          </w:p>
        </w:tc>
      </w:tr>
      <w:tr w:rsidR="00554D08" w:rsidRPr="009C2673" w14:paraId="7B32DC5B" w14:textId="77777777" w:rsidTr="00433030">
        <w:trPr>
          <w:cantSplit/>
          <w:jc w:val="center"/>
        </w:trPr>
        <w:tc>
          <w:tcPr>
            <w:tcW w:w="4509" w:type="dxa"/>
            <w:vAlign w:val="center"/>
          </w:tcPr>
          <w:p w14:paraId="560DBD98"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Number of levels (p)</w:t>
            </w:r>
          </w:p>
        </w:tc>
        <w:tc>
          <w:tcPr>
            <w:tcW w:w="4517" w:type="dxa"/>
            <w:vAlign w:val="center"/>
          </w:tcPr>
          <w:p w14:paraId="682F573E"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4</w:t>
            </w:r>
          </w:p>
        </w:tc>
      </w:tr>
      <w:tr w:rsidR="00554D08" w:rsidRPr="009C2673" w14:paraId="75B2BEC1" w14:textId="77777777" w:rsidTr="00433030">
        <w:trPr>
          <w:cantSplit/>
          <w:jc w:val="center"/>
        </w:trPr>
        <w:tc>
          <w:tcPr>
            <w:tcW w:w="4509" w:type="dxa"/>
            <w:vAlign w:val="center"/>
          </w:tcPr>
          <w:p w14:paraId="693C9268"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Number of trajectories (r)</w:t>
            </w:r>
          </w:p>
        </w:tc>
        <w:tc>
          <w:tcPr>
            <w:tcW w:w="4517" w:type="dxa"/>
            <w:vAlign w:val="center"/>
          </w:tcPr>
          <w:p w14:paraId="53C989A7"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20</w:t>
            </w:r>
          </w:p>
        </w:tc>
      </w:tr>
      <w:tr w:rsidR="00554D08" w:rsidRPr="009C2673" w14:paraId="0D967B58" w14:textId="77777777" w:rsidTr="00433030">
        <w:trPr>
          <w:cantSplit/>
          <w:jc w:val="center"/>
        </w:trPr>
        <w:tc>
          <w:tcPr>
            <w:tcW w:w="4509" w:type="dxa"/>
            <w:vAlign w:val="center"/>
          </w:tcPr>
          <w:p w14:paraId="654CF250"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Total model evaluations</w:t>
            </w:r>
          </w:p>
        </w:tc>
        <w:tc>
          <w:tcPr>
            <w:tcW w:w="4517" w:type="dxa"/>
            <w:vAlign w:val="center"/>
          </w:tcPr>
          <w:p w14:paraId="53F8DF2C"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180</w:t>
            </w:r>
          </w:p>
        </w:tc>
      </w:tr>
      <w:tr w:rsidR="00554D08" w:rsidRPr="009C2673" w14:paraId="723A9D5C" w14:textId="77777777" w:rsidTr="00433030">
        <w:trPr>
          <w:cantSplit/>
          <w:jc w:val="center"/>
        </w:trPr>
        <w:tc>
          <w:tcPr>
            <w:tcW w:w="4509" w:type="dxa"/>
            <w:vAlign w:val="center"/>
          </w:tcPr>
          <w:p w14:paraId="6106A912" w14:textId="77777777" w:rsidR="00554D08" w:rsidRPr="006B6A1E" w:rsidRDefault="00554D08" w:rsidP="00433030">
            <w:pPr>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Response metric</w:t>
            </w:r>
          </w:p>
        </w:tc>
        <w:tc>
          <w:tcPr>
            <w:tcW w:w="4517" w:type="dxa"/>
            <w:vAlign w:val="center"/>
          </w:tcPr>
          <w:p w14:paraId="57910A07" w14:textId="77777777" w:rsidR="00554D08" w:rsidRPr="006B6A1E" w:rsidRDefault="00554D08" w:rsidP="00433030">
            <w:pPr>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Mass loss after 168 h</w:t>
            </w:r>
          </w:p>
        </w:tc>
      </w:tr>
    </w:tbl>
    <w:p w14:paraId="049BCD5C" w14:textId="77777777" w:rsidR="00554D08" w:rsidRDefault="00554D08" w:rsidP="00554D08">
      <w:pPr>
        <w:keepNext/>
        <w:spacing w:before="360" w:line="240" w:lineRule="auto"/>
        <w:ind w:firstLine="0"/>
        <w:jc w:val="center"/>
      </w:pPr>
      <w:r>
        <w:rPr>
          <w:noProof/>
        </w:rPr>
        <w:drawing>
          <wp:inline distT="0" distB="0" distL="0" distR="0" wp14:anchorId="79512761" wp14:editId="3960B005">
            <wp:extent cx="3746380" cy="2700000"/>
            <wp:effectExtent l="0" t="0" r="6985" b="5715"/>
            <wp:docPr id="9142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46380" cy="2700000"/>
                    </a:xfrm>
                    <a:prstGeom prst="rect">
                      <a:avLst/>
                    </a:prstGeom>
                    <a:noFill/>
                    <a:ln>
                      <a:noFill/>
                    </a:ln>
                  </pic:spPr>
                </pic:pic>
              </a:graphicData>
            </a:graphic>
          </wp:inline>
        </w:drawing>
      </w:r>
    </w:p>
    <w:p w14:paraId="6821EE07" w14:textId="011580D2" w:rsidR="00554D08" w:rsidRDefault="00554D08" w:rsidP="00554D08">
      <w:pPr>
        <w:pStyle w:val="Captions"/>
        <w:spacing w:before="80" w:after="360"/>
      </w:pPr>
      <w:r w:rsidRPr="007E2F54">
        <w:rPr>
          <w:b/>
          <w:bCs/>
          <w:sz w:val="20"/>
          <w:szCs w:val="20"/>
        </w:rPr>
        <w:t xml:space="preserve">Figure </w:t>
      </w:r>
      <w:del w:id="141" w:author="Claude" w:date="2026-10-09T04:34:00Z">
        <w:r>
          <w:rPr>
            <w:b/>
            <w:bCs/>
            <w:sz w:val="20"/>
            <w:szCs w:val="20"/>
          </w:rPr>
          <w:delText>S4</w:delText>
        </w:r>
      </w:del>
      <w:ins w:id="142" w:author="Claude" w:date="2026-10-09T04:34:00Z">
        <w:r w:rsidRPr="007E2F54">
          <w:rPr>
            <w:b/>
            <w:bCs/>
            <w:sz w:val="20"/>
            <w:szCs w:val="20"/>
          </w:rPr>
          <w:t>S</w:t>
        </w:r>
      </w:ins>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ins w:id="143" w:author="Claude" w:date="2026-10-09T04:34:00Z">
        <w:r w:rsidR="00D80D58">
          <w:rPr>
            <w:b/>
            <w:bCs/>
            <w:noProof/>
            <w:sz w:val="20"/>
            <w:szCs w:val="20"/>
          </w:rPr>
          <w:t>3</w:t>
        </w:r>
      </w:ins>
      <w:r w:rsidRPr="007E2F54">
        <w:rPr>
          <w:b/>
          <w:bCs/>
          <w:sz w:val="20"/>
          <w:szCs w:val="20"/>
        </w:rPr>
        <w:fldChar w:fldCharType="end"/>
      </w:r>
      <w:r w:rsidRPr="007E2F54">
        <w:rPr>
          <w:b/>
          <w:bCs/>
          <w:sz w:val="20"/>
          <w:szCs w:val="20"/>
        </w:rPr>
        <w:t>.</w:t>
      </w:r>
      <w:r>
        <w:rPr>
          <w:sz w:val="20"/>
          <w:szCs w:val="20"/>
        </w:rPr>
        <w:t xml:space="preserve"> </w:t>
      </w:r>
      <w:r w:rsidRPr="009D3074">
        <w:rPr>
          <w:sz w:val="20"/>
          <w:szCs w:val="20"/>
        </w:rPr>
        <w:t>Time-dependent Morris sensitivity indices (μ</w:t>
      </w:r>
      <w:r w:rsidRPr="003A6B98">
        <w:rPr>
          <w:rFonts w:ascii="Cambria Math" w:hAnsi="Cambria Math" w:cs="Cambria Math"/>
          <w:sz w:val="20"/>
          <w:szCs w:val="20"/>
          <w:vertAlign w:val="superscript"/>
        </w:rPr>
        <w:t>∗</w:t>
      </w:r>
      <w:r w:rsidRPr="009D3074">
        <w:rPr>
          <w:sz w:val="20"/>
          <w:szCs w:val="20"/>
        </w:rPr>
        <w:t>) for the model parameters affecting predicted Zn mass loss during 168 h of degradation. The variation of μ</w:t>
      </w:r>
      <w:r w:rsidRPr="003A6B98">
        <w:rPr>
          <w:rFonts w:ascii="Cambria Math" w:hAnsi="Cambria Math" w:cs="Cambria Math"/>
          <w:sz w:val="20"/>
          <w:szCs w:val="20"/>
          <w:vertAlign w:val="superscript"/>
        </w:rPr>
        <w:t>∗</w:t>
      </w:r>
      <w:r w:rsidRPr="009D3074">
        <w:rPr>
          <w:sz w:val="20"/>
          <w:szCs w:val="20"/>
        </w:rPr>
        <w:t xml:space="preserve"> </w:t>
      </w:r>
      <w:r>
        <w:rPr>
          <w:sz w:val="20"/>
          <w:szCs w:val="20"/>
        </w:rPr>
        <w:t xml:space="preserve">over time quantifies how each parameter's influence on the degradation response changes </w:t>
      </w:r>
      <w:r w:rsidRPr="009D3074">
        <w:rPr>
          <w:sz w:val="20"/>
          <w:szCs w:val="20"/>
        </w:rPr>
        <w:t>throughout the simulation period</w:t>
      </w:r>
      <w:r w:rsidRPr="00897B3B">
        <w:rPr>
          <w:sz w:val="20"/>
          <w:szCs w:val="20"/>
        </w:rPr>
        <w:t>.</w:t>
      </w:r>
    </w:p>
    <w:p w14:paraId="78B577CD" w14:textId="77777777" w:rsidR="005D7A85" w:rsidRDefault="005F4719" w:rsidP="00BE6B79">
      <w:pPr>
        <w:pStyle w:val="Heading1"/>
      </w:pPr>
      <w:r>
        <w:lastRenderedPageBreak/>
        <w:t>S5. Bayesian calibration and validation</w:t>
      </w:r>
    </w:p>
    <w:p w14:paraId="64C1FDF0" w14:textId="3A1273C3" w:rsidR="00DA0507" w:rsidRDefault="00DA0507" w:rsidP="00DA0507">
      <w:pPr>
        <w:pStyle w:val="BodyText"/>
        <w:spacing w:after="120"/>
        <w:ind w:firstLine="0"/>
      </w:pPr>
      <w:r w:rsidRPr="00DA0507">
        <w:t>Optimal parameters were identified by minimizing the RMSE between predicted and literature-reported 14-day mass-loss measurements. A Gaussian process (GP) surrogate model [16] was initialized using a 12-point Latin hypercube sampling (LHS) design [18] spanning the admissible parameter space and iteratively refined using the expected improvement (EI) acquisition function [17]. The literature data are from Liu et al. [19].</w:t>
      </w:r>
      <w:ins w:id="144" w:author="Claude" w:date="2026-10-09T01:36:00Z">
        <w:r w:rsidRPr="00DA0507">
          <w:t xml:space="preserve"> [Tables S9 and S10 and Figure S4 are to be updated for the revised model: BO settings, histories, response surfaces and parameter trajectories.]</w:t>
        </w:r>
      </w:ins>
    </w:p>
    <w:p w14:paraId="0137D3CE" w14:textId="77777777" w:rsidR="005639C1" w:rsidRDefault="007163D0">
      <w:pPr>
        <w:pStyle w:val="BodyText"/>
        <w:keepNext/>
        <w:spacing w:after="120"/>
        <w:ind w:firstLine="0"/>
      </w:pPr>
      <w:r>
        <w:t>The RMSE was calculated as:</w:t>
      </w:r>
    </w:p>
    <w:p w14:paraId="55C543BA" w14:textId="77777777" w:rsidR="00377A22" w:rsidRPr="00542C5D" w:rsidRDefault="00000000" w:rsidP="00377A22">
      <w:pPr>
        <w:pStyle w:val="BodyText"/>
        <w:spacing w:before="120" w:after="120"/>
        <w:ind w:firstLine="0"/>
      </w:pPr>
      <m:oMathPara>
        <m:oMath>
          <m:eqArr>
            <m:eqArrPr>
              <m:maxDist m:val="1"/>
              <m:ctrlPr>
                <w:rPr>
                  <w:rFonts w:ascii="Cambria Math" w:hAnsi="Cambria Math"/>
                  <w:i/>
                </w:rPr>
              </m:ctrlPr>
            </m:eqArrPr>
            <m:e>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MassLoss</m:t>
                                  </m:r>
                                </m:e>
                                <m:sub>
                                  <m:r>
                                    <w:rPr>
                                      <w:rFonts w:ascii="Cambria Math" w:hAnsi="Cambria Math"/>
                                    </w:rPr>
                                    <m:t>Sim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MassLoss</m:t>
                                  </m:r>
                                </m:e>
                                <m:sub>
                                  <m:r>
                                    <w:rPr>
                                      <w:rFonts w:ascii="Cambria Math" w:hAnsi="Cambria Math"/>
                                    </w:rPr>
                                    <m:t>exp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e>
                        <m:sup>
                          <m:r>
                            <w:rPr>
                              <w:rFonts w:ascii="Cambria Math" w:hAnsi="Cambria Math"/>
                            </w:rPr>
                            <m:t>2</m:t>
                          </m:r>
                        </m:sup>
                      </m:sSup>
                    </m:e>
                  </m:nary>
                </m:e>
              </m:rad>
              <m:r>
                <w:rPr>
                  <w:rFonts w:ascii="Cambria Math" w:hAnsi="Cambria Math"/>
                </w:rPr>
                <m:t>#</m:t>
              </m:r>
              <m:d>
                <m:dPr>
                  <m:ctrlPr>
                    <w:rPr>
                      <w:rFonts w:ascii="Cambria Math" w:hAnsi="Cambria Math"/>
                      <w:i/>
                    </w:rPr>
                  </m:ctrlPr>
                </m:dPr>
                <m:e>
                  <m:r>
                    <w:rPr>
                      <w:rFonts w:ascii="Cambria Math" w:hAnsi="Cambria Math"/>
                    </w:rPr>
                    <m:t>S5</m:t>
                  </m:r>
                </m:e>
              </m:d>
            </m:e>
          </m:eqArr>
        </m:oMath>
      </m:oMathPara>
    </w:p>
    <w:p w14:paraId="7BEA26F3" w14:textId="3D509071" w:rsidR="005639C1" w:rsidRDefault="007163D0">
      <w:pPr>
        <w:pStyle w:val="BodyText"/>
        <w:spacing w:after="120"/>
        <w:ind w:firstLine="0"/>
      </w:pPr>
      <w:r>
        <w:t>where n is the number of literature data points, and MassLoss_sim(t_i) and MassLoss_exp(t_i) are the simulated and literature mass loss at time t_i, respectively.</w:t>
      </w:r>
      <w:r w:rsidR="00AB5E39">
        <w:t xml:space="preserve"> </w:t>
      </w:r>
      <w:r>
        <w:t>Table S7 lists the literature mass-loss data used for calibration.</w:t>
      </w:r>
    </w:p>
    <w:p w14:paraId="60E5328F" w14:textId="77777777" w:rsidR="00554D08" w:rsidRDefault="00554D08" w:rsidP="00554D08">
      <w:pPr>
        <w:pStyle w:val="Captions"/>
        <w:keepNext/>
        <w:spacing w:before="360" w:after="80"/>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7</w:t>
      </w:r>
      <w:r w:rsidRPr="007E2F54">
        <w:rPr>
          <w:b/>
          <w:bCs/>
          <w:noProof/>
          <w:sz w:val="20"/>
          <w:szCs w:val="20"/>
        </w:rPr>
        <w:fldChar w:fldCharType="end"/>
      </w:r>
      <w:r w:rsidRPr="007E2F54">
        <w:rPr>
          <w:b/>
          <w:bCs/>
          <w:sz w:val="20"/>
          <w:szCs w:val="20"/>
        </w:rPr>
        <w:t>.</w:t>
      </w:r>
      <w:r w:rsidRPr="00CE77CA">
        <w:rPr>
          <w:sz w:val="20"/>
          <w:szCs w:val="20"/>
        </w:rPr>
        <w:t xml:space="preserve"> </w:t>
      </w:r>
      <w:r w:rsidRPr="00461D9B">
        <w:rPr>
          <w:sz w:val="20"/>
          <w:szCs w:val="20"/>
        </w:rPr>
        <w:t>Literature mass-loss data used for Bayesian calibration</w:t>
      </w:r>
      <w:r>
        <w:rPr>
          <w:sz w:val="20"/>
          <w:szCs w:val="20"/>
        </w:rPr>
        <w:t xml:space="preserve"> (</w:t>
      </w:r>
      <w:r w:rsidRPr="00154208">
        <w:rPr>
          <w:sz w:val="20"/>
          <w:szCs w:val="20"/>
        </w:rPr>
        <w:t>Liu et al.</w:t>
      </w:r>
      <w:r>
        <w:rPr>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026"/>
        <w:gridCol w:w="2023"/>
        <w:gridCol w:w="4977"/>
      </w:tblGrid>
      <w:tr w:rsidR="00554D08" w:rsidRPr="00461D9B" w14:paraId="3E6E71F7" w14:textId="77777777" w:rsidTr="00927926">
        <w:trPr>
          <w:cantSplit/>
          <w:tblHeader/>
          <w:jc w:val="center"/>
        </w:trPr>
        <w:tc>
          <w:tcPr>
            <w:tcW w:w="2026" w:type="dxa"/>
            <w:tcBorders>
              <w:bottom w:val="single" w:sz="6" w:space="0" w:color="000000"/>
            </w:tcBorders>
            <w:vAlign w:val="center"/>
          </w:tcPr>
          <w:p w14:paraId="53D18292" w14:textId="77777777" w:rsidR="00554D08" w:rsidRPr="0017409B" w:rsidRDefault="00554D08" w:rsidP="00927926">
            <w:pPr>
              <w:keepNext/>
              <w:spacing w:before="20" w:after="20" w:line="240" w:lineRule="auto"/>
              <w:ind w:firstLine="0"/>
              <w:jc w:val="left"/>
              <w:rPr>
                <w:rFonts w:cs="Times New Roman"/>
                <w:b/>
                <w:bCs/>
                <w:sz w:val="22"/>
                <w:szCs w:val="22"/>
                <w:lang w:eastAsia="en-US"/>
              </w:rPr>
            </w:pPr>
            <w:r w:rsidRPr="0017409B">
              <w:rPr>
                <w:rFonts w:cs="Times New Roman"/>
                <w:b/>
                <w:bCs/>
                <w:sz w:val="20"/>
                <w:szCs w:val="20"/>
                <w:lang w:eastAsia="en-US"/>
              </w:rPr>
              <w:t>Duration (days)</w:t>
            </w:r>
          </w:p>
        </w:tc>
        <w:tc>
          <w:tcPr>
            <w:tcW w:w="2023" w:type="dxa"/>
            <w:tcBorders>
              <w:bottom w:val="single" w:sz="6" w:space="0" w:color="000000"/>
            </w:tcBorders>
            <w:vAlign w:val="center"/>
          </w:tcPr>
          <w:p w14:paraId="278B0716"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sidRPr="0017409B">
              <w:rPr>
                <w:rFonts w:cs="Times New Roman"/>
                <w:b/>
                <w:bCs/>
                <w:sz w:val="20"/>
                <w:szCs w:val="20"/>
                <w:lang w:eastAsia="en-US"/>
              </w:rPr>
              <w:t>Time (hours)</w:t>
            </w:r>
          </w:p>
        </w:tc>
        <w:tc>
          <w:tcPr>
            <w:tcW w:w="4977" w:type="dxa"/>
            <w:tcBorders>
              <w:bottom w:val="single" w:sz="6" w:space="0" w:color="000000"/>
            </w:tcBorders>
            <w:vAlign w:val="center"/>
          </w:tcPr>
          <w:p w14:paraId="1B9BADFD"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sidRPr="00461D9B">
              <w:rPr>
                <w:rFonts w:cs="Times New Roman"/>
                <w:b/>
                <w:bCs/>
                <w:sz w:val="20"/>
                <w:szCs w:val="20"/>
                <w:lang w:eastAsia="en-US"/>
              </w:rPr>
              <w:t>Literature mass loss (%)</w:t>
            </w:r>
          </w:p>
        </w:tc>
      </w:tr>
      <w:tr w:rsidR="00554D08" w:rsidRPr="00461D9B" w14:paraId="48F327C0" w14:textId="77777777" w:rsidTr="00927926">
        <w:trPr>
          <w:cantSplit/>
          <w:jc w:val="center"/>
        </w:trPr>
        <w:tc>
          <w:tcPr>
            <w:tcW w:w="2026" w:type="dxa"/>
            <w:vAlign w:val="center"/>
          </w:tcPr>
          <w:p w14:paraId="2E16ED45"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1</w:t>
            </w:r>
          </w:p>
        </w:tc>
        <w:tc>
          <w:tcPr>
            <w:tcW w:w="2023" w:type="dxa"/>
            <w:vAlign w:val="center"/>
          </w:tcPr>
          <w:p w14:paraId="4099300E"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24</w:t>
            </w:r>
          </w:p>
        </w:tc>
        <w:tc>
          <w:tcPr>
            <w:tcW w:w="4977" w:type="dxa"/>
            <w:vAlign w:val="center"/>
          </w:tcPr>
          <w:p w14:paraId="4FD56792"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0.0500</w:t>
            </w:r>
          </w:p>
        </w:tc>
      </w:tr>
      <w:tr w:rsidR="00554D08" w:rsidRPr="00461D9B" w14:paraId="6D68CA9D" w14:textId="77777777" w:rsidTr="00927926">
        <w:trPr>
          <w:cantSplit/>
          <w:jc w:val="center"/>
        </w:trPr>
        <w:tc>
          <w:tcPr>
            <w:tcW w:w="2026" w:type="dxa"/>
            <w:vAlign w:val="center"/>
          </w:tcPr>
          <w:p w14:paraId="3348D72E"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2</w:t>
            </w:r>
          </w:p>
        </w:tc>
        <w:tc>
          <w:tcPr>
            <w:tcW w:w="2023" w:type="dxa"/>
            <w:vAlign w:val="center"/>
          </w:tcPr>
          <w:p w14:paraId="0C73BECE"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48</w:t>
            </w:r>
          </w:p>
        </w:tc>
        <w:tc>
          <w:tcPr>
            <w:tcW w:w="4977" w:type="dxa"/>
            <w:vAlign w:val="center"/>
          </w:tcPr>
          <w:p w14:paraId="4F6B9610"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0.0900</w:t>
            </w:r>
          </w:p>
        </w:tc>
      </w:tr>
      <w:tr w:rsidR="00554D08" w:rsidRPr="00461D9B" w14:paraId="307D49C4" w14:textId="77777777" w:rsidTr="00927926">
        <w:trPr>
          <w:cantSplit/>
          <w:jc w:val="center"/>
        </w:trPr>
        <w:tc>
          <w:tcPr>
            <w:tcW w:w="2026" w:type="dxa"/>
            <w:vAlign w:val="center"/>
          </w:tcPr>
          <w:p w14:paraId="6831CAF7"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5</w:t>
            </w:r>
          </w:p>
        </w:tc>
        <w:tc>
          <w:tcPr>
            <w:tcW w:w="2023" w:type="dxa"/>
            <w:vAlign w:val="center"/>
          </w:tcPr>
          <w:p w14:paraId="59444F27"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120</w:t>
            </w:r>
          </w:p>
        </w:tc>
        <w:tc>
          <w:tcPr>
            <w:tcW w:w="4977" w:type="dxa"/>
            <w:vAlign w:val="center"/>
          </w:tcPr>
          <w:p w14:paraId="2C9D7AD0"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0.1300</w:t>
            </w:r>
          </w:p>
        </w:tc>
      </w:tr>
      <w:tr w:rsidR="00554D08" w:rsidRPr="00461D9B" w14:paraId="36D9FDA2" w14:textId="77777777" w:rsidTr="00927926">
        <w:trPr>
          <w:cantSplit/>
          <w:jc w:val="center"/>
        </w:trPr>
        <w:tc>
          <w:tcPr>
            <w:tcW w:w="2026" w:type="dxa"/>
            <w:vAlign w:val="center"/>
          </w:tcPr>
          <w:p w14:paraId="5183B3A0"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7</w:t>
            </w:r>
          </w:p>
        </w:tc>
        <w:tc>
          <w:tcPr>
            <w:tcW w:w="2023" w:type="dxa"/>
            <w:vAlign w:val="center"/>
          </w:tcPr>
          <w:p w14:paraId="448EEFA5"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168</w:t>
            </w:r>
          </w:p>
        </w:tc>
        <w:tc>
          <w:tcPr>
            <w:tcW w:w="4977" w:type="dxa"/>
            <w:vAlign w:val="center"/>
          </w:tcPr>
          <w:p w14:paraId="3A8C63B6"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0.2000</w:t>
            </w:r>
          </w:p>
        </w:tc>
      </w:tr>
      <w:tr w:rsidR="00554D08" w:rsidRPr="00461D9B" w14:paraId="386144FF" w14:textId="77777777" w:rsidTr="00927926">
        <w:trPr>
          <w:cantSplit/>
          <w:jc w:val="center"/>
        </w:trPr>
        <w:tc>
          <w:tcPr>
            <w:tcW w:w="2026" w:type="dxa"/>
            <w:vAlign w:val="center"/>
          </w:tcPr>
          <w:p w14:paraId="63E3F263"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10</w:t>
            </w:r>
          </w:p>
        </w:tc>
        <w:tc>
          <w:tcPr>
            <w:tcW w:w="2023" w:type="dxa"/>
            <w:vAlign w:val="center"/>
          </w:tcPr>
          <w:p w14:paraId="3AD6A532"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240</w:t>
            </w:r>
          </w:p>
        </w:tc>
        <w:tc>
          <w:tcPr>
            <w:tcW w:w="4977" w:type="dxa"/>
            <w:vAlign w:val="center"/>
          </w:tcPr>
          <w:p w14:paraId="578C31D9"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0.2700</w:t>
            </w:r>
          </w:p>
        </w:tc>
      </w:tr>
      <w:tr w:rsidR="00554D08" w:rsidRPr="00461D9B" w14:paraId="6C1784D6" w14:textId="77777777" w:rsidTr="00927926">
        <w:trPr>
          <w:cantSplit/>
          <w:jc w:val="center"/>
        </w:trPr>
        <w:tc>
          <w:tcPr>
            <w:tcW w:w="2026" w:type="dxa"/>
            <w:vAlign w:val="center"/>
          </w:tcPr>
          <w:p w14:paraId="06A0CB73" w14:textId="77777777" w:rsidR="00554D08" w:rsidRPr="00461D9B" w:rsidRDefault="00554D08" w:rsidP="00927926">
            <w:pPr>
              <w:spacing w:before="20" w:after="20" w:line="240" w:lineRule="auto"/>
              <w:ind w:firstLine="0"/>
              <w:jc w:val="left"/>
              <w:rPr>
                <w:rFonts w:cs="Times New Roman"/>
                <w:sz w:val="22"/>
                <w:szCs w:val="22"/>
                <w:lang w:eastAsia="en-US"/>
              </w:rPr>
            </w:pPr>
            <w:r w:rsidRPr="00461D9B">
              <w:rPr>
                <w:rFonts w:cs="Times New Roman"/>
                <w:sz w:val="20"/>
                <w:szCs w:val="20"/>
                <w:lang w:eastAsia="en-US"/>
              </w:rPr>
              <w:t>14</w:t>
            </w:r>
          </w:p>
        </w:tc>
        <w:tc>
          <w:tcPr>
            <w:tcW w:w="2023" w:type="dxa"/>
            <w:vAlign w:val="center"/>
          </w:tcPr>
          <w:p w14:paraId="61A9A1F7" w14:textId="77777777" w:rsidR="00554D08" w:rsidRPr="00461D9B" w:rsidRDefault="00554D08" w:rsidP="00927926">
            <w:pPr>
              <w:spacing w:before="20" w:after="20" w:line="240" w:lineRule="auto"/>
              <w:ind w:firstLine="0"/>
              <w:jc w:val="center"/>
              <w:rPr>
                <w:rFonts w:cs="Times New Roman"/>
                <w:sz w:val="22"/>
                <w:szCs w:val="22"/>
                <w:lang w:eastAsia="en-US"/>
              </w:rPr>
            </w:pPr>
            <w:r w:rsidRPr="00461D9B">
              <w:rPr>
                <w:rFonts w:cs="Times New Roman"/>
                <w:sz w:val="20"/>
                <w:szCs w:val="20"/>
                <w:lang w:eastAsia="en-US"/>
              </w:rPr>
              <w:t>336</w:t>
            </w:r>
          </w:p>
        </w:tc>
        <w:tc>
          <w:tcPr>
            <w:tcW w:w="4977" w:type="dxa"/>
            <w:vAlign w:val="center"/>
          </w:tcPr>
          <w:p w14:paraId="43B75A7F" w14:textId="77777777" w:rsidR="00554D08" w:rsidRPr="00461D9B" w:rsidRDefault="00554D08" w:rsidP="00927926">
            <w:pPr>
              <w:spacing w:before="20" w:after="20" w:line="240" w:lineRule="auto"/>
              <w:ind w:firstLine="0"/>
              <w:jc w:val="center"/>
              <w:rPr>
                <w:rFonts w:cs="Times New Roman"/>
                <w:sz w:val="22"/>
                <w:szCs w:val="22"/>
                <w:lang w:eastAsia="en-US"/>
              </w:rPr>
            </w:pPr>
            <w:r w:rsidRPr="00461D9B">
              <w:rPr>
                <w:rFonts w:cs="Times New Roman"/>
                <w:sz w:val="20"/>
                <w:szCs w:val="20"/>
                <w:lang w:eastAsia="en-US"/>
              </w:rPr>
              <w:t>0.3200</w:t>
            </w:r>
          </w:p>
        </w:tc>
      </w:tr>
    </w:tbl>
    <w:p w14:paraId="5D50099D" w14:textId="56C21E95" w:rsidR="005639C1" w:rsidRDefault="007163D0">
      <w:pPr>
        <w:pStyle w:val="BodyText"/>
        <w:spacing w:before="360" w:after="120"/>
        <w:ind w:firstLine="0"/>
      </w:pPr>
      <w:r>
        <w:t xml:space="preserve">Tables S8 and S9 and Figure </w:t>
      </w:r>
      <w:del w:id="145" w:author="Claude" w:date="2026-10-09T04:34:00Z">
        <w:r>
          <w:delText>S5</w:delText>
        </w:r>
      </w:del>
      <w:ins w:id="146" w:author="Claude" w:date="2026-10-09T04:34:00Z">
        <w:r>
          <w:t>S4</w:t>
        </w:r>
      </w:ins>
      <w:r>
        <w:t xml:space="preserve"> compare the calibrated model with the literature data.</w:t>
      </w:r>
    </w:p>
    <w:p w14:paraId="628DC03F" w14:textId="77777777" w:rsidR="00554D08" w:rsidRDefault="00554D08" w:rsidP="00554D08">
      <w:pPr>
        <w:pStyle w:val="Captions"/>
        <w:keepNext/>
        <w:spacing w:before="360" w:after="80"/>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8</w:t>
      </w:r>
      <w:r w:rsidRPr="007E2F54">
        <w:rPr>
          <w:b/>
          <w:bCs/>
          <w:noProof/>
          <w:sz w:val="20"/>
          <w:szCs w:val="20"/>
        </w:rPr>
        <w:fldChar w:fldCharType="end"/>
      </w:r>
      <w:r w:rsidRPr="007E2F54">
        <w:rPr>
          <w:b/>
          <w:bCs/>
          <w:sz w:val="20"/>
          <w:szCs w:val="20"/>
        </w:rPr>
        <w:t>.</w:t>
      </w:r>
      <w:r w:rsidRPr="00CE77CA">
        <w:rPr>
          <w:sz w:val="20"/>
          <w:szCs w:val="20"/>
        </w:rPr>
        <w:t xml:space="preserve"> </w:t>
      </w:r>
      <w:r w:rsidRPr="00461D9B">
        <w:rPr>
          <w:sz w:val="20"/>
          <w:szCs w:val="20"/>
        </w:rPr>
        <w:t xml:space="preserve">Literature </w:t>
      </w:r>
      <w:r>
        <w:rPr>
          <w:sz w:val="20"/>
          <w:szCs w:val="20"/>
        </w:rPr>
        <w:t>Zn dissolution and pH data used for validation (</w:t>
      </w:r>
      <w:r w:rsidRPr="00154208">
        <w:rPr>
          <w:sz w:val="20"/>
          <w:szCs w:val="20"/>
        </w:rPr>
        <w:t>Liu et al.</w:t>
      </w:r>
      <w:r>
        <w:rPr>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07"/>
        <w:gridCol w:w="1303"/>
        <w:gridCol w:w="3208"/>
        <w:gridCol w:w="3208"/>
      </w:tblGrid>
      <w:tr w:rsidR="00554D08" w:rsidRPr="00461D9B" w14:paraId="39716E57" w14:textId="77777777" w:rsidTr="00927926">
        <w:trPr>
          <w:cantSplit/>
          <w:tblHeader/>
          <w:jc w:val="center"/>
        </w:trPr>
        <w:tc>
          <w:tcPr>
            <w:tcW w:w="1307" w:type="dxa"/>
            <w:tcBorders>
              <w:bottom w:val="single" w:sz="6" w:space="0" w:color="000000"/>
            </w:tcBorders>
            <w:vAlign w:val="center"/>
          </w:tcPr>
          <w:p w14:paraId="73152685" w14:textId="77777777" w:rsidR="00554D08" w:rsidRPr="0017409B" w:rsidRDefault="00554D08" w:rsidP="00927926">
            <w:pPr>
              <w:keepNext/>
              <w:spacing w:before="20" w:after="20" w:line="240" w:lineRule="auto"/>
              <w:ind w:firstLine="0"/>
              <w:jc w:val="left"/>
              <w:rPr>
                <w:rFonts w:cs="Times New Roman"/>
                <w:b/>
                <w:bCs/>
                <w:sz w:val="22"/>
                <w:szCs w:val="22"/>
                <w:lang w:eastAsia="en-US"/>
              </w:rPr>
            </w:pPr>
            <w:r w:rsidRPr="0017409B">
              <w:rPr>
                <w:rFonts w:cs="Times New Roman"/>
                <w:b/>
                <w:bCs/>
                <w:sz w:val="20"/>
                <w:szCs w:val="20"/>
                <w:lang w:eastAsia="en-US"/>
              </w:rPr>
              <w:t>Duration (days)</w:t>
            </w:r>
          </w:p>
        </w:tc>
        <w:tc>
          <w:tcPr>
            <w:tcW w:w="1303" w:type="dxa"/>
            <w:tcBorders>
              <w:bottom w:val="single" w:sz="6" w:space="0" w:color="000000"/>
            </w:tcBorders>
            <w:vAlign w:val="center"/>
          </w:tcPr>
          <w:p w14:paraId="0D73C344"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sidRPr="0017409B">
              <w:rPr>
                <w:rFonts w:cs="Times New Roman"/>
                <w:b/>
                <w:bCs/>
                <w:sz w:val="20"/>
                <w:szCs w:val="20"/>
                <w:lang w:eastAsia="en-US"/>
              </w:rPr>
              <w:t>Time (hours)</w:t>
            </w:r>
          </w:p>
        </w:tc>
        <w:tc>
          <w:tcPr>
            <w:tcW w:w="3208" w:type="dxa"/>
            <w:tcBorders>
              <w:bottom w:val="single" w:sz="6" w:space="0" w:color="000000"/>
            </w:tcBorders>
            <w:vAlign w:val="center"/>
          </w:tcPr>
          <w:p w14:paraId="2D16C06D"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Pr>
                <w:rFonts w:cs="Times New Roman"/>
                <w:b/>
                <w:bCs/>
                <w:sz w:val="20"/>
                <w:szCs w:val="20"/>
                <w:lang w:eastAsia="en-US"/>
              </w:rPr>
              <w:t>Zn dissolution (mg/L)</w:t>
            </w:r>
          </w:p>
        </w:tc>
        <w:tc>
          <w:tcPr>
            <w:tcW w:w="3208" w:type="dxa"/>
            <w:tcBorders>
              <w:bottom w:val="single" w:sz="6" w:space="0" w:color="000000"/>
            </w:tcBorders>
            <w:vAlign w:val="center"/>
          </w:tcPr>
          <w:p w14:paraId="5CE0DC54"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Pr>
                <w:rFonts w:cs="Times New Roman"/>
                <w:b/>
                <w:bCs/>
                <w:sz w:val="20"/>
                <w:szCs w:val="20"/>
                <w:lang w:eastAsia="en-US"/>
              </w:rPr>
              <w:t>pH</w:t>
            </w:r>
          </w:p>
        </w:tc>
      </w:tr>
      <w:tr w:rsidR="00554D08" w:rsidRPr="00461D9B" w14:paraId="0BDA02CD" w14:textId="77777777" w:rsidTr="00927926">
        <w:trPr>
          <w:cantSplit/>
          <w:jc w:val="center"/>
        </w:trPr>
        <w:tc>
          <w:tcPr>
            <w:tcW w:w="1307" w:type="dxa"/>
            <w:vAlign w:val="center"/>
          </w:tcPr>
          <w:p w14:paraId="4FA2C1B1"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1</w:t>
            </w:r>
          </w:p>
        </w:tc>
        <w:tc>
          <w:tcPr>
            <w:tcW w:w="1303" w:type="dxa"/>
            <w:vAlign w:val="center"/>
          </w:tcPr>
          <w:p w14:paraId="31ED8515"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24</w:t>
            </w:r>
          </w:p>
        </w:tc>
        <w:tc>
          <w:tcPr>
            <w:tcW w:w="3208" w:type="dxa"/>
            <w:vAlign w:val="center"/>
          </w:tcPr>
          <w:p w14:paraId="0017520C"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10.5</w:t>
            </w:r>
          </w:p>
        </w:tc>
        <w:tc>
          <w:tcPr>
            <w:tcW w:w="3208" w:type="dxa"/>
            <w:vAlign w:val="center"/>
          </w:tcPr>
          <w:p w14:paraId="19B33A8D"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7.4</w:t>
            </w:r>
          </w:p>
        </w:tc>
      </w:tr>
      <w:tr w:rsidR="00554D08" w:rsidRPr="00461D9B" w14:paraId="0667B72A" w14:textId="77777777" w:rsidTr="00927926">
        <w:trPr>
          <w:cantSplit/>
          <w:jc w:val="center"/>
        </w:trPr>
        <w:tc>
          <w:tcPr>
            <w:tcW w:w="1307" w:type="dxa"/>
            <w:vAlign w:val="center"/>
          </w:tcPr>
          <w:p w14:paraId="45AA2FDC"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2</w:t>
            </w:r>
          </w:p>
        </w:tc>
        <w:tc>
          <w:tcPr>
            <w:tcW w:w="1303" w:type="dxa"/>
            <w:vAlign w:val="center"/>
          </w:tcPr>
          <w:p w14:paraId="2CFAD3D9"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48</w:t>
            </w:r>
          </w:p>
        </w:tc>
        <w:tc>
          <w:tcPr>
            <w:tcW w:w="3208" w:type="dxa"/>
            <w:vAlign w:val="center"/>
          </w:tcPr>
          <w:p w14:paraId="2D9DF3B1"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26.5</w:t>
            </w:r>
          </w:p>
        </w:tc>
        <w:tc>
          <w:tcPr>
            <w:tcW w:w="3208" w:type="dxa"/>
            <w:vAlign w:val="center"/>
          </w:tcPr>
          <w:p w14:paraId="1F9A8832"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7.5</w:t>
            </w:r>
          </w:p>
        </w:tc>
      </w:tr>
      <w:tr w:rsidR="00554D08" w:rsidRPr="00461D9B" w14:paraId="5EF49AF8" w14:textId="77777777" w:rsidTr="00927926">
        <w:trPr>
          <w:cantSplit/>
          <w:jc w:val="center"/>
        </w:trPr>
        <w:tc>
          <w:tcPr>
            <w:tcW w:w="1307" w:type="dxa"/>
            <w:vAlign w:val="center"/>
          </w:tcPr>
          <w:p w14:paraId="53EA874B"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5</w:t>
            </w:r>
          </w:p>
        </w:tc>
        <w:tc>
          <w:tcPr>
            <w:tcW w:w="1303" w:type="dxa"/>
            <w:vAlign w:val="center"/>
          </w:tcPr>
          <w:p w14:paraId="67553B8F"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120</w:t>
            </w:r>
          </w:p>
        </w:tc>
        <w:tc>
          <w:tcPr>
            <w:tcW w:w="3208" w:type="dxa"/>
            <w:vAlign w:val="center"/>
          </w:tcPr>
          <w:p w14:paraId="4BDACBB1"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32</w:t>
            </w:r>
          </w:p>
        </w:tc>
        <w:tc>
          <w:tcPr>
            <w:tcW w:w="3208" w:type="dxa"/>
            <w:vAlign w:val="center"/>
          </w:tcPr>
          <w:p w14:paraId="23C530FA"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7.57</w:t>
            </w:r>
          </w:p>
        </w:tc>
      </w:tr>
      <w:tr w:rsidR="00554D08" w:rsidRPr="00461D9B" w14:paraId="1E61D765" w14:textId="77777777" w:rsidTr="00927926">
        <w:trPr>
          <w:cantSplit/>
          <w:jc w:val="center"/>
        </w:trPr>
        <w:tc>
          <w:tcPr>
            <w:tcW w:w="1307" w:type="dxa"/>
            <w:vAlign w:val="center"/>
          </w:tcPr>
          <w:p w14:paraId="68EA061D"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7</w:t>
            </w:r>
          </w:p>
        </w:tc>
        <w:tc>
          <w:tcPr>
            <w:tcW w:w="1303" w:type="dxa"/>
            <w:vAlign w:val="center"/>
          </w:tcPr>
          <w:p w14:paraId="74F9878F"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168</w:t>
            </w:r>
          </w:p>
        </w:tc>
        <w:tc>
          <w:tcPr>
            <w:tcW w:w="3208" w:type="dxa"/>
            <w:vAlign w:val="center"/>
          </w:tcPr>
          <w:p w14:paraId="23D270E9"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35</w:t>
            </w:r>
          </w:p>
        </w:tc>
        <w:tc>
          <w:tcPr>
            <w:tcW w:w="3208" w:type="dxa"/>
            <w:vAlign w:val="center"/>
          </w:tcPr>
          <w:p w14:paraId="5B426D24"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7.58</w:t>
            </w:r>
          </w:p>
        </w:tc>
      </w:tr>
      <w:tr w:rsidR="00554D08" w:rsidRPr="00461D9B" w14:paraId="4A6F9938" w14:textId="77777777" w:rsidTr="00927926">
        <w:trPr>
          <w:cantSplit/>
          <w:jc w:val="center"/>
        </w:trPr>
        <w:tc>
          <w:tcPr>
            <w:tcW w:w="1307" w:type="dxa"/>
            <w:vAlign w:val="center"/>
          </w:tcPr>
          <w:p w14:paraId="2A9104F3"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10</w:t>
            </w:r>
          </w:p>
        </w:tc>
        <w:tc>
          <w:tcPr>
            <w:tcW w:w="1303" w:type="dxa"/>
            <w:vAlign w:val="center"/>
          </w:tcPr>
          <w:p w14:paraId="1877AE27"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240</w:t>
            </w:r>
          </w:p>
        </w:tc>
        <w:tc>
          <w:tcPr>
            <w:tcW w:w="3208" w:type="dxa"/>
            <w:vAlign w:val="center"/>
          </w:tcPr>
          <w:p w14:paraId="4260D9C5"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36</w:t>
            </w:r>
          </w:p>
        </w:tc>
        <w:tc>
          <w:tcPr>
            <w:tcW w:w="3208" w:type="dxa"/>
            <w:vAlign w:val="center"/>
          </w:tcPr>
          <w:p w14:paraId="188F3EF9"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7.63</w:t>
            </w:r>
          </w:p>
        </w:tc>
      </w:tr>
      <w:tr w:rsidR="00554D08" w:rsidRPr="00461D9B" w14:paraId="50D97C41" w14:textId="77777777" w:rsidTr="00927926">
        <w:trPr>
          <w:cantSplit/>
          <w:jc w:val="center"/>
        </w:trPr>
        <w:tc>
          <w:tcPr>
            <w:tcW w:w="1307" w:type="dxa"/>
            <w:vAlign w:val="center"/>
          </w:tcPr>
          <w:p w14:paraId="3655CD1D" w14:textId="77777777" w:rsidR="00554D08" w:rsidRPr="00461D9B" w:rsidRDefault="00554D08" w:rsidP="00927926">
            <w:pPr>
              <w:spacing w:before="20" w:after="20" w:line="240" w:lineRule="auto"/>
              <w:ind w:firstLine="0"/>
              <w:jc w:val="left"/>
              <w:rPr>
                <w:rFonts w:cs="Times New Roman"/>
                <w:sz w:val="22"/>
                <w:szCs w:val="22"/>
                <w:lang w:eastAsia="en-US"/>
              </w:rPr>
            </w:pPr>
            <w:r w:rsidRPr="00461D9B">
              <w:rPr>
                <w:rFonts w:cs="Times New Roman"/>
                <w:sz w:val="20"/>
                <w:szCs w:val="20"/>
                <w:lang w:eastAsia="en-US"/>
              </w:rPr>
              <w:t>14</w:t>
            </w:r>
          </w:p>
        </w:tc>
        <w:tc>
          <w:tcPr>
            <w:tcW w:w="1303" w:type="dxa"/>
            <w:vAlign w:val="center"/>
          </w:tcPr>
          <w:p w14:paraId="14AAAE39" w14:textId="77777777" w:rsidR="00554D08" w:rsidRPr="00461D9B" w:rsidRDefault="00554D08" w:rsidP="00927926">
            <w:pPr>
              <w:spacing w:before="20" w:after="20" w:line="240" w:lineRule="auto"/>
              <w:ind w:firstLine="0"/>
              <w:jc w:val="center"/>
              <w:rPr>
                <w:rFonts w:cs="Times New Roman"/>
                <w:sz w:val="22"/>
                <w:szCs w:val="22"/>
                <w:lang w:eastAsia="en-US"/>
              </w:rPr>
            </w:pPr>
            <w:r w:rsidRPr="00461D9B">
              <w:rPr>
                <w:rFonts w:cs="Times New Roman"/>
                <w:sz w:val="20"/>
                <w:szCs w:val="20"/>
                <w:lang w:eastAsia="en-US"/>
              </w:rPr>
              <w:t>336</w:t>
            </w:r>
          </w:p>
        </w:tc>
        <w:tc>
          <w:tcPr>
            <w:tcW w:w="3208" w:type="dxa"/>
            <w:vAlign w:val="center"/>
          </w:tcPr>
          <w:p w14:paraId="72EA8EA1" w14:textId="77777777" w:rsidR="00554D08" w:rsidRPr="00461D9B" w:rsidRDefault="00554D08" w:rsidP="00927926">
            <w:pPr>
              <w:spacing w:before="20" w:after="20" w:line="240" w:lineRule="auto"/>
              <w:ind w:firstLine="0"/>
              <w:jc w:val="center"/>
              <w:rPr>
                <w:rFonts w:cs="Times New Roman"/>
                <w:sz w:val="22"/>
                <w:szCs w:val="22"/>
                <w:lang w:eastAsia="en-US"/>
              </w:rPr>
            </w:pPr>
            <w:r>
              <w:rPr>
                <w:rFonts w:cs="Times New Roman"/>
                <w:sz w:val="20"/>
                <w:szCs w:val="20"/>
                <w:lang w:eastAsia="en-US"/>
              </w:rPr>
              <w:t>39.5</w:t>
            </w:r>
          </w:p>
        </w:tc>
        <w:tc>
          <w:tcPr>
            <w:tcW w:w="3208" w:type="dxa"/>
            <w:vAlign w:val="center"/>
          </w:tcPr>
          <w:p w14:paraId="2B6EB318" w14:textId="77777777" w:rsidR="00554D08" w:rsidRPr="00461D9B" w:rsidRDefault="00554D08" w:rsidP="00927926">
            <w:pPr>
              <w:spacing w:before="20" w:after="20" w:line="240" w:lineRule="auto"/>
              <w:ind w:firstLine="0"/>
              <w:jc w:val="center"/>
              <w:rPr>
                <w:rFonts w:cs="Times New Roman"/>
                <w:sz w:val="22"/>
                <w:szCs w:val="22"/>
                <w:lang w:eastAsia="en-US"/>
              </w:rPr>
            </w:pPr>
            <w:r>
              <w:rPr>
                <w:rFonts w:cs="Times New Roman"/>
                <w:sz w:val="20"/>
                <w:szCs w:val="20"/>
                <w:lang w:eastAsia="en-US"/>
              </w:rPr>
              <w:t>7.63</w:t>
            </w:r>
          </w:p>
        </w:tc>
      </w:tr>
    </w:tbl>
    <w:p w14:paraId="4280AFF7" w14:textId="77777777" w:rsidR="00554D08" w:rsidRPr="00554D08" w:rsidRDefault="00907ED2" w:rsidP="00554D08">
      <w:pPr>
        <w:pStyle w:val="Captions"/>
        <w:keepNext/>
        <w:spacing w:before="360" w:after="80"/>
      </w:pPr>
      <w:r w:rsidRPr="00B30B0E">
        <w:rPr>
          <w:b/>
          <w:bCs/>
          <w:sz w:val="20"/>
          <w:szCs w:val="20"/>
        </w:rPr>
        <w:lastRenderedPageBreak/>
        <w:t xml:space="preserve">Table </w:t>
      </w:r>
      <w:r w:rsidR="00B5514D" w:rsidRPr="00B30B0E">
        <w:rPr>
          <w:b/>
          <w:bCs/>
          <w:sz w:val="20"/>
          <w:szCs w:val="20"/>
        </w:rPr>
        <w:t>S</w:t>
      </w:r>
      <w:r w:rsidR="00B5514D" w:rsidRPr="00B30B0E">
        <w:rPr>
          <w:b/>
          <w:bCs/>
          <w:sz w:val="20"/>
          <w:szCs w:val="20"/>
        </w:rPr>
        <w:fldChar w:fldCharType="begin"/>
      </w:r>
      <w:r w:rsidR="00B5514D" w:rsidRPr="00B30B0E">
        <w:rPr>
          <w:b/>
          <w:bCs/>
          <w:sz w:val="20"/>
          <w:szCs w:val="20"/>
        </w:rPr>
        <w:instrText xml:space="preserve"> SEQ Table \* ARABIC </w:instrText>
      </w:r>
      <w:r w:rsidR="00B5514D" w:rsidRPr="00B30B0E">
        <w:rPr>
          <w:b/>
          <w:bCs/>
          <w:sz w:val="20"/>
          <w:szCs w:val="20"/>
        </w:rPr>
        <w:fldChar w:fldCharType="separate"/>
      </w:r>
      <w:r w:rsidR="00ED14A2" w:rsidRPr="00B30B0E">
        <w:rPr>
          <w:b/>
          <w:bCs/>
          <w:noProof/>
          <w:sz w:val="20"/>
          <w:szCs w:val="20"/>
        </w:rPr>
        <w:t>9</w:t>
      </w:r>
      <w:r w:rsidR="00B5514D" w:rsidRPr="00B30B0E">
        <w:rPr>
          <w:b/>
          <w:bCs/>
          <w:noProof/>
          <w:sz w:val="20"/>
          <w:szCs w:val="20"/>
        </w:rPr>
        <w:fldChar w:fldCharType="end"/>
      </w:r>
      <w:r w:rsidRPr="00B30B0E">
        <w:rPr>
          <w:b/>
          <w:bCs/>
          <w:sz w:val="20"/>
          <w:szCs w:val="20"/>
        </w:rPr>
        <w:t>.</w:t>
      </w:r>
      <w:r>
        <w:rPr>
          <w:sz w:val="20"/>
          <w:szCs w:val="20"/>
        </w:rPr>
        <w:t xml:space="preserve"> </w:t>
      </w:r>
      <w:r w:rsidR="00554D08" w:rsidRPr="00554D08">
        <w:rPr>
          <w:sz w:val="20"/>
          <w:szCs w:val="20"/>
        </w:rPr>
        <w:t>Final calibrated-model predictions of mass loss compared with the literature mass-loss data used for calibration (Liu et al.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00"/>
        <w:gridCol w:w="2744"/>
        <w:gridCol w:w="2821"/>
        <w:gridCol w:w="2261"/>
      </w:tblGrid>
      <w:tr w:rsidR="003A0691" w:rsidRPr="00540DBD" w14:paraId="2E0A1CEC" w14:textId="77777777" w:rsidTr="00554D08">
        <w:trPr>
          <w:cantSplit/>
          <w:tblHeader/>
          <w:jc w:val="center"/>
        </w:trPr>
        <w:tc>
          <w:tcPr>
            <w:tcW w:w="1200" w:type="dxa"/>
            <w:tcBorders>
              <w:bottom w:val="single" w:sz="6" w:space="0" w:color="000000"/>
            </w:tcBorders>
            <w:vAlign w:val="center"/>
          </w:tcPr>
          <w:p w14:paraId="5DEB7537" w14:textId="77777777" w:rsidR="003A0691" w:rsidRPr="005661E2" w:rsidRDefault="003A0691" w:rsidP="00913FEC">
            <w:pPr>
              <w:keepNext/>
              <w:spacing w:before="20" w:after="20" w:line="240" w:lineRule="auto"/>
              <w:ind w:firstLine="0"/>
              <w:jc w:val="left"/>
              <w:rPr>
                <w:rFonts w:cs="Times New Roman"/>
                <w:b/>
                <w:bCs/>
                <w:color w:val="000000"/>
                <w:sz w:val="20"/>
                <w:szCs w:val="20"/>
                <w:lang w:eastAsia="en-US"/>
              </w:rPr>
            </w:pPr>
            <w:r w:rsidRPr="005661E2">
              <w:rPr>
                <w:rFonts w:cs="Times New Roman"/>
                <w:b/>
                <w:bCs/>
                <w:color w:val="000000"/>
                <w:sz w:val="20"/>
                <w:szCs w:val="20"/>
                <w:lang w:eastAsia="en-US"/>
              </w:rPr>
              <w:t>Time (hours)</w:t>
            </w:r>
          </w:p>
        </w:tc>
        <w:tc>
          <w:tcPr>
            <w:tcW w:w="2744" w:type="dxa"/>
            <w:tcBorders>
              <w:bottom w:val="single" w:sz="6" w:space="0" w:color="000000"/>
            </w:tcBorders>
            <w:vAlign w:val="center"/>
          </w:tcPr>
          <w:p w14:paraId="2CFC9AB2"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Predicted mass loss (%)</w:t>
            </w:r>
          </w:p>
        </w:tc>
        <w:tc>
          <w:tcPr>
            <w:tcW w:w="2821" w:type="dxa"/>
            <w:tcBorders>
              <w:bottom w:val="single" w:sz="6" w:space="0" w:color="000000"/>
            </w:tcBorders>
            <w:vAlign w:val="center"/>
          </w:tcPr>
          <w:p w14:paraId="71C75EBA"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Literature mass loss (%)</w:t>
            </w:r>
          </w:p>
        </w:tc>
        <w:tc>
          <w:tcPr>
            <w:tcW w:w="2261" w:type="dxa"/>
            <w:tcBorders>
              <w:bottom w:val="single" w:sz="6" w:space="0" w:color="000000"/>
            </w:tcBorders>
            <w:vAlign w:val="center"/>
          </w:tcPr>
          <w:p w14:paraId="0889EB07"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Absolute error (%)</w:t>
            </w:r>
          </w:p>
        </w:tc>
      </w:tr>
      <w:tr w:rsidR="003A0691" w:rsidRPr="00540DBD" w14:paraId="5AB90740" w14:textId="77777777" w:rsidTr="00554D08">
        <w:trPr>
          <w:cantSplit/>
          <w:jc w:val="center"/>
        </w:trPr>
        <w:tc>
          <w:tcPr>
            <w:tcW w:w="1200" w:type="dxa"/>
            <w:vAlign w:val="center"/>
          </w:tcPr>
          <w:p w14:paraId="5504581C"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0</w:t>
            </w:r>
          </w:p>
        </w:tc>
        <w:tc>
          <w:tcPr>
            <w:tcW w:w="2744" w:type="dxa"/>
            <w:vAlign w:val="center"/>
          </w:tcPr>
          <w:p w14:paraId="22B503D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821" w:type="dxa"/>
            <w:vAlign w:val="center"/>
          </w:tcPr>
          <w:p w14:paraId="1561F906"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261" w:type="dxa"/>
            <w:vAlign w:val="center"/>
          </w:tcPr>
          <w:p w14:paraId="6A9B1672"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0.000</w:t>
            </w:r>
          </w:p>
        </w:tc>
      </w:tr>
      <w:tr w:rsidR="003A0691" w:rsidRPr="00540DBD" w14:paraId="0E9606B8" w14:textId="77777777" w:rsidTr="00554D08">
        <w:trPr>
          <w:cantSplit/>
          <w:jc w:val="center"/>
        </w:trPr>
        <w:tc>
          <w:tcPr>
            <w:tcW w:w="1200" w:type="dxa"/>
            <w:vAlign w:val="center"/>
          </w:tcPr>
          <w:p w14:paraId="07581B6A"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24</w:t>
            </w:r>
          </w:p>
        </w:tc>
        <w:tc>
          <w:tcPr>
            <w:tcW w:w="2744" w:type="dxa"/>
            <w:vAlign w:val="center"/>
          </w:tcPr>
          <w:p w14:paraId="5A2059F8"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04</w:t>
            </w:r>
            <w:r w:rsidR="003551B2">
              <w:rPr>
                <w:rFonts w:cs="Times New Roman"/>
                <w:color w:val="000000"/>
                <w:sz w:val="20"/>
                <w:szCs w:val="20"/>
                <w:lang w:eastAsia="en-US"/>
              </w:rPr>
              <w:t>9</w:t>
            </w:r>
          </w:p>
        </w:tc>
        <w:tc>
          <w:tcPr>
            <w:tcW w:w="2821" w:type="dxa"/>
            <w:vAlign w:val="center"/>
          </w:tcPr>
          <w:p w14:paraId="26285C3B"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0.0500</w:t>
            </w:r>
          </w:p>
        </w:tc>
        <w:tc>
          <w:tcPr>
            <w:tcW w:w="2261" w:type="dxa"/>
            <w:vAlign w:val="center"/>
          </w:tcPr>
          <w:p w14:paraId="756714CE"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00</w:t>
            </w:r>
            <w:r w:rsidR="003551B2">
              <w:rPr>
                <w:rFonts w:cs="Times New Roman"/>
                <w:color w:val="000000"/>
                <w:sz w:val="20"/>
                <w:szCs w:val="20"/>
                <w:lang w:eastAsia="en-US"/>
              </w:rPr>
              <w:t>1</w:t>
            </w:r>
          </w:p>
        </w:tc>
      </w:tr>
      <w:tr w:rsidR="003A0691" w:rsidRPr="00540DBD" w14:paraId="1A83CA00" w14:textId="77777777" w:rsidTr="00554D08">
        <w:trPr>
          <w:cantSplit/>
          <w:jc w:val="center"/>
        </w:trPr>
        <w:tc>
          <w:tcPr>
            <w:tcW w:w="1200" w:type="dxa"/>
            <w:vAlign w:val="center"/>
          </w:tcPr>
          <w:p w14:paraId="2C8C7944"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48</w:t>
            </w:r>
          </w:p>
        </w:tc>
        <w:tc>
          <w:tcPr>
            <w:tcW w:w="2744" w:type="dxa"/>
            <w:vAlign w:val="center"/>
          </w:tcPr>
          <w:p w14:paraId="2414F6E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84</w:t>
            </w:r>
          </w:p>
        </w:tc>
        <w:tc>
          <w:tcPr>
            <w:tcW w:w="2821" w:type="dxa"/>
            <w:vAlign w:val="center"/>
          </w:tcPr>
          <w:p w14:paraId="5351B80A"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0.0900</w:t>
            </w:r>
          </w:p>
        </w:tc>
        <w:tc>
          <w:tcPr>
            <w:tcW w:w="2261" w:type="dxa"/>
            <w:vAlign w:val="center"/>
          </w:tcPr>
          <w:p w14:paraId="010E3E97"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06</w:t>
            </w:r>
          </w:p>
        </w:tc>
      </w:tr>
      <w:tr w:rsidR="003A0691" w:rsidRPr="00540DBD" w14:paraId="02D9D42B" w14:textId="77777777" w:rsidTr="00554D08">
        <w:trPr>
          <w:cantSplit/>
          <w:jc w:val="center"/>
        </w:trPr>
        <w:tc>
          <w:tcPr>
            <w:tcW w:w="1200" w:type="dxa"/>
            <w:vAlign w:val="center"/>
          </w:tcPr>
          <w:p w14:paraId="4CE91CBF"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120</w:t>
            </w:r>
          </w:p>
        </w:tc>
        <w:tc>
          <w:tcPr>
            <w:tcW w:w="2744" w:type="dxa"/>
            <w:vAlign w:val="center"/>
          </w:tcPr>
          <w:p w14:paraId="260099F3"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15</w:t>
            </w:r>
            <w:r w:rsidR="003551B2">
              <w:rPr>
                <w:rFonts w:cs="Times New Roman"/>
                <w:color w:val="000000"/>
                <w:sz w:val="20"/>
                <w:szCs w:val="20"/>
                <w:lang w:eastAsia="en-US"/>
              </w:rPr>
              <w:t>8</w:t>
            </w:r>
          </w:p>
        </w:tc>
        <w:tc>
          <w:tcPr>
            <w:tcW w:w="2821" w:type="dxa"/>
            <w:vAlign w:val="center"/>
          </w:tcPr>
          <w:p w14:paraId="001ED73F"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0.1300</w:t>
            </w:r>
          </w:p>
        </w:tc>
        <w:tc>
          <w:tcPr>
            <w:tcW w:w="2261" w:type="dxa"/>
            <w:vAlign w:val="center"/>
          </w:tcPr>
          <w:p w14:paraId="3A3448CE"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2</w:t>
            </w:r>
            <w:r w:rsidR="003551B2">
              <w:rPr>
                <w:rFonts w:cs="Times New Roman"/>
                <w:color w:val="000000"/>
                <w:sz w:val="20"/>
                <w:szCs w:val="20"/>
                <w:lang w:eastAsia="en-US"/>
              </w:rPr>
              <w:t>8</w:t>
            </w:r>
          </w:p>
        </w:tc>
      </w:tr>
      <w:tr w:rsidR="003A0691" w:rsidRPr="00540DBD" w14:paraId="0F49600B" w14:textId="77777777" w:rsidTr="00554D08">
        <w:trPr>
          <w:cantSplit/>
          <w:jc w:val="center"/>
        </w:trPr>
        <w:tc>
          <w:tcPr>
            <w:tcW w:w="1200" w:type="dxa"/>
            <w:vAlign w:val="center"/>
          </w:tcPr>
          <w:p w14:paraId="79AD2280"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168</w:t>
            </w:r>
          </w:p>
        </w:tc>
        <w:tc>
          <w:tcPr>
            <w:tcW w:w="2744" w:type="dxa"/>
            <w:vAlign w:val="center"/>
          </w:tcPr>
          <w:p w14:paraId="02118124"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18</w:t>
            </w:r>
            <w:r w:rsidR="003551B2">
              <w:rPr>
                <w:rFonts w:cs="Times New Roman"/>
                <w:color w:val="000000"/>
                <w:sz w:val="20"/>
                <w:szCs w:val="20"/>
                <w:lang w:eastAsia="en-US"/>
              </w:rPr>
              <w:t>8</w:t>
            </w:r>
          </w:p>
        </w:tc>
        <w:tc>
          <w:tcPr>
            <w:tcW w:w="2821" w:type="dxa"/>
            <w:vAlign w:val="center"/>
          </w:tcPr>
          <w:p w14:paraId="7493F733"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0.2000</w:t>
            </w:r>
          </w:p>
        </w:tc>
        <w:tc>
          <w:tcPr>
            <w:tcW w:w="2261" w:type="dxa"/>
            <w:vAlign w:val="center"/>
          </w:tcPr>
          <w:p w14:paraId="6B7F576A"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1</w:t>
            </w:r>
            <w:r w:rsidR="003551B2">
              <w:rPr>
                <w:rFonts w:cs="Times New Roman"/>
                <w:color w:val="000000"/>
                <w:sz w:val="20"/>
                <w:szCs w:val="20"/>
                <w:lang w:eastAsia="en-US"/>
              </w:rPr>
              <w:t>2</w:t>
            </w:r>
          </w:p>
        </w:tc>
      </w:tr>
      <w:tr w:rsidR="003A0691" w:rsidRPr="00540DBD" w14:paraId="2CDC56EB" w14:textId="77777777" w:rsidTr="00554D08">
        <w:trPr>
          <w:cantSplit/>
          <w:jc w:val="center"/>
        </w:trPr>
        <w:tc>
          <w:tcPr>
            <w:tcW w:w="1200" w:type="dxa"/>
            <w:vAlign w:val="center"/>
          </w:tcPr>
          <w:p w14:paraId="0CF63415"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240</w:t>
            </w:r>
          </w:p>
        </w:tc>
        <w:tc>
          <w:tcPr>
            <w:tcW w:w="2744" w:type="dxa"/>
            <w:vAlign w:val="center"/>
          </w:tcPr>
          <w:p w14:paraId="5C38B1F0"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214</w:t>
            </w:r>
          </w:p>
        </w:tc>
        <w:tc>
          <w:tcPr>
            <w:tcW w:w="2821" w:type="dxa"/>
            <w:vAlign w:val="center"/>
          </w:tcPr>
          <w:p w14:paraId="060F39C1"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0.2700</w:t>
            </w:r>
          </w:p>
        </w:tc>
        <w:tc>
          <w:tcPr>
            <w:tcW w:w="2261" w:type="dxa"/>
            <w:vAlign w:val="center"/>
          </w:tcPr>
          <w:p w14:paraId="1127545E"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56</w:t>
            </w:r>
          </w:p>
        </w:tc>
      </w:tr>
      <w:tr w:rsidR="003A0691" w:rsidRPr="00540DBD" w14:paraId="2299BA88" w14:textId="77777777" w:rsidTr="00554D08">
        <w:trPr>
          <w:cantSplit/>
          <w:jc w:val="center"/>
        </w:trPr>
        <w:tc>
          <w:tcPr>
            <w:tcW w:w="1200" w:type="dxa"/>
            <w:vAlign w:val="center"/>
          </w:tcPr>
          <w:p w14:paraId="1BFF34C3" w14:textId="77777777" w:rsidR="003A0691" w:rsidRPr="005661E2" w:rsidRDefault="003A0691" w:rsidP="00913FEC">
            <w:pPr>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336</w:t>
            </w:r>
          </w:p>
        </w:tc>
        <w:tc>
          <w:tcPr>
            <w:tcW w:w="2744" w:type="dxa"/>
            <w:vAlign w:val="center"/>
          </w:tcPr>
          <w:p w14:paraId="2897E9F1" w14:textId="77777777" w:rsidR="003A0691" w:rsidRPr="005661E2" w:rsidRDefault="003A0691" w:rsidP="00913FEC">
            <w:pPr>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24</w:t>
            </w:r>
            <w:r w:rsidR="003551B2">
              <w:rPr>
                <w:rFonts w:cs="Times New Roman"/>
                <w:color w:val="000000"/>
                <w:sz w:val="20"/>
                <w:szCs w:val="20"/>
                <w:lang w:eastAsia="en-US"/>
              </w:rPr>
              <w:t>0</w:t>
            </w:r>
          </w:p>
        </w:tc>
        <w:tc>
          <w:tcPr>
            <w:tcW w:w="2821" w:type="dxa"/>
            <w:vAlign w:val="center"/>
          </w:tcPr>
          <w:p w14:paraId="66F698DE" w14:textId="77777777" w:rsidR="003A0691" w:rsidRPr="005661E2" w:rsidRDefault="003A0691" w:rsidP="00913FEC">
            <w:pPr>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0.3200</w:t>
            </w:r>
          </w:p>
        </w:tc>
        <w:tc>
          <w:tcPr>
            <w:tcW w:w="2261" w:type="dxa"/>
            <w:vAlign w:val="center"/>
          </w:tcPr>
          <w:p w14:paraId="1D536015" w14:textId="77777777" w:rsidR="003A0691" w:rsidRPr="005661E2" w:rsidRDefault="003A0691" w:rsidP="00913FEC">
            <w:pPr>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w:t>
            </w:r>
            <w:r w:rsidR="003551B2">
              <w:rPr>
                <w:rFonts w:cs="Times New Roman"/>
                <w:color w:val="000000"/>
                <w:sz w:val="20"/>
                <w:szCs w:val="20"/>
                <w:lang w:eastAsia="en-US"/>
              </w:rPr>
              <w:t>80</w:t>
            </w:r>
          </w:p>
        </w:tc>
      </w:tr>
    </w:tbl>
    <w:p w14:paraId="7E95B005" w14:textId="77777777" w:rsidR="00DF756F" w:rsidRDefault="00D80D58" w:rsidP="00DF756F">
      <w:pPr>
        <w:pStyle w:val="BodyText"/>
        <w:keepNext/>
        <w:spacing w:before="360" w:line="240" w:lineRule="auto"/>
        <w:ind w:firstLine="0"/>
        <w:jc w:val="center"/>
        <w:rPr>
          <w:del w:id="20002" w:author="Claude" w:date="2026-10-09T12:01:59Z"/>
        </w:rPr>
      </w:pPr>
      <w:del w:id="20001" w:author="Claude" w:date="2026-10-09T12:01:59Z">
        <w:r>
          <w:rPr>
            <w:noProof/>
          </w:rPr>
          <w:drawing>
            <wp:inline distT="0" distB="0" distL="0" distR="0" wp14:anchorId="4D4D8C5A" wp14:editId="330E3F0C">
              <wp:extent cx="5731510" cy="3407382"/>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07382"/>
                      </a:xfrm>
                      <a:prstGeom prst="rect">
                        <a:avLst/>
                      </a:prstGeom>
                    </pic:spPr>
                  </pic:pic>
                </a:graphicData>
              </a:graphic>
            </wp:inline>
          </w:drawing>
        </w:r>
      </w:del>
    </w:p>
    <w:p w14:paraId="7E95B005" w14:textId="77777777" w:rsidR="00DF756F" w:rsidRDefault="00D80D58" w:rsidP="00DF756F">
      <w:pPr>
        <w:pStyle w:val="BodyText"/>
        <w:keepNext/>
        <w:spacing w:before="360" w:line="240" w:lineRule="auto"/>
        <w:ind w:firstLine="0"/>
        <w:jc w:val="center"/>
        <w:rPr>
          <w:ins w:id="20004" w:author="Claude" w:date="2026-10-09T12:01:59Z"/>
        </w:rPr>
      </w:pPr>
      <w:ins w:id="20003" w:author="Claude" w:date="2026-10-09T12:01:59Z">
        <w:r>
          <w:rPr>
            <w:noProof/>
          </w:rPr>
          <w:drawing>
            <wp:inline distT="0" distB="0" distL="0" distR="0" wp14:anchorId="4D4D8C5A" wp14:editId="330E3F0C">
              <wp:extent cx="5731510" cy="3721660"/>
              <wp:effectExtent l="0" t="0" r="2540" b="2540"/>
              <wp:docPr id="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721660"/>
                      </a:xfrm>
                      <a:prstGeom prst="rect">
                        <a:avLst/>
                      </a:prstGeom>
                    </pic:spPr>
                  </pic:pic>
                </a:graphicData>
              </a:graphic>
            </wp:inline>
          </w:drawing>
        </w:r>
      </w:ins>
    </w:p>
    <w:p w14:paraId="4F8EADFF" w14:textId="701C2AAB" w:rsidR="005F4719" w:rsidRDefault="00DF756F" w:rsidP="00DF756F">
      <w:pPr>
        <w:pStyle w:val="Captions"/>
        <w:spacing w:before="80" w:after="360"/>
      </w:pPr>
      <w:r w:rsidRPr="007E2F54">
        <w:rPr>
          <w:b/>
          <w:bCs/>
          <w:sz w:val="20"/>
          <w:szCs w:val="20"/>
        </w:rPr>
        <w:t xml:space="preserve">Figure </w:t>
      </w:r>
      <w:del w:id="147" w:author="Claude" w:date="2026-10-09T04:34:00Z">
        <w:r>
          <w:rPr>
            <w:b/>
            <w:bCs/>
            <w:sz w:val="20"/>
            <w:szCs w:val="20"/>
          </w:rPr>
          <w:delText>S5</w:delText>
        </w:r>
      </w:del>
      <w:ins w:id="148" w:author="Claude" w:date="2026-10-09T04:34:00Z">
        <w:r w:rsidRPr="007E2F54">
          <w:rPr>
            <w:b/>
            <w:bCs/>
            <w:sz w:val="20"/>
            <w:szCs w:val="20"/>
          </w:rPr>
          <w:t>S</w:t>
        </w:r>
      </w:ins>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ins w:id="149" w:author="Claude" w:date="2026-10-09T04:34:00Z">
        <w:r w:rsidR="0021293D">
          <w:rPr>
            <w:b/>
            <w:bCs/>
            <w:noProof/>
            <w:sz w:val="20"/>
            <w:szCs w:val="20"/>
          </w:rPr>
          <w:t>4</w:t>
        </w:r>
      </w:ins>
      <w:r w:rsidRPr="007E2F54">
        <w:rPr>
          <w:b/>
          <w:bCs/>
          <w:sz w:val="20"/>
          <w:szCs w:val="20"/>
        </w:rPr>
        <w:fldChar w:fldCharType="end"/>
      </w:r>
      <w:r w:rsidRPr="007E2F54">
        <w:rPr>
          <w:b/>
          <w:bCs/>
          <w:sz w:val="20"/>
          <w:szCs w:val="20"/>
        </w:rPr>
        <w:t>.</w:t>
      </w:r>
      <w:r w:rsidR="009B05C1">
        <w:rPr>
          <w:sz w:val="20"/>
          <w:szCs w:val="20"/>
        </w:rPr>
        <w:t xml:space="preserve"> </w:t>
      </w:r>
      <w:r w:rsidR="003E77C2" w:rsidRPr="003E77C2">
        <w:rPr>
          <w:sz w:val="20"/>
          <w:szCs w:val="20"/>
        </w:rPr>
        <w:t xml:space="preserve">Bayesian calibration results: (a) simulated and literature mass loss, (b) normalized </w:t>
      </w:r>
      <w:ins w:id="9004" w:author="Claude" w:date="2026-10-09T12:01:59Z">
        <w:r w:rsidR="003E77C2" w:rsidRPr="003E77C2">
          <w:rPr>
            <w:sz w:val="20"/>
            <w:szCs w:val="20"/>
          </w:rPr>
          <w:t xml:space="preserve">log10 </w:t>
        </w:r>
      </w:ins>
      <w:r w:rsidR="003E77C2" w:rsidRPr="003E77C2">
        <w:rPr>
          <w:sz w:val="20"/>
          <w:szCs w:val="20"/>
        </w:rPr>
        <w:t xml:space="preserve">parameter trajectories</w:t>
      </w:r>
      <w:ins w:id="9003" w:author="Claude" w:date="2026-10-09T12:01:59Z">
        <w:r w:rsidR="003E77C2" w:rsidRPr="003E77C2">
          <w:rPr>
            <w:sz w:val="20"/>
            <w:szCs w:val="20"/>
          </w:rPr>
          <w:t xml:space="preserve"> over the 32 evaluations (optimum at iteration 22)</w:t>
        </w:r>
      </w:ins>
      <w:r w:rsidR="003E77C2" w:rsidRPr="003E77C2">
        <w:rPr>
          <w:sz w:val="20"/>
          <w:szCs w:val="20"/>
        </w:rPr>
        <w:t xml:space="preserve">, and (c–e) RMSE response surfaces for pairwise combinations of</w:t>
      </w:r>
      <w:r w:rsidR="003E77C2">
        <w:rPr>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3E77C2" w:rsidRPr="00E14F33">
        <w:rPr>
          <w:rFonts w:cs="Times New Roman"/>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3E77C2" w:rsidRPr="00E14F33">
        <w:rPr>
          <w:rFonts w:cs="Times New Roman"/>
          <w:sz w:val="20"/>
          <w:szCs w:val="20"/>
        </w:rPr>
        <w:t xml:space="preserve">, and</w:t>
      </w:r>
      <w:ins w:id="9002" w:author="Claude" w:date="2026-10-09T12:01:59Z">
        <w:r w:rsidR="003E77C2" w:rsidRPr="00E14F33">
          <w:rPr>
            <w:rFonts w:cs="Times New Roman"/>
            <w:sz w:val="20"/>
            <w:szCs w:val="20"/>
          </w:rPr>
          <w:t xml:space="preserve">  (log</w:t>
        </w:r>
      </w:ins>
      <w:r w:rsidR="003E77C2" w:rsidRPr="00E14F33">
        <w:rPr>
          <w:rFonts w:cs="Times New Roman"/>
          <w:sz w:val="20"/>
          <w:szCs w:val="20"/>
        </w:rPr>
        <w:t xml:space="preserve"> </w:t>
      </w:r>
      <w:ins w:id="9001" w:author="Claude" w:date="2026-10-09T12:01:59Z">
        <w:r w:rsidR="003E77C2" w:rsidRPr="00E14F33">
          <w:rPr>
            <w:rFonts w:cs="Times New Roman"/>
            <w:sz w:val="20"/>
            <w:szCs w:val="20"/>
          </w:rPr>
          <w:t xml:space="preserve">axes; smoothed interpolants of the evaluations with kORR ≤ 200 mm h-1, shown only near evaluated points; black dots, evaluated parameter sets; star, optimum)</w:t>
        </w:r>
      </w:ins>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3E77C2" w:rsidRPr="00DF5F5F">
        <w:rPr>
          <w:sz w:val="20"/>
          <w:szCs w:val="20"/>
        </w:rPr>
        <w:t>.</w:t>
      </w:r>
    </w:p>
    <w:p w14:paraId="701E46C0" w14:textId="77777777" w:rsidR="009A33EE" w:rsidRDefault="009A33EE" w:rsidP="009A33EE">
      <w:pPr>
        <w:pStyle w:val="Captions"/>
        <w:keepNext/>
        <w:spacing w:before="360" w:after="80"/>
      </w:pPr>
      <w:r w:rsidRPr="007E2F54">
        <w:rPr>
          <w:b/>
          <w:bCs/>
          <w:sz w:val="20"/>
          <w:szCs w:val="20"/>
        </w:rPr>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10</w:t>
      </w:r>
      <w:r w:rsidR="00B5514D" w:rsidRPr="007E2F54">
        <w:rPr>
          <w:b/>
          <w:bCs/>
          <w:noProof/>
          <w:sz w:val="20"/>
          <w:szCs w:val="20"/>
        </w:rPr>
        <w:fldChar w:fldCharType="end"/>
      </w:r>
      <w:r w:rsidRPr="007E2F54">
        <w:rPr>
          <w:b/>
          <w:bCs/>
          <w:sz w:val="20"/>
          <w:szCs w:val="20"/>
        </w:rPr>
        <w:t>.</w:t>
      </w:r>
      <w:r>
        <w:rPr>
          <w:sz w:val="20"/>
          <w:szCs w:val="20"/>
        </w:rPr>
        <w:t xml:space="preserve"> </w:t>
      </w:r>
      <w:r w:rsidRPr="002A0AFD">
        <w:rPr>
          <w:sz w:val="20"/>
          <w:szCs w:val="20"/>
        </w:rPr>
        <w:t>Bayesian optimization settings used for parameter calibration.</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619"/>
        <w:gridCol w:w="5407"/>
      </w:tblGrid>
      <w:tr w:rsidR="00B232B9" w:rsidRPr="00B232B9" w14:paraId="13586709" w14:textId="77777777" w:rsidTr="00D50C40">
        <w:trPr>
          <w:cantSplit/>
          <w:tblHeader/>
          <w:jc w:val="center"/>
        </w:trPr>
        <w:tc>
          <w:tcPr>
            <w:tcW w:w="3619" w:type="dxa"/>
            <w:tcBorders>
              <w:bottom w:val="single" w:sz="6" w:space="0" w:color="000000"/>
            </w:tcBorders>
            <w:vAlign w:val="center"/>
          </w:tcPr>
          <w:p w14:paraId="548D1E39" w14:textId="77777777" w:rsidR="00B232B9" w:rsidRPr="00151F4E" w:rsidRDefault="00B232B9" w:rsidP="00151F4E">
            <w:pPr>
              <w:spacing w:before="20" w:after="20" w:line="240" w:lineRule="auto"/>
              <w:ind w:firstLine="0"/>
              <w:jc w:val="left"/>
              <w:rPr>
                <w:rFonts w:cs="Times New Roman"/>
                <w:b/>
                <w:bCs/>
                <w:color w:val="000000"/>
                <w:sz w:val="20"/>
                <w:szCs w:val="20"/>
                <w:lang w:eastAsia="en-US"/>
              </w:rPr>
            </w:pPr>
            <w:r w:rsidRPr="00151F4E">
              <w:rPr>
                <w:rFonts w:cs="Times New Roman"/>
                <w:b/>
                <w:bCs/>
                <w:color w:val="000000"/>
                <w:sz w:val="20"/>
                <w:szCs w:val="20"/>
                <w:lang w:eastAsia="en-US"/>
              </w:rPr>
              <w:t>Setting</w:t>
            </w:r>
          </w:p>
        </w:tc>
        <w:tc>
          <w:tcPr>
            <w:tcW w:w="5407" w:type="dxa"/>
            <w:tcBorders>
              <w:bottom w:val="single" w:sz="6" w:space="0" w:color="000000"/>
            </w:tcBorders>
            <w:vAlign w:val="center"/>
          </w:tcPr>
          <w:p w14:paraId="44CD4EE4" w14:textId="77777777" w:rsidR="00B232B9" w:rsidRPr="00151F4E" w:rsidRDefault="00B232B9" w:rsidP="00151F4E">
            <w:pPr>
              <w:pStyle w:val="Captions"/>
              <w:spacing w:before="20" w:after="20"/>
              <w:jc w:val="center"/>
              <w:rPr>
                <w:rFonts w:cs="Times New Roman"/>
                <w:b/>
                <w:bCs/>
                <w:iCs w:val="0"/>
                <w:color w:val="000000"/>
                <w:sz w:val="20"/>
                <w:szCs w:val="20"/>
                <w:lang w:eastAsia="en-US"/>
              </w:rPr>
            </w:pPr>
            <w:r w:rsidRPr="00151F4E">
              <w:rPr>
                <w:rFonts w:cs="Times New Roman"/>
                <w:b/>
                <w:bCs/>
                <w:iCs w:val="0"/>
                <w:color w:val="000000"/>
                <w:sz w:val="20"/>
                <w:szCs w:val="20"/>
                <w:lang w:eastAsia="en-US"/>
              </w:rPr>
              <w:t>Value</w:t>
            </w:r>
          </w:p>
        </w:tc>
      </w:tr>
      <w:tr w:rsidR="009A33EE" w:rsidRPr="00B232B9" w14:paraId="1CDD4A66" w14:textId="77777777" w:rsidTr="00B5514D">
        <w:trPr>
          <w:cantSplit/>
          <w:jc w:val="center"/>
        </w:trPr>
        <w:tc>
          <w:tcPr>
            <w:tcW w:w="3619" w:type="dxa"/>
            <w:vAlign w:val="center"/>
          </w:tcPr>
          <w:p w14:paraId="41756E74" w14:textId="77777777" w:rsidR="009A33EE" w:rsidRPr="00151F4E" w:rsidRDefault="009A33E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Optimization method</w:t>
            </w:r>
          </w:p>
        </w:tc>
        <w:tc>
          <w:tcPr>
            <w:tcW w:w="5407" w:type="dxa"/>
            <w:vAlign w:val="center"/>
          </w:tcPr>
          <w:p w14:paraId="511B3C18" w14:textId="77777777" w:rsidR="009A33EE" w:rsidRPr="00151F4E" w:rsidRDefault="009A33E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Bayesian optimization</w:t>
            </w:r>
          </w:p>
        </w:tc>
      </w:tr>
      <w:tr w:rsidR="009A33EE" w:rsidRPr="00B232B9" w14:paraId="0C55AC82" w14:textId="77777777" w:rsidTr="00B5514D">
        <w:trPr>
          <w:cantSplit/>
          <w:jc w:val="center"/>
        </w:trPr>
        <w:tc>
          <w:tcPr>
            <w:tcW w:w="3619" w:type="dxa"/>
            <w:vAlign w:val="center"/>
          </w:tcPr>
          <w:p w14:paraId="707BF12F" w14:textId="77777777" w:rsidR="009A33EE" w:rsidRPr="00151F4E" w:rsidRDefault="009A33E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Surrogate model</w:t>
            </w:r>
          </w:p>
        </w:tc>
        <w:tc>
          <w:tcPr>
            <w:tcW w:w="5407" w:type="dxa"/>
            <w:vAlign w:val="center"/>
          </w:tcPr>
          <w:p w14:paraId="5DE098E0" w14:textId="77777777" w:rsidR="009A33EE" w:rsidRPr="00151F4E" w:rsidRDefault="009A33E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Gaussian Process</w:t>
            </w:r>
          </w:p>
        </w:tc>
      </w:tr>
      <w:tr w:rsidR="009A33EE" w:rsidRPr="00B232B9" w14:paraId="2EA83CD2" w14:textId="77777777" w:rsidTr="00B5514D">
        <w:trPr>
          <w:cantSplit/>
          <w:jc w:val="center"/>
        </w:trPr>
        <w:tc>
          <w:tcPr>
            <w:tcW w:w="3619" w:type="dxa"/>
            <w:vAlign w:val="center"/>
          </w:tcPr>
          <w:p w14:paraId="4DC7B69E" w14:textId="77777777" w:rsidR="009A33EE" w:rsidRPr="00151F4E" w:rsidRDefault="009A33E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Objective function</w:t>
            </w:r>
          </w:p>
        </w:tc>
        <w:tc>
          <w:tcPr>
            <w:tcW w:w="5407" w:type="dxa"/>
            <w:vAlign w:val="center"/>
          </w:tcPr>
          <w:p w14:paraId="01B59881" w14:textId="77777777" w:rsidR="009A33EE" w:rsidRPr="00151F4E" w:rsidRDefault="009A33E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RMSE minimization</w:t>
            </w:r>
          </w:p>
        </w:tc>
      </w:tr>
      <w:tr w:rsidR="0063194E" w:rsidRPr="00B232B9" w14:paraId="35DF3411" w14:textId="77777777" w:rsidTr="00B5514D">
        <w:trPr>
          <w:cantSplit/>
          <w:jc w:val="center"/>
        </w:trPr>
        <w:tc>
          <w:tcPr>
            <w:tcW w:w="3619" w:type="dxa"/>
            <w:vAlign w:val="center"/>
          </w:tcPr>
          <w:p w14:paraId="0732015D"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Parameters calibrated</w:t>
            </w:r>
          </w:p>
        </w:tc>
        <w:tc>
          <w:tcPr>
            <w:tcW w:w="5407" w:type="dxa"/>
            <w:vAlign w:val="center"/>
          </w:tcPr>
          <w:p w14:paraId="246AF254" w14:textId="77777777" w:rsidR="0063194E" w:rsidRPr="00151F4E" w:rsidRDefault="00000000" w:rsidP="00151F4E">
            <w:pPr>
              <w:spacing w:before="20" w:after="20" w:line="240" w:lineRule="auto"/>
              <w:ind w:firstLine="0"/>
              <w:jc w:val="center"/>
              <w:rPr>
                <w:rFonts w:cs="Times New Roman"/>
                <w:color w:val="000000"/>
                <w:sz w:val="20"/>
                <w:szCs w:val="20"/>
                <w:lang w:eastAsia="en-US"/>
              </w:rPr>
            </w:pP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f</m:t>
                  </m:r>
                </m:sub>
              </m:sSub>
            </m:oMath>
            <w:r w:rsidR="0063194E" w:rsidRPr="00151F4E">
              <w:rPr>
                <w:rFonts w:cs="Times New Roman"/>
                <w:color w:val="000000"/>
                <w:sz w:val="20"/>
                <w:szCs w:val="20"/>
                <w:lang w:eastAsia="en-US"/>
              </w:rPr>
              <w:t xml:space="preserve">, </w:t>
            </w: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d</m:t>
                  </m:r>
                </m:sub>
              </m:sSub>
            </m:oMath>
            <w:r w:rsidR="0063194E" w:rsidRPr="00151F4E">
              <w:rPr>
                <w:rFonts w:cs="Times New Roman"/>
                <w:color w:val="000000"/>
                <w:sz w:val="20"/>
                <w:szCs w:val="20"/>
                <w:lang w:eastAsia="en-US"/>
              </w:rPr>
              <w:t xml:space="preserve">, </w:t>
            </w: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m:rPr>
                      <m:sty m:val="p"/>
                    </m:rPr>
                    <w:rPr>
                      <w:rFonts w:ascii="Cambria Math" w:hAnsi="Cambria Math" w:cs="Times New Roman"/>
                      <w:color w:val="000000"/>
                      <w:sz w:val="20"/>
                      <w:szCs w:val="20"/>
                      <w:lang w:eastAsia="en-US"/>
                    </w:rPr>
                    <m:t>ORR</m:t>
                  </m:r>
                </m:sub>
              </m:sSub>
            </m:oMath>
          </w:p>
        </w:tc>
      </w:tr>
      <w:tr w:rsidR="0063194E" w:rsidRPr="00B232B9" w14:paraId="09CDFFC4" w14:textId="77777777" w:rsidTr="00B5514D">
        <w:trPr>
          <w:cantSplit/>
          <w:jc w:val="center"/>
        </w:trPr>
        <w:tc>
          <w:tcPr>
            <w:tcW w:w="3619" w:type="dxa"/>
            <w:vAlign w:val="center"/>
          </w:tcPr>
          <w:p w14:paraId="4EDD48D1"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Prior distribution</w:t>
            </w:r>
          </w:p>
        </w:tc>
        <w:tc>
          <w:tcPr>
            <w:tcW w:w="5407" w:type="dxa"/>
            <w:vAlign w:val="center"/>
          </w:tcPr>
          <w:p w14:paraId="1A3F4F32"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Uniform</w:t>
            </w:r>
          </w:p>
        </w:tc>
      </w:tr>
      <w:tr w:rsidR="0063194E" w:rsidRPr="00B232B9" w14:paraId="2EE83C35" w14:textId="77777777" w:rsidTr="00B5514D">
        <w:trPr>
          <w:cantSplit/>
          <w:jc w:val="center"/>
        </w:trPr>
        <w:tc>
          <w:tcPr>
            <w:tcW w:w="3619" w:type="dxa"/>
            <w:vAlign w:val="center"/>
          </w:tcPr>
          <w:p w14:paraId="3ED9CA6F"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Parameter bounds</w:t>
            </w:r>
          </w:p>
        </w:tc>
        <w:tc>
          <w:tcPr>
            <w:tcW w:w="5407" w:type="dxa"/>
            <w:vAlign w:val="center"/>
          </w:tcPr>
          <w:p w14:paraId="4437E20F"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Main-text Table 2</w:t>
            </w:r>
          </w:p>
        </w:tc>
      </w:tr>
      <w:tr w:rsidR="0063194E" w:rsidRPr="00B232B9" w14:paraId="6F3F542C" w14:textId="77777777" w:rsidTr="00B5514D">
        <w:trPr>
          <w:cantSplit/>
          <w:jc w:val="center"/>
        </w:trPr>
        <w:tc>
          <w:tcPr>
            <w:tcW w:w="3619" w:type="dxa"/>
            <w:vAlign w:val="center"/>
          </w:tcPr>
          <w:p w14:paraId="1E5A802B"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Random seed</w:t>
            </w:r>
          </w:p>
        </w:tc>
        <w:tc>
          <w:tcPr>
            <w:tcW w:w="5407" w:type="dxa"/>
            <w:vAlign w:val="center"/>
          </w:tcPr>
          <w:p w14:paraId="10F3ACF8"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1</w:t>
            </w:r>
          </w:p>
        </w:tc>
      </w:tr>
      <w:tr w:rsidR="0063194E" w:rsidRPr="00B232B9" w14:paraId="3E493CAB" w14:textId="77777777" w:rsidTr="00B5514D">
        <w:trPr>
          <w:cantSplit/>
          <w:jc w:val="center"/>
        </w:trPr>
        <w:tc>
          <w:tcPr>
            <w:tcW w:w="3619" w:type="dxa"/>
            <w:vAlign w:val="center"/>
          </w:tcPr>
          <w:p w14:paraId="6B8D1105"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Initial sampling</w:t>
            </w:r>
          </w:p>
        </w:tc>
        <w:tc>
          <w:tcPr>
            <w:tcW w:w="5407" w:type="dxa"/>
            <w:vAlign w:val="center"/>
          </w:tcPr>
          <w:p w14:paraId="1DD2E288"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12-point Latin hypercube design (iterations 1–12)</w:t>
            </w:r>
          </w:p>
        </w:tc>
      </w:tr>
      <w:tr w:rsidR="0063194E" w:rsidRPr="00B232B9" w14:paraId="555B5B52" w14:textId="77777777" w:rsidTr="00B5514D">
        <w:trPr>
          <w:cantSplit/>
          <w:jc w:val="center"/>
        </w:trPr>
        <w:tc>
          <w:tcPr>
            <w:tcW w:w="3619" w:type="dxa"/>
            <w:vAlign w:val="center"/>
          </w:tcPr>
          <w:p w14:paraId="1AA94DFB"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Acquisition function</w:t>
            </w:r>
          </w:p>
        </w:tc>
        <w:tc>
          <w:tcPr>
            <w:tcW w:w="5407" w:type="dxa"/>
            <w:vAlign w:val="center"/>
          </w:tcPr>
          <w:p w14:paraId="6C215233"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Expected improvement</w:t>
            </w:r>
          </w:p>
        </w:tc>
      </w:tr>
      <w:tr w:rsidR="0063194E" w:rsidRPr="00B232B9" w14:paraId="216458BD" w14:textId="77777777" w:rsidTr="00B5514D">
        <w:trPr>
          <w:cantSplit/>
          <w:jc w:val="center"/>
        </w:trPr>
        <w:tc>
          <w:tcPr>
            <w:tcW w:w="3619" w:type="dxa"/>
            <w:vAlign w:val="center"/>
          </w:tcPr>
          <w:p w14:paraId="2CCB4F1A"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lastRenderedPageBreak/>
              <w:t>Total iterations</w:t>
            </w:r>
          </w:p>
        </w:tc>
        <w:tc>
          <w:tcPr>
            <w:tcW w:w="5407" w:type="dxa"/>
            <w:vAlign w:val="center"/>
          </w:tcPr>
          <w:p w14:paraId="0EA66B05"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32 (optimum at iteration 22)</w:t>
            </w:r>
          </w:p>
        </w:tc>
      </w:tr>
      <w:tr w:rsidR="0063194E" w:rsidRPr="00B232B9" w14:paraId="50E16081" w14:textId="77777777" w:rsidTr="00B5514D">
        <w:trPr>
          <w:cantSplit/>
          <w:jc w:val="center"/>
        </w:trPr>
        <w:tc>
          <w:tcPr>
            <w:tcW w:w="3619" w:type="dxa"/>
            <w:vAlign w:val="center"/>
          </w:tcPr>
          <w:p w14:paraId="21AD0DCC"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Noise treatment</w:t>
            </w:r>
          </w:p>
        </w:tc>
        <w:tc>
          <w:tcPr>
            <w:tcW w:w="5407" w:type="dxa"/>
            <w:vAlign w:val="center"/>
          </w:tcPr>
          <w:p w14:paraId="06F71B5D"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Deterministic objective</w:t>
            </w:r>
          </w:p>
        </w:tc>
      </w:tr>
      <w:tr w:rsidR="0063194E" w:rsidRPr="00B232B9" w14:paraId="4F6B8EDA" w14:textId="77777777" w:rsidTr="00B5514D">
        <w:trPr>
          <w:cantSplit/>
          <w:jc w:val="center"/>
        </w:trPr>
        <w:tc>
          <w:tcPr>
            <w:tcW w:w="3619" w:type="dxa"/>
            <w:vAlign w:val="center"/>
          </w:tcPr>
          <w:p w14:paraId="714004A9"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Target RMSE</w:t>
            </w:r>
          </w:p>
        </w:tc>
        <w:tc>
          <w:tcPr>
            <w:tcW w:w="5407" w:type="dxa"/>
            <w:vAlign w:val="center"/>
          </w:tcPr>
          <w:p w14:paraId="3FFFB264"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0.05%</w:t>
            </w:r>
          </w:p>
        </w:tc>
      </w:tr>
    </w:tbl>
    <w:p w14:paraId="6C5429F1" w14:textId="77777777" w:rsidR="00876655" w:rsidRPr="00CA2019" w:rsidRDefault="00876655" w:rsidP="00876655">
      <w:pPr>
        <w:pStyle w:val="Heading1"/>
        <w:spacing w:before="360"/>
      </w:pPr>
      <w:r>
        <w:t>S6. Uncertainty analysis</w:t>
      </w:r>
    </w:p>
    <w:p w14:paraId="73DA0034" w14:textId="77777777" w:rsidR="00876655" w:rsidRDefault="00876655" w:rsidP="00876655">
      <w:pPr>
        <w:pStyle w:val="BodyText"/>
      </w:pPr>
      <w:r w:rsidRPr="00F164F0">
        <w:t xml:space="preserve">Uncertainty in predicted mass loss arising from the calibrated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E14F33">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E14F33">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F164F0">
        <w:t xml:space="preserve"> was evaluated using 50 parameter sets sampled from a 2000-draw GP-bootstrap calibration ensemble. At 672 h, the ensemble median mass loss was 0.333%, with 50% and 95% intervals of 0.330–0.338% and 0.315–0.375%, respectively, closely matching the BO-optimum prediction of 0.333%. F</w:t>
      </w:r>
      <w:r w:rsidR="00457C34">
        <w:t>our</w:t>
      </w:r>
      <w:r w:rsidRPr="00F164F0">
        <w:t xml:space="preserve"> of s</w:t>
      </w:r>
      <w:r w:rsidR="00457C34">
        <w:t>ix</w:t>
      </w:r>
      <w:r w:rsidRPr="00F164F0">
        <w:t xml:space="preserve"> literature measurements fell within the 95% interval. Because the GP ensemble represents uncertainty in the calibration objective rather than a formal parameter posterior, these bands are reported as parameter-propagated ensemble intervals and exclude measurement, model-form, and numerical uncertainty.</w:t>
      </w:r>
    </w:p>
    <w:p w14:paraId="0D46BC43" w14:textId="039DDB95" w:rsidR="005639C1" w:rsidRDefault="007163D0">
      <w:pPr>
        <w:pStyle w:val="BodyText"/>
        <w:spacing w:after="120"/>
        <w:ind w:firstLine="0"/>
      </w:pPr>
      <w:r>
        <w:t xml:space="preserve">Figure </w:t>
      </w:r>
      <w:del w:id="150" w:author="Claude" w:date="2026-10-09T04:34:00Z">
        <w:r>
          <w:delText>S6</w:delText>
        </w:r>
      </w:del>
      <w:ins w:id="151" w:author="Claude" w:date="2026-10-09T04:34:00Z">
        <w:r>
          <w:t>S5</w:t>
        </w:r>
      </w:ins>
      <w:r>
        <w:t xml:space="preserve"> shows the ensemble prediction and the distribution of mass loss at 672 h.</w:t>
      </w:r>
    </w:p>
    <w:p w14:paraId="6DB10312" w14:textId="77777777" w:rsidR="00876655" w:rsidRDefault="00876655" w:rsidP="00876655">
      <w:pPr>
        <w:pStyle w:val="BodyText"/>
        <w:keepNext/>
        <w:spacing w:before="360" w:line="240" w:lineRule="auto"/>
        <w:ind w:firstLine="0"/>
        <w:jc w:val="center"/>
      </w:pPr>
      <w:r>
        <w:rPr>
          <w:noProof/>
        </w:rPr>
        <w:drawing>
          <wp:inline distT="0" distB="0" distL="0" distR="0" wp14:anchorId="44958DD8" wp14:editId="386F732F">
            <wp:extent cx="5731510" cy="23279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27910"/>
                    </a:xfrm>
                    <a:prstGeom prst="rect">
                      <a:avLst/>
                    </a:prstGeom>
                    <a:noFill/>
                    <a:ln>
                      <a:noFill/>
                    </a:ln>
                  </pic:spPr>
                </pic:pic>
              </a:graphicData>
            </a:graphic>
          </wp:inline>
        </w:drawing>
      </w:r>
    </w:p>
    <w:p w14:paraId="3ACFB43D" w14:textId="73F074B1" w:rsidR="00876655" w:rsidRDefault="00876655" w:rsidP="00876655">
      <w:pPr>
        <w:pStyle w:val="Captions"/>
        <w:spacing w:before="80" w:after="360"/>
        <w:rPr>
          <w:sz w:val="20"/>
          <w:szCs w:val="20"/>
        </w:rPr>
      </w:pPr>
      <w:r w:rsidRPr="00CA2019">
        <w:rPr>
          <w:b/>
          <w:bCs/>
          <w:sz w:val="20"/>
          <w:szCs w:val="20"/>
        </w:rPr>
        <w:t xml:space="preserve">Figure </w:t>
      </w:r>
      <w:del w:id="152" w:author="Claude" w:date="2026-10-09T04:34:00Z">
        <w:r>
          <w:rPr>
            <w:b/>
            <w:bCs/>
            <w:sz w:val="20"/>
            <w:szCs w:val="20"/>
          </w:rPr>
          <w:delText>S6</w:delText>
        </w:r>
      </w:del>
      <w:ins w:id="153" w:author="Claude" w:date="2026-10-09T04:34:00Z">
        <w:r w:rsidRPr="00CA2019">
          <w:rPr>
            <w:b/>
            <w:bCs/>
            <w:sz w:val="20"/>
            <w:szCs w:val="20"/>
          </w:rPr>
          <w:t>S</w:t>
        </w:r>
      </w:ins>
      <w:r w:rsidRPr="00CA2019">
        <w:rPr>
          <w:b/>
          <w:bCs/>
          <w:sz w:val="20"/>
          <w:szCs w:val="20"/>
        </w:rPr>
        <w:fldChar w:fldCharType="begin"/>
      </w:r>
      <w:r w:rsidRPr="00CA2019">
        <w:rPr>
          <w:b/>
          <w:bCs/>
          <w:sz w:val="20"/>
          <w:szCs w:val="20"/>
        </w:rPr>
        <w:instrText xml:space="preserve"> SEQ Figure \* ARABIC </w:instrText>
      </w:r>
      <w:r w:rsidRPr="00CA2019">
        <w:rPr>
          <w:b/>
          <w:bCs/>
          <w:sz w:val="20"/>
          <w:szCs w:val="20"/>
        </w:rPr>
        <w:fldChar w:fldCharType="separate"/>
      </w:r>
      <w:ins w:id="154" w:author="Claude" w:date="2026-10-09T04:34:00Z">
        <w:r w:rsidR="0021293D">
          <w:rPr>
            <w:b/>
            <w:bCs/>
            <w:noProof/>
            <w:sz w:val="20"/>
            <w:szCs w:val="20"/>
          </w:rPr>
          <w:t>5</w:t>
        </w:r>
      </w:ins>
      <w:r w:rsidRPr="00CA2019">
        <w:rPr>
          <w:b/>
          <w:bCs/>
          <w:sz w:val="20"/>
          <w:szCs w:val="20"/>
        </w:rPr>
        <w:fldChar w:fldCharType="end"/>
      </w:r>
      <w:r w:rsidRPr="00CA2019">
        <w:rPr>
          <w:b/>
          <w:bCs/>
          <w:sz w:val="20"/>
          <w:szCs w:val="20"/>
        </w:rPr>
        <w:t>.</w:t>
      </w:r>
      <w:r>
        <w:rPr>
          <w:sz w:val="20"/>
          <w:szCs w:val="20"/>
        </w:rPr>
        <w:t xml:space="preserve"> </w:t>
      </w:r>
      <w:r w:rsidRPr="00F164F0">
        <w:rPr>
          <w:sz w:val="20"/>
          <w:szCs w:val="20"/>
        </w:rPr>
        <w:t>Parameter-propagated uncertainty in predicted Zn mass loss. (a) Ensemble median and 50% and 95% parameter-propagated intervals obtained from 50 kinetic-parameter sets, compared with the BO-optimum prediction and literature measurements. (b) Distribution of predicted mass loss at 672 h. The ensemble median was 0.333%, with 50% and 95% intervals of 0.330–0.338% and 0.315–0.375%, respectively. The intervals represent kinetic-parameter uncertainty only and are not Bayesian credible or predictive intervals.</w:t>
      </w:r>
    </w:p>
    <w:p w14:paraId="6AB9AD7F" w14:textId="7041E36F" w:rsidR="00AA7E3B" w:rsidRDefault="00AA7E3B" w:rsidP="00876655">
      <w:pPr>
        <w:pStyle w:val="Captions"/>
        <w:spacing w:before="80" w:after="360"/>
        <w:rPr>
          <w:sz w:val="20"/>
          <w:szCs w:val="20"/>
        </w:rPr>
      </w:pPr>
    </w:p>
    <w:p w14:paraId="2ABF14A8" w14:textId="7F884A44" w:rsidR="00AA7E3B" w:rsidRDefault="00AA7E3B" w:rsidP="00876655">
      <w:pPr>
        <w:pStyle w:val="Captions"/>
        <w:spacing w:before="80" w:after="360"/>
        <w:rPr>
          <w:sz w:val="20"/>
          <w:szCs w:val="20"/>
        </w:rPr>
      </w:pPr>
    </w:p>
    <w:p w14:paraId="2A961FB8" w14:textId="5C4BA9FD" w:rsidR="00AA7E3B" w:rsidRDefault="00AA7E3B" w:rsidP="00876655">
      <w:pPr>
        <w:pStyle w:val="Captions"/>
        <w:spacing w:before="80" w:after="360"/>
        <w:rPr>
          <w:sz w:val="20"/>
          <w:szCs w:val="20"/>
        </w:rPr>
      </w:pPr>
    </w:p>
    <w:p w14:paraId="5DC52813" w14:textId="77777777" w:rsidR="00AA7E3B" w:rsidRPr="00F164F0" w:rsidRDefault="00AA7E3B" w:rsidP="00876655">
      <w:pPr>
        <w:pStyle w:val="Captions"/>
        <w:spacing w:before="80" w:after="360"/>
      </w:pPr>
    </w:p>
    <w:p w14:paraId="04BC8270" w14:textId="77777777" w:rsidR="009A33EE" w:rsidRDefault="009A33EE" w:rsidP="009A33EE">
      <w:pPr>
        <w:pStyle w:val="Captions"/>
        <w:keepNext/>
        <w:spacing w:before="360" w:after="80"/>
      </w:pPr>
      <w:r w:rsidRPr="007E2F54">
        <w:rPr>
          <w:b/>
          <w:bCs/>
          <w:sz w:val="20"/>
          <w:szCs w:val="20"/>
        </w:rPr>
        <w:lastRenderedPageBreak/>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11</w:t>
      </w:r>
      <w:r w:rsidR="00B5514D" w:rsidRPr="007E2F54">
        <w:rPr>
          <w:b/>
          <w:bCs/>
          <w:noProof/>
          <w:sz w:val="20"/>
          <w:szCs w:val="20"/>
        </w:rPr>
        <w:fldChar w:fldCharType="end"/>
      </w:r>
      <w:r w:rsidRPr="007E2F54">
        <w:rPr>
          <w:b/>
          <w:bCs/>
          <w:sz w:val="20"/>
          <w:szCs w:val="20"/>
        </w:rPr>
        <w:t>.</w:t>
      </w:r>
      <w:r>
        <w:rPr>
          <w:sz w:val="20"/>
          <w:szCs w:val="20"/>
        </w:rPr>
        <w:t xml:space="preserve"> </w:t>
      </w:r>
      <w:r w:rsidRPr="002A0AFD">
        <w:rPr>
          <w:sz w:val="20"/>
          <w:szCs w:val="20"/>
        </w:rPr>
        <w:t>Comparison of simulated and measured mass loss in HBSS (validation) with the experimental scatter. Experimental values are mean ± SD (n = 3); |Error|/SD is the absolute error divided by the SD at the same immersion time. The validation RMSE of 0.0159% (R² = 0.9734) corresponds to 8.6% of the mean measured mass loss (0.185%) and 5.1% of the 28-day value.</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50"/>
        <w:gridCol w:w="2400"/>
        <w:gridCol w:w="1700"/>
        <w:gridCol w:w="1700"/>
        <w:gridCol w:w="1976"/>
      </w:tblGrid>
      <w:tr w:rsidR="003A0691" w:rsidRPr="00540DBD" w14:paraId="11D95505" w14:textId="77777777" w:rsidTr="00554D08">
        <w:trPr>
          <w:cantSplit/>
          <w:tblHeader/>
          <w:jc w:val="center"/>
        </w:trPr>
        <w:tc>
          <w:tcPr>
            <w:tcW w:w="1250" w:type="dxa"/>
            <w:tcBorders>
              <w:bottom w:val="single" w:sz="6" w:space="0" w:color="000000"/>
            </w:tcBorders>
            <w:vAlign w:val="center"/>
          </w:tcPr>
          <w:p w14:paraId="4EE4B21E" w14:textId="77777777" w:rsidR="003A0691" w:rsidRPr="005661E2" w:rsidRDefault="003A0691" w:rsidP="00913FEC">
            <w:pPr>
              <w:keepNext/>
              <w:spacing w:before="20" w:after="20" w:line="240" w:lineRule="auto"/>
              <w:ind w:firstLine="0"/>
              <w:jc w:val="left"/>
              <w:rPr>
                <w:rFonts w:cs="Times New Roman"/>
                <w:b/>
                <w:bCs/>
                <w:color w:val="000000"/>
                <w:sz w:val="20"/>
                <w:szCs w:val="20"/>
                <w:lang w:eastAsia="en-US"/>
              </w:rPr>
            </w:pPr>
            <w:r w:rsidRPr="005661E2">
              <w:rPr>
                <w:rFonts w:cs="Times New Roman"/>
                <w:b/>
                <w:bCs/>
                <w:color w:val="000000"/>
                <w:sz w:val="20"/>
                <w:szCs w:val="20"/>
                <w:lang w:eastAsia="en-US"/>
              </w:rPr>
              <w:t>Time (h)</w:t>
            </w:r>
          </w:p>
        </w:tc>
        <w:tc>
          <w:tcPr>
            <w:tcW w:w="2400" w:type="dxa"/>
            <w:tcBorders>
              <w:bottom w:val="single" w:sz="6" w:space="0" w:color="000000"/>
            </w:tcBorders>
            <w:vAlign w:val="center"/>
          </w:tcPr>
          <w:p w14:paraId="369201EA"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Experiment (%, mean ± SD)</w:t>
            </w:r>
          </w:p>
        </w:tc>
        <w:tc>
          <w:tcPr>
            <w:tcW w:w="1700" w:type="dxa"/>
            <w:tcBorders>
              <w:bottom w:val="single" w:sz="6" w:space="0" w:color="000000"/>
            </w:tcBorders>
            <w:vAlign w:val="center"/>
          </w:tcPr>
          <w:p w14:paraId="1A603FC2"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Simulation (%)</w:t>
            </w:r>
          </w:p>
        </w:tc>
        <w:tc>
          <w:tcPr>
            <w:tcW w:w="1700" w:type="dxa"/>
            <w:tcBorders>
              <w:bottom w:val="single" w:sz="6" w:space="0" w:color="000000"/>
            </w:tcBorders>
            <w:vAlign w:val="center"/>
          </w:tcPr>
          <w:p w14:paraId="797AAF78"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Error (%)</w:t>
            </w:r>
          </w:p>
        </w:tc>
        <w:tc>
          <w:tcPr>
            <w:tcW w:w="1976" w:type="dxa"/>
            <w:tcBorders>
              <w:bottom w:val="single" w:sz="6" w:space="0" w:color="000000"/>
            </w:tcBorders>
            <w:vAlign w:val="center"/>
          </w:tcPr>
          <w:p w14:paraId="72AA7F0F"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|Error|/SD</w:t>
            </w:r>
          </w:p>
        </w:tc>
      </w:tr>
      <w:tr w:rsidR="003A0691" w:rsidRPr="00540DBD" w14:paraId="269E015A" w14:textId="77777777" w:rsidTr="00554D08">
        <w:trPr>
          <w:cantSplit/>
          <w:jc w:val="center"/>
        </w:trPr>
        <w:tc>
          <w:tcPr>
            <w:tcW w:w="1250" w:type="dxa"/>
            <w:vAlign w:val="center"/>
          </w:tcPr>
          <w:p w14:paraId="599F49F3"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24</w:t>
            </w:r>
          </w:p>
        </w:tc>
        <w:tc>
          <w:tcPr>
            <w:tcW w:w="2400" w:type="dxa"/>
            <w:vAlign w:val="center"/>
          </w:tcPr>
          <w:p w14:paraId="4EE4E4C4"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0.045 ± 0.016</w:t>
            </w:r>
          </w:p>
        </w:tc>
        <w:tc>
          <w:tcPr>
            <w:tcW w:w="1700" w:type="dxa"/>
            <w:vAlign w:val="center"/>
          </w:tcPr>
          <w:p w14:paraId="3E2905D9"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0.049</w:t>
            </w:r>
          </w:p>
        </w:tc>
        <w:tc>
          <w:tcPr>
            <w:tcW w:w="1700" w:type="dxa"/>
            <w:vAlign w:val="center"/>
          </w:tcPr>
          <w:p w14:paraId="46D23D15"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+0.004</w:t>
            </w:r>
          </w:p>
        </w:tc>
        <w:tc>
          <w:tcPr>
            <w:tcW w:w="1976" w:type="dxa"/>
            <w:vAlign w:val="center"/>
          </w:tcPr>
          <w:p w14:paraId="0A7E3403"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0.28</w:t>
            </w:r>
          </w:p>
        </w:tc>
      </w:tr>
      <w:tr w:rsidR="003A0691" w:rsidRPr="00540DBD" w14:paraId="40348D68" w14:textId="77777777" w:rsidTr="00554D08">
        <w:trPr>
          <w:cantSplit/>
          <w:jc w:val="center"/>
        </w:trPr>
        <w:tc>
          <w:tcPr>
            <w:tcW w:w="1250" w:type="dxa"/>
            <w:vAlign w:val="center"/>
          </w:tcPr>
          <w:p w14:paraId="16A69E42"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72</w:t>
            </w:r>
          </w:p>
        </w:tc>
        <w:tc>
          <w:tcPr>
            <w:tcW w:w="2400" w:type="dxa"/>
            <w:vAlign w:val="center"/>
          </w:tcPr>
          <w:p w14:paraId="1112052C"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0.105 ± 0.036</w:t>
            </w:r>
          </w:p>
        </w:tc>
        <w:tc>
          <w:tcPr>
            <w:tcW w:w="1700" w:type="dxa"/>
            <w:vAlign w:val="center"/>
          </w:tcPr>
          <w:p w14:paraId="7B5D2F7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0.114</w:t>
            </w:r>
          </w:p>
        </w:tc>
        <w:tc>
          <w:tcPr>
            <w:tcW w:w="1700" w:type="dxa"/>
            <w:vAlign w:val="center"/>
          </w:tcPr>
          <w:p w14:paraId="40F3CBB1"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+0.008</w:t>
            </w:r>
          </w:p>
        </w:tc>
        <w:tc>
          <w:tcPr>
            <w:tcW w:w="1976" w:type="dxa"/>
            <w:vAlign w:val="center"/>
          </w:tcPr>
          <w:p w14:paraId="63DA13C0"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0.24</w:t>
            </w:r>
          </w:p>
        </w:tc>
      </w:tr>
      <w:tr w:rsidR="003A0691" w:rsidRPr="00540DBD" w14:paraId="1F222B0D" w14:textId="77777777" w:rsidTr="00554D08">
        <w:trPr>
          <w:cantSplit/>
          <w:jc w:val="center"/>
        </w:trPr>
        <w:tc>
          <w:tcPr>
            <w:tcW w:w="1250" w:type="dxa"/>
            <w:vAlign w:val="center"/>
          </w:tcPr>
          <w:p w14:paraId="3B21B4C2"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168</w:t>
            </w:r>
          </w:p>
        </w:tc>
        <w:tc>
          <w:tcPr>
            <w:tcW w:w="2400" w:type="dxa"/>
            <w:vAlign w:val="center"/>
          </w:tcPr>
          <w:p w14:paraId="1720587C"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0.209 ± 0.061</w:t>
            </w:r>
          </w:p>
        </w:tc>
        <w:tc>
          <w:tcPr>
            <w:tcW w:w="1700" w:type="dxa"/>
            <w:vAlign w:val="center"/>
          </w:tcPr>
          <w:p w14:paraId="4EEF5700"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0.188</w:t>
            </w:r>
          </w:p>
        </w:tc>
        <w:tc>
          <w:tcPr>
            <w:tcW w:w="1700" w:type="dxa"/>
            <w:vAlign w:val="center"/>
          </w:tcPr>
          <w:p w14:paraId="4EE97F8E"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−0.021</w:t>
            </w:r>
          </w:p>
        </w:tc>
        <w:tc>
          <w:tcPr>
            <w:tcW w:w="1976" w:type="dxa"/>
            <w:vAlign w:val="center"/>
          </w:tcPr>
          <w:p w14:paraId="6ECF3B48"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0.34</w:t>
            </w:r>
          </w:p>
        </w:tc>
      </w:tr>
      <w:tr w:rsidR="003A0691" w:rsidRPr="00540DBD" w14:paraId="53AEA522" w14:textId="77777777" w:rsidTr="00554D08">
        <w:trPr>
          <w:cantSplit/>
          <w:jc w:val="center"/>
        </w:trPr>
        <w:tc>
          <w:tcPr>
            <w:tcW w:w="1250" w:type="dxa"/>
            <w:vAlign w:val="center"/>
          </w:tcPr>
          <w:p w14:paraId="7CDA48CB"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336</w:t>
            </w:r>
          </w:p>
        </w:tc>
        <w:tc>
          <w:tcPr>
            <w:tcW w:w="2400" w:type="dxa"/>
            <w:vAlign w:val="center"/>
          </w:tcPr>
          <w:p w14:paraId="5D2780F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0.254 ± 0.061</w:t>
            </w:r>
          </w:p>
        </w:tc>
        <w:tc>
          <w:tcPr>
            <w:tcW w:w="1700" w:type="dxa"/>
            <w:vAlign w:val="center"/>
          </w:tcPr>
          <w:p w14:paraId="4F8C63D1"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0.240</w:t>
            </w:r>
          </w:p>
        </w:tc>
        <w:tc>
          <w:tcPr>
            <w:tcW w:w="1700" w:type="dxa"/>
            <w:vAlign w:val="center"/>
          </w:tcPr>
          <w:p w14:paraId="57DE3712"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−0.014</w:t>
            </w:r>
          </w:p>
        </w:tc>
        <w:tc>
          <w:tcPr>
            <w:tcW w:w="1976" w:type="dxa"/>
            <w:vAlign w:val="center"/>
          </w:tcPr>
          <w:p w14:paraId="02F387D5"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0.23</w:t>
            </w:r>
          </w:p>
        </w:tc>
      </w:tr>
      <w:tr w:rsidR="003A0691" w:rsidRPr="00540DBD" w14:paraId="30BDDB63" w14:textId="77777777" w:rsidTr="00554D08">
        <w:trPr>
          <w:cantSplit/>
          <w:jc w:val="center"/>
        </w:trPr>
        <w:tc>
          <w:tcPr>
            <w:tcW w:w="1250" w:type="dxa"/>
            <w:vAlign w:val="center"/>
          </w:tcPr>
          <w:p w14:paraId="6E01F061"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672</w:t>
            </w:r>
          </w:p>
        </w:tc>
        <w:tc>
          <w:tcPr>
            <w:tcW w:w="2400" w:type="dxa"/>
            <w:vAlign w:val="center"/>
          </w:tcPr>
          <w:p w14:paraId="5B6FA0B7"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0.311 ± 0.115</w:t>
            </w:r>
          </w:p>
        </w:tc>
        <w:tc>
          <w:tcPr>
            <w:tcW w:w="1700" w:type="dxa"/>
            <w:vAlign w:val="center"/>
          </w:tcPr>
          <w:p w14:paraId="64756079"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0.333</w:t>
            </w:r>
          </w:p>
        </w:tc>
        <w:tc>
          <w:tcPr>
            <w:tcW w:w="1700" w:type="dxa"/>
            <w:vAlign w:val="center"/>
          </w:tcPr>
          <w:p w14:paraId="0602F38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+0.022</w:t>
            </w:r>
          </w:p>
        </w:tc>
        <w:tc>
          <w:tcPr>
            <w:tcW w:w="1976" w:type="dxa"/>
            <w:vAlign w:val="center"/>
          </w:tcPr>
          <w:p w14:paraId="3A4629C9"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0.19</w:t>
            </w:r>
          </w:p>
        </w:tc>
      </w:tr>
    </w:tbl>
    <w:p w14:paraId="7E9636DC" w14:textId="77777777" w:rsidR="0021293D" w:rsidRDefault="0021293D" w:rsidP="0021293D">
      <w:pPr>
        <w:pStyle w:val="Heading1"/>
      </w:pPr>
      <w:r>
        <w:t>S7. Case-study results</w:t>
      </w:r>
    </w:p>
    <w:p w14:paraId="63C38437" w14:textId="04EA1288" w:rsidR="005639C1" w:rsidRDefault="007163D0">
      <w:pPr>
        <w:pStyle w:val="BodyText"/>
        <w:spacing w:after="120"/>
        <w:ind w:firstLine="0"/>
      </w:pPr>
      <w:r>
        <w:t xml:space="preserve">Figure </w:t>
      </w:r>
      <w:del w:id="155" w:author="Claude" w:date="2026-10-09T04:34:00Z">
        <w:r>
          <w:delText>S7</w:delText>
        </w:r>
      </w:del>
      <w:ins w:id="156" w:author="Claude" w:date="2026-10-09T04:34:00Z">
        <w:r>
          <w:t>S6</w:t>
        </w:r>
      </w:ins>
      <w:r>
        <w:t xml:space="preserve"> shows the spatial evolution of oxygen and film saturation in the stent. Table S12 and Figures </w:t>
      </w:r>
      <w:del w:id="157" w:author="Claude" w:date="2026-10-09T04:34:00Z">
        <w:r>
          <w:delText>S8</w:delText>
        </w:r>
      </w:del>
      <w:ins w:id="158" w:author="Claude" w:date="2026-10-09T04:34:00Z">
        <w:r>
          <w:t>S7</w:t>
        </w:r>
      </w:ins>
      <w:r>
        <w:t xml:space="preserve"> and </w:t>
      </w:r>
      <w:del w:id="159" w:author="Claude" w:date="2026-10-09T04:34:00Z">
        <w:r>
          <w:delText>S9</w:delText>
        </w:r>
      </w:del>
      <w:ins w:id="160" w:author="Claude" w:date="2026-10-09T04:34:00Z">
        <w:r>
          <w:t>S8</w:t>
        </w:r>
      </w:ins>
      <w:r>
        <w:t xml:space="preserve"> describe the controlled test structures and their results.</w:t>
      </w:r>
    </w:p>
    <w:p w14:paraId="5EB41A34" w14:textId="77777777" w:rsidR="0021293D" w:rsidRDefault="0021293D" w:rsidP="002C4E1B">
      <w:pPr>
        <w:pStyle w:val="BodyText"/>
        <w:keepNext/>
        <w:spacing w:before="360" w:line="240" w:lineRule="auto"/>
        <w:ind w:firstLine="0"/>
        <w:jc w:val="center"/>
      </w:pPr>
      <w:r>
        <w:rPr>
          <w:noProof/>
        </w:rPr>
        <w:drawing>
          <wp:inline distT="0" distB="0" distL="0" distR="0" wp14:anchorId="26A29224" wp14:editId="45CD2E2B">
            <wp:extent cx="5731510" cy="267661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76615"/>
                    </a:xfrm>
                    <a:prstGeom prst="rect">
                      <a:avLst/>
                    </a:prstGeom>
                    <a:noFill/>
                    <a:ln>
                      <a:noFill/>
                    </a:ln>
                  </pic:spPr>
                </pic:pic>
              </a:graphicData>
            </a:graphic>
          </wp:inline>
        </w:drawing>
      </w:r>
    </w:p>
    <w:p w14:paraId="3E5E3021" w14:textId="22D5A195" w:rsidR="0021293D" w:rsidRPr="0021293D" w:rsidRDefault="0021293D" w:rsidP="0021293D">
      <w:pPr>
        <w:pStyle w:val="Captions"/>
        <w:spacing w:before="80" w:after="360"/>
      </w:pPr>
      <w:r w:rsidRPr="0021293D">
        <w:rPr>
          <w:b/>
          <w:bCs/>
          <w:sz w:val="20"/>
          <w:szCs w:val="20"/>
        </w:rPr>
        <w:t xml:space="preserve">Figure </w:t>
      </w:r>
      <w:del w:id="161" w:author="Claude" w:date="2026-10-09T04:34:00Z">
        <w:r>
          <w:rPr>
            <w:b/>
            <w:bCs/>
            <w:sz w:val="20"/>
            <w:szCs w:val="20"/>
          </w:rPr>
          <w:delText>S7</w:delText>
        </w:r>
      </w:del>
      <w:ins w:id="162" w:author="Claude" w:date="2026-10-09T04:34:00Z">
        <w:r w:rsidRPr="0021293D">
          <w:rPr>
            <w:b/>
            <w:bCs/>
            <w:sz w:val="20"/>
            <w:szCs w:val="20"/>
          </w:rPr>
          <w:t>S</w:t>
        </w:r>
      </w:ins>
      <w:r w:rsidRPr="0021293D">
        <w:rPr>
          <w:b/>
          <w:bCs/>
          <w:sz w:val="20"/>
          <w:szCs w:val="20"/>
        </w:rPr>
        <w:fldChar w:fldCharType="begin"/>
      </w:r>
      <w:r w:rsidRPr="0021293D">
        <w:rPr>
          <w:b/>
          <w:bCs/>
          <w:sz w:val="20"/>
          <w:szCs w:val="20"/>
        </w:rPr>
        <w:instrText xml:space="preserve"> SEQ Figure \* ARABIC </w:instrText>
      </w:r>
      <w:r w:rsidRPr="0021293D">
        <w:rPr>
          <w:b/>
          <w:bCs/>
          <w:sz w:val="20"/>
          <w:szCs w:val="20"/>
        </w:rPr>
        <w:fldChar w:fldCharType="separate"/>
      </w:r>
      <w:ins w:id="163" w:author="Claude" w:date="2026-10-09T04:34:00Z">
        <w:r>
          <w:rPr>
            <w:b/>
            <w:bCs/>
            <w:noProof/>
            <w:sz w:val="20"/>
            <w:szCs w:val="20"/>
          </w:rPr>
          <w:t>6</w:t>
        </w:r>
      </w:ins>
      <w:r w:rsidRPr="0021293D">
        <w:rPr>
          <w:b/>
          <w:bCs/>
          <w:sz w:val="20"/>
          <w:szCs w:val="20"/>
        </w:rPr>
        <w:fldChar w:fldCharType="end"/>
      </w:r>
      <w:r w:rsidRPr="0021293D">
        <w:rPr>
          <w:b/>
          <w:bCs/>
          <w:sz w:val="20"/>
          <w:szCs w:val="20"/>
        </w:rPr>
        <w:t>.</w:t>
      </w:r>
      <w:r>
        <w:rPr>
          <w:sz w:val="20"/>
          <w:szCs w:val="20"/>
        </w:rPr>
        <w:t xml:space="preserve"> </w:t>
      </w:r>
      <w:r w:rsidRPr="0021293D">
        <w:rPr>
          <w:sz w:val="20"/>
          <w:szCs w:val="20"/>
        </w:rPr>
        <w:t>Spatial evolution of (a) dissolved oxygen concentration (C</w:t>
      </w:r>
      <w:r w:rsidRPr="002C4E1B">
        <w:rPr>
          <w:sz w:val="20"/>
          <w:szCs w:val="20"/>
          <w:vertAlign w:val="subscript"/>
        </w:rPr>
        <w:t>O2</w:t>
      </w:r>
      <w:r w:rsidRPr="0021293D">
        <w:rPr>
          <w:sz w:val="20"/>
          <w:szCs w:val="20"/>
        </w:rPr>
        <w:t>​​) and (b) normalized corrosion-film saturation (F/F</w:t>
      </w:r>
      <w:r w:rsidRPr="002C4E1B">
        <w:rPr>
          <w:sz w:val="20"/>
          <w:szCs w:val="20"/>
          <w:vertAlign w:val="subscript"/>
        </w:rPr>
        <w:t>max</w:t>
      </w:r>
      <w:r w:rsidRPr="0021293D">
        <w:rPr>
          <w:sz w:val="20"/>
          <w:szCs w:val="20"/>
        </w:rPr>
        <w:t xml:space="preserve">​) in a transverse cross-section of the six-crown Zn stent during </w:t>
      </w:r>
      <w:r w:rsidR="00BF2EE4">
        <w:rPr>
          <w:sz w:val="20"/>
          <w:szCs w:val="20"/>
        </w:rPr>
        <w:t>672</w:t>
      </w:r>
      <w:r w:rsidRPr="0021293D">
        <w:rPr>
          <w:sz w:val="20"/>
          <w:szCs w:val="20"/>
        </w:rPr>
        <w:t xml:space="preserve"> h of immersion.</w:t>
      </w:r>
    </w:p>
    <w:p w14:paraId="3E6949C4" w14:textId="78A4911D" w:rsidR="00065991" w:rsidRDefault="00065991" w:rsidP="00065991">
      <w:pPr>
        <w:pStyle w:val="Captions"/>
        <w:keepNext/>
        <w:spacing w:before="360" w:after="80"/>
      </w:pPr>
      <w:r w:rsidRPr="00876655">
        <w:rPr>
          <w:b/>
          <w:bCs/>
          <w:sz w:val="20"/>
          <w:szCs w:val="20"/>
        </w:rPr>
        <w:lastRenderedPageBreak/>
        <w:t>Table S</w:t>
      </w:r>
      <w:r w:rsidRPr="00876655">
        <w:rPr>
          <w:b/>
          <w:bCs/>
          <w:sz w:val="20"/>
          <w:szCs w:val="20"/>
        </w:rPr>
        <w:fldChar w:fldCharType="begin"/>
      </w:r>
      <w:r w:rsidRPr="00876655">
        <w:rPr>
          <w:b/>
          <w:bCs/>
          <w:sz w:val="20"/>
          <w:szCs w:val="20"/>
        </w:rPr>
        <w:instrText xml:space="preserve"> SEQ Table \* ARABIC </w:instrText>
      </w:r>
      <w:r w:rsidRPr="00876655">
        <w:rPr>
          <w:b/>
          <w:bCs/>
          <w:sz w:val="20"/>
          <w:szCs w:val="20"/>
        </w:rPr>
        <w:fldChar w:fldCharType="separate"/>
      </w:r>
      <w:r w:rsidR="00876655">
        <w:rPr>
          <w:b/>
          <w:bCs/>
          <w:noProof/>
          <w:sz w:val="20"/>
          <w:szCs w:val="20"/>
        </w:rPr>
        <w:t>12</w:t>
      </w:r>
      <w:r w:rsidRPr="00876655">
        <w:rPr>
          <w:b/>
          <w:bCs/>
          <w:sz w:val="20"/>
          <w:szCs w:val="20"/>
        </w:rPr>
        <w:fldChar w:fldCharType="end"/>
      </w:r>
      <w:r w:rsidRPr="00876655">
        <w:rPr>
          <w:b/>
          <w:bCs/>
          <w:sz w:val="20"/>
          <w:szCs w:val="20"/>
        </w:rPr>
        <w:t>.</w:t>
      </w:r>
      <w:r>
        <w:rPr>
          <w:sz w:val="20"/>
          <w:szCs w:val="20"/>
        </w:rPr>
        <w:t xml:space="preserve"> </w:t>
      </w:r>
      <w:r w:rsidRPr="00065991">
        <w:rPr>
          <w:sz w:val="20"/>
          <w:szCs w:val="20"/>
        </w:rPr>
        <w:t>Geometric and computational parameters of the controlled test structures used in Figure 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94"/>
        <w:gridCol w:w="1526"/>
        <w:gridCol w:w="1526"/>
        <w:gridCol w:w="1886"/>
        <w:gridCol w:w="1167"/>
        <w:gridCol w:w="1527"/>
      </w:tblGrid>
      <w:tr w:rsidR="00B95AFF" w:rsidRPr="00D50C40" w14:paraId="6004D165" w14:textId="77777777" w:rsidTr="00405F70">
        <w:trPr>
          <w:cantSplit/>
          <w:tblHeader/>
          <w:jc w:val="center"/>
        </w:trPr>
        <w:tc>
          <w:tcPr>
            <w:tcW w:w="1394" w:type="dxa"/>
            <w:tcBorders>
              <w:bottom w:val="single" w:sz="6" w:space="0" w:color="000000"/>
            </w:tcBorders>
            <w:vAlign w:val="center"/>
          </w:tcPr>
          <w:p w14:paraId="683FADA1" w14:textId="77777777" w:rsidR="00B95AFF" w:rsidRPr="00D50C40" w:rsidRDefault="00B95AFF" w:rsidP="00D50C40">
            <w:pPr>
              <w:keepNext/>
              <w:spacing w:before="20" w:after="20" w:line="240" w:lineRule="auto"/>
              <w:ind w:firstLine="0"/>
              <w:jc w:val="left"/>
              <w:rPr>
                <w:rFonts w:cs="Times New Roman"/>
                <w:b/>
                <w:bCs/>
                <w:color w:val="000000"/>
                <w:sz w:val="20"/>
                <w:szCs w:val="20"/>
                <w:lang w:eastAsia="en-US"/>
              </w:rPr>
            </w:pPr>
            <w:r w:rsidRPr="00D50C40">
              <w:rPr>
                <w:rFonts w:cs="Times New Roman"/>
                <w:b/>
                <w:bCs/>
                <w:color w:val="000000"/>
                <w:sz w:val="20"/>
                <w:szCs w:val="20"/>
                <w:lang w:eastAsia="en-US"/>
              </w:rPr>
              <w:t>Specimen / configuration</w:t>
            </w:r>
          </w:p>
        </w:tc>
        <w:tc>
          <w:tcPr>
            <w:tcW w:w="1526" w:type="dxa"/>
            <w:tcBorders>
              <w:bottom w:val="single" w:sz="6" w:space="0" w:color="000000"/>
            </w:tcBorders>
            <w:vAlign w:val="center"/>
          </w:tcPr>
          <w:p w14:paraId="6DF4F9FD"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Geometry / inlet faces</w:t>
            </w:r>
          </w:p>
        </w:tc>
        <w:tc>
          <w:tcPr>
            <w:tcW w:w="1526" w:type="dxa"/>
            <w:tcBorders>
              <w:bottom w:val="single" w:sz="6" w:space="0" w:color="000000"/>
            </w:tcBorders>
            <w:vAlign w:val="center"/>
          </w:tcPr>
          <w:p w14:paraId="6A274C74"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Secondary dimension / wall faces</w:t>
            </w:r>
          </w:p>
        </w:tc>
        <w:tc>
          <w:tcPr>
            <w:tcW w:w="1886" w:type="dxa"/>
            <w:tcBorders>
              <w:bottom w:val="single" w:sz="6" w:space="0" w:color="000000"/>
            </w:tcBorders>
            <w:vAlign w:val="center"/>
          </w:tcPr>
          <w:p w14:paraId="00ACED90"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Cross-section</w:t>
            </w:r>
          </w:p>
        </w:tc>
        <w:tc>
          <w:tcPr>
            <w:tcW w:w="1167" w:type="dxa"/>
            <w:tcBorders>
              <w:bottom w:val="single" w:sz="6" w:space="0" w:color="000000"/>
            </w:tcBorders>
            <w:vAlign w:val="center"/>
          </w:tcPr>
          <w:p w14:paraId="0522649D"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SA/V (mm⁻¹)</w:t>
            </w:r>
          </w:p>
        </w:tc>
        <w:tc>
          <w:tcPr>
            <w:tcW w:w="1527" w:type="dxa"/>
            <w:tcBorders>
              <w:bottom w:val="single" w:sz="6" w:space="0" w:color="000000"/>
            </w:tcBorders>
            <w:vAlign w:val="center"/>
          </w:tcPr>
          <w:p w14:paraId="137A9077"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Electrolyte domain</w:t>
            </w:r>
          </w:p>
        </w:tc>
      </w:tr>
      <w:tr w:rsidR="00CA2019" w:rsidRPr="00D50C40" w14:paraId="77575540" w14:textId="77777777" w:rsidTr="00405F70">
        <w:trPr>
          <w:cantSplit/>
          <w:jc w:val="center"/>
        </w:trPr>
        <w:tc>
          <w:tcPr>
            <w:tcW w:w="1394" w:type="dxa"/>
            <w:vAlign w:val="center"/>
          </w:tcPr>
          <w:p w14:paraId="33E1F80D" w14:textId="77777777" w:rsidR="00CA2019" w:rsidRPr="00D50C40" w:rsidRDefault="00CA2019" w:rsidP="00CA2019">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Straight wire</w:t>
            </w:r>
          </w:p>
        </w:tc>
        <w:tc>
          <w:tcPr>
            <w:tcW w:w="1526" w:type="dxa"/>
            <w:vAlign w:val="center"/>
          </w:tcPr>
          <w:p w14:paraId="7EF5C709" w14:textId="77777777" w:rsidR="00CA2019" w:rsidRPr="00D50C40" w:rsidRDefault="00CA2019" w:rsidP="00CA2019">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Arc angle: 0°; R=∞</w:t>
            </w:r>
          </w:p>
        </w:tc>
        <w:tc>
          <w:tcPr>
            <w:tcW w:w="1526" w:type="dxa"/>
            <w:vAlign w:val="center"/>
          </w:tcPr>
          <w:p w14:paraId="35E1ACF1" w14:textId="77777777" w:rsidR="00CA2019" w:rsidRPr="00D50C40" w:rsidRDefault="00CA2019" w:rsidP="00CA2019">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Inner radius: N/A</w:t>
            </w:r>
          </w:p>
        </w:tc>
        <w:tc>
          <w:tcPr>
            <w:tcW w:w="1886" w:type="dxa"/>
            <w:vAlign w:val="center"/>
          </w:tcPr>
          <w:p w14:paraId="2DB45904" w14:textId="77777777" w:rsidR="00CA2019" w:rsidRPr="00D50C40" w:rsidRDefault="00CA2019" w:rsidP="00CA2019">
            <w:pPr>
              <w:keepNext/>
              <w:spacing w:before="20" w:after="20" w:line="240" w:lineRule="auto"/>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7AC7C285" w14:textId="77777777" w:rsidR="00CA2019" w:rsidRPr="00D50C40" w:rsidRDefault="003976E7" w:rsidP="00CA2019">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5C7E60E0" w14:textId="77777777" w:rsidR="00CA2019" w:rsidRPr="00D50C40" w:rsidRDefault="00CA2019" w:rsidP="00CA2019">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4FA4ACFB" w14:textId="77777777" w:rsidTr="00405F70">
        <w:trPr>
          <w:cantSplit/>
          <w:jc w:val="center"/>
        </w:trPr>
        <w:tc>
          <w:tcPr>
            <w:tcW w:w="1394" w:type="dxa"/>
            <w:vAlign w:val="center"/>
          </w:tcPr>
          <w:p w14:paraId="6C6E7D52"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Arc 30°</w:t>
            </w:r>
          </w:p>
        </w:tc>
        <w:tc>
          <w:tcPr>
            <w:tcW w:w="1526" w:type="dxa"/>
            <w:vAlign w:val="center"/>
          </w:tcPr>
          <w:p w14:paraId="65CAA368"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Arc angle: 30°; R=3.15 mm</w:t>
            </w:r>
          </w:p>
        </w:tc>
        <w:tc>
          <w:tcPr>
            <w:tcW w:w="1526" w:type="dxa"/>
            <w:vAlign w:val="center"/>
          </w:tcPr>
          <w:p w14:paraId="29EBA6EC"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Inner radius: 3.0688 mm</w:t>
            </w:r>
          </w:p>
        </w:tc>
        <w:tc>
          <w:tcPr>
            <w:tcW w:w="1886" w:type="dxa"/>
            <w:vAlign w:val="center"/>
          </w:tcPr>
          <w:p w14:paraId="506F72EA"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E986A46"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1831F585"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71B59C0F" w14:textId="77777777" w:rsidTr="00405F70">
        <w:trPr>
          <w:cantSplit/>
          <w:jc w:val="center"/>
        </w:trPr>
        <w:tc>
          <w:tcPr>
            <w:tcW w:w="1394" w:type="dxa"/>
            <w:vAlign w:val="center"/>
          </w:tcPr>
          <w:p w14:paraId="7B8D05D4"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Arc 90°</w:t>
            </w:r>
          </w:p>
        </w:tc>
        <w:tc>
          <w:tcPr>
            <w:tcW w:w="1526" w:type="dxa"/>
            <w:vAlign w:val="center"/>
          </w:tcPr>
          <w:p w14:paraId="6C257E63"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Arc angle: 90°; R=1.0</w:t>
            </w:r>
            <w:r>
              <w:rPr>
                <w:rFonts w:cs="Times New Roman"/>
                <w:color w:val="000000"/>
                <w:sz w:val="20"/>
                <w:szCs w:val="20"/>
                <w:lang w:eastAsia="en-US"/>
              </w:rPr>
              <w:t>5</w:t>
            </w:r>
            <w:r w:rsidRPr="00D50C40">
              <w:rPr>
                <w:rFonts w:cs="Times New Roman"/>
                <w:color w:val="000000"/>
                <w:sz w:val="20"/>
                <w:szCs w:val="20"/>
                <w:lang w:eastAsia="en-US"/>
              </w:rPr>
              <w:t xml:space="preserve"> mm</w:t>
            </w:r>
          </w:p>
        </w:tc>
        <w:tc>
          <w:tcPr>
            <w:tcW w:w="1526" w:type="dxa"/>
            <w:vAlign w:val="center"/>
          </w:tcPr>
          <w:p w14:paraId="756E9D37"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Inner radius: 0.9679 mm</w:t>
            </w:r>
          </w:p>
        </w:tc>
        <w:tc>
          <w:tcPr>
            <w:tcW w:w="1886" w:type="dxa"/>
            <w:vAlign w:val="center"/>
          </w:tcPr>
          <w:p w14:paraId="2F922D8F"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15EA940E"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33E8D0A"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610A8EBF" w14:textId="77777777" w:rsidTr="00405F70">
        <w:trPr>
          <w:cantSplit/>
          <w:jc w:val="center"/>
        </w:trPr>
        <w:tc>
          <w:tcPr>
            <w:tcW w:w="1394" w:type="dxa"/>
            <w:vAlign w:val="center"/>
          </w:tcPr>
          <w:p w14:paraId="5F30ED13"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Arc 150°</w:t>
            </w:r>
          </w:p>
        </w:tc>
        <w:tc>
          <w:tcPr>
            <w:tcW w:w="1526" w:type="dxa"/>
            <w:vAlign w:val="center"/>
          </w:tcPr>
          <w:p w14:paraId="7303D508"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Arc angle: 150°; R=0.63</w:t>
            </w:r>
            <w:r>
              <w:rPr>
                <w:rFonts w:cs="Times New Roman"/>
                <w:color w:val="000000"/>
                <w:sz w:val="20"/>
                <w:szCs w:val="20"/>
                <w:lang w:eastAsia="en-US"/>
              </w:rPr>
              <w:t xml:space="preserve"> </w:t>
            </w:r>
            <w:r w:rsidRPr="00D50C40">
              <w:rPr>
                <w:rFonts w:cs="Times New Roman"/>
                <w:color w:val="000000"/>
                <w:sz w:val="20"/>
                <w:szCs w:val="20"/>
                <w:lang w:eastAsia="en-US"/>
              </w:rPr>
              <w:t>mm</w:t>
            </w:r>
          </w:p>
        </w:tc>
        <w:tc>
          <w:tcPr>
            <w:tcW w:w="1526" w:type="dxa"/>
            <w:vAlign w:val="center"/>
          </w:tcPr>
          <w:p w14:paraId="751079A8"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Inner radius: 0.5478 mm</w:t>
            </w:r>
          </w:p>
        </w:tc>
        <w:tc>
          <w:tcPr>
            <w:tcW w:w="1886" w:type="dxa"/>
            <w:vAlign w:val="center"/>
          </w:tcPr>
          <w:p w14:paraId="141815A6"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7B033F44"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469F1C39"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4194BDFA" w14:textId="77777777" w:rsidTr="00405F70">
        <w:trPr>
          <w:cantSplit/>
          <w:jc w:val="center"/>
        </w:trPr>
        <w:tc>
          <w:tcPr>
            <w:tcW w:w="1394" w:type="dxa"/>
            <w:vAlign w:val="center"/>
          </w:tcPr>
          <w:p w14:paraId="6D131FA2"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Close gap</w:t>
            </w:r>
          </w:p>
        </w:tc>
        <w:tc>
          <w:tcPr>
            <w:tcW w:w="1526" w:type="dxa"/>
            <w:vAlign w:val="center"/>
          </w:tcPr>
          <w:p w14:paraId="11B1796C"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Cent</w:t>
            </w:r>
            <w:r>
              <w:rPr>
                <w:rFonts w:cs="Times New Roman"/>
                <w:color w:val="000000"/>
                <w:sz w:val="20"/>
                <w:szCs w:val="20"/>
                <w:lang w:eastAsia="en-US"/>
              </w:rPr>
              <w:t>er</w:t>
            </w:r>
            <w:r w:rsidRPr="00D50C40">
              <w:rPr>
                <w:rFonts w:cs="Times New Roman"/>
                <w:color w:val="000000"/>
                <w:sz w:val="20"/>
                <w:szCs w:val="20"/>
                <w:lang w:eastAsia="en-US"/>
              </w:rPr>
              <w:t>-to-cent</w:t>
            </w:r>
            <w:r>
              <w:rPr>
                <w:rFonts w:cs="Times New Roman"/>
                <w:color w:val="000000"/>
                <w:sz w:val="20"/>
                <w:szCs w:val="20"/>
                <w:lang w:eastAsia="en-US"/>
              </w:rPr>
              <w:t>er</w:t>
            </w:r>
            <w:r w:rsidRPr="00D50C40">
              <w:rPr>
                <w:rFonts w:cs="Times New Roman"/>
                <w:color w:val="000000"/>
                <w:sz w:val="20"/>
                <w:szCs w:val="20"/>
                <w:lang w:eastAsia="en-US"/>
              </w:rPr>
              <w:t xml:space="preserve"> spacing: 0.30 mm</w:t>
            </w:r>
          </w:p>
        </w:tc>
        <w:tc>
          <w:tcPr>
            <w:tcW w:w="1526" w:type="dxa"/>
            <w:vAlign w:val="center"/>
          </w:tcPr>
          <w:p w14:paraId="608BE98B"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Edge-to-edge gap: 0.135 mm</w:t>
            </w:r>
          </w:p>
        </w:tc>
        <w:tc>
          <w:tcPr>
            <w:tcW w:w="1886" w:type="dxa"/>
            <w:vAlign w:val="center"/>
          </w:tcPr>
          <w:p w14:paraId="728B5402"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6622BAC0"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5D63327D"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7AA25036" w14:textId="77777777" w:rsidTr="00405F70">
        <w:trPr>
          <w:cantSplit/>
          <w:jc w:val="center"/>
        </w:trPr>
        <w:tc>
          <w:tcPr>
            <w:tcW w:w="1394" w:type="dxa"/>
            <w:vAlign w:val="center"/>
          </w:tcPr>
          <w:p w14:paraId="0248EE20"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Far gap</w:t>
            </w:r>
          </w:p>
        </w:tc>
        <w:tc>
          <w:tcPr>
            <w:tcW w:w="1526" w:type="dxa"/>
            <w:vAlign w:val="center"/>
          </w:tcPr>
          <w:p w14:paraId="42E3EDFC"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Center-to-center</w:t>
            </w:r>
            <w:r w:rsidRPr="00D50C40">
              <w:rPr>
                <w:rFonts w:cs="Times New Roman"/>
                <w:color w:val="000000"/>
                <w:sz w:val="20"/>
                <w:szCs w:val="20"/>
                <w:lang w:eastAsia="en-US"/>
              </w:rPr>
              <w:t xml:space="preserve"> spacing: 1.60 mm</w:t>
            </w:r>
          </w:p>
        </w:tc>
        <w:tc>
          <w:tcPr>
            <w:tcW w:w="1526" w:type="dxa"/>
            <w:vAlign w:val="center"/>
          </w:tcPr>
          <w:p w14:paraId="3D2DA468"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Edge-to-edge gap: 1.435 mm</w:t>
            </w:r>
          </w:p>
        </w:tc>
        <w:tc>
          <w:tcPr>
            <w:tcW w:w="1886" w:type="dxa"/>
            <w:vAlign w:val="center"/>
          </w:tcPr>
          <w:p w14:paraId="1B08FBAE"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42AC0A24"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5D0DEF4D"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5E56DC1F" w14:textId="77777777" w:rsidTr="00405F70">
        <w:trPr>
          <w:cantSplit/>
          <w:jc w:val="center"/>
        </w:trPr>
        <w:tc>
          <w:tcPr>
            <w:tcW w:w="1394" w:type="dxa"/>
            <w:vAlign w:val="center"/>
          </w:tcPr>
          <w:p w14:paraId="3FEC0F65"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E60AA3">
              <w:rPr>
                <w:rFonts w:cs="Times New Roman"/>
                <w:color w:val="000000"/>
                <w:sz w:val="20"/>
                <w:szCs w:val="20"/>
                <w:lang w:eastAsia="en-US"/>
              </w:rPr>
              <w:t>Low SA/V</w:t>
            </w:r>
          </w:p>
        </w:tc>
        <w:tc>
          <w:tcPr>
            <w:tcW w:w="1526" w:type="dxa"/>
            <w:vAlign w:val="center"/>
          </w:tcPr>
          <w:p w14:paraId="5E175F32" w14:textId="77777777" w:rsidR="003976E7"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Thickness = 0.2475 mm</w:t>
            </w:r>
          </w:p>
        </w:tc>
        <w:tc>
          <w:tcPr>
            <w:tcW w:w="1526" w:type="dxa"/>
            <w:vAlign w:val="center"/>
          </w:tcPr>
          <w:p w14:paraId="41ABE245" w14:textId="77777777" w:rsidR="003976E7" w:rsidRPr="00D50C40" w:rsidRDefault="003976E7" w:rsidP="00197311">
            <w:pPr>
              <w:keepNext/>
              <w:spacing w:before="20" w:after="20" w:line="240" w:lineRule="auto"/>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7A145A7D"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976E7">
              <w:rPr>
                <w:rFonts w:cs="Times New Roman"/>
                <w:color w:val="000000"/>
                <w:sz w:val="20"/>
                <w:szCs w:val="20"/>
                <w:lang w:eastAsia="en-US"/>
              </w:rPr>
              <w:t>0.2475 × 0.2475 mm rounded-square wires</w:t>
            </w:r>
          </w:p>
        </w:tc>
        <w:tc>
          <w:tcPr>
            <w:tcW w:w="1167" w:type="dxa"/>
            <w:vAlign w:val="center"/>
          </w:tcPr>
          <w:p w14:paraId="79E05D0D" w14:textId="77777777" w:rsidR="003976E7"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16.07</w:t>
            </w:r>
          </w:p>
        </w:tc>
        <w:tc>
          <w:tcPr>
            <w:tcW w:w="1527" w:type="dxa"/>
            <w:vAlign w:val="center"/>
          </w:tcPr>
          <w:p w14:paraId="2F5EAE70"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47986FAE" w14:textId="77777777" w:rsidTr="00405F70">
        <w:trPr>
          <w:cantSplit/>
          <w:jc w:val="center"/>
        </w:trPr>
        <w:tc>
          <w:tcPr>
            <w:tcW w:w="1394" w:type="dxa"/>
            <w:vAlign w:val="center"/>
          </w:tcPr>
          <w:p w14:paraId="45477E82"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E60AA3">
              <w:rPr>
                <w:rFonts w:cs="Times New Roman"/>
                <w:color w:val="000000"/>
                <w:sz w:val="20"/>
                <w:szCs w:val="20"/>
                <w:lang w:eastAsia="en-US"/>
              </w:rPr>
              <w:t>Mid SA/V</w:t>
            </w:r>
          </w:p>
        </w:tc>
        <w:tc>
          <w:tcPr>
            <w:tcW w:w="1526" w:type="dxa"/>
            <w:vAlign w:val="center"/>
          </w:tcPr>
          <w:p w14:paraId="62CD149F" w14:textId="77777777" w:rsidR="003976E7"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Thickness = 0.165 mm</w:t>
            </w:r>
          </w:p>
        </w:tc>
        <w:tc>
          <w:tcPr>
            <w:tcW w:w="1526" w:type="dxa"/>
            <w:vAlign w:val="center"/>
          </w:tcPr>
          <w:p w14:paraId="709CF7F8" w14:textId="77777777" w:rsidR="003976E7" w:rsidRPr="00D50C40" w:rsidRDefault="003976E7" w:rsidP="00197311">
            <w:pPr>
              <w:keepNext/>
              <w:spacing w:before="20" w:after="20" w:line="240" w:lineRule="auto"/>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50E1C7A0"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976E7">
              <w:rPr>
                <w:rFonts w:cs="Times New Roman"/>
                <w:color w:val="000000"/>
                <w:sz w:val="20"/>
                <w:szCs w:val="20"/>
                <w:lang w:eastAsia="en-US"/>
              </w:rPr>
              <w:t>0.165 × 0.165 mm rounded-square wires</w:t>
            </w:r>
          </w:p>
        </w:tc>
        <w:tc>
          <w:tcPr>
            <w:tcW w:w="1167" w:type="dxa"/>
            <w:vAlign w:val="center"/>
          </w:tcPr>
          <w:p w14:paraId="00B41993" w14:textId="77777777" w:rsidR="003976E7"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1845C4B7"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183DAF4F" w14:textId="77777777" w:rsidTr="00405F70">
        <w:trPr>
          <w:cantSplit/>
          <w:jc w:val="center"/>
        </w:trPr>
        <w:tc>
          <w:tcPr>
            <w:tcW w:w="1394" w:type="dxa"/>
            <w:vAlign w:val="center"/>
          </w:tcPr>
          <w:p w14:paraId="3E014B54" w14:textId="77777777" w:rsidR="003976E7" w:rsidRPr="00D50C40" w:rsidRDefault="003976E7" w:rsidP="003976E7">
            <w:pPr>
              <w:spacing w:before="20" w:after="20" w:line="240" w:lineRule="auto"/>
              <w:ind w:firstLine="0"/>
              <w:jc w:val="left"/>
              <w:rPr>
                <w:rFonts w:cs="Times New Roman"/>
                <w:color w:val="000000"/>
                <w:sz w:val="20"/>
                <w:szCs w:val="20"/>
                <w:lang w:eastAsia="en-US"/>
              </w:rPr>
            </w:pPr>
            <w:r w:rsidRPr="00E60AA3">
              <w:rPr>
                <w:rFonts w:cs="Times New Roman"/>
                <w:color w:val="000000"/>
                <w:sz w:val="20"/>
                <w:szCs w:val="20"/>
                <w:lang w:eastAsia="en-US"/>
              </w:rPr>
              <w:t>High SA/V</w:t>
            </w:r>
          </w:p>
        </w:tc>
        <w:tc>
          <w:tcPr>
            <w:tcW w:w="1526" w:type="dxa"/>
            <w:vAlign w:val="center"/>
          </w:tcPr>
          <w:p w14:paraId="52B3A0E5" w14:textId="77777777" w:rsidR="003976E7" w:rsidRDefault="003976E7" w:rsidP="003976E7">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Thickness = 0.0825 mm</w:t>
            </w:r>
          </w:p>
        </w:tc>
        <w:tc>
          <w:tcPr>
            <w:tcW w:w="1526" w:type="dxa"/>
            <w:vAlign w:val="center"/>
          </w:tcPr>
          <w:p w14:paraId="503040B1" w14:textId="77777777" w:rsidR="003976E7" w:rsidRPr="00D50C40" w:rsidRDefault="003976E7" w:rsidP="00197311">
            <w:pPr>
              <w:spacing w:before="20" w:after="20" w:line="240" w:lineRule="auto"/>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662E956C" w14:textId="77777777" w:rsidR="003976E7" w:rsidRPr="00D50C40" w:rsidRDefault="003976E7" w:rsidP="003976E7">
            <w:pPr>
              <w:spacing w:before="20" w:after="20" w:line="240" w:lineRule="auto"/>
              <w:ind w:firstLine="0"/>
              <w:jc w:val="center"/>
              <w:rPr>
                <w:rFonts w:cs="Times New Roman"/>
                <w:color w:val="000000"/>
                <w:sz w:val="20"/>
                <w:szCs w:val="20"/>
                <w:lang w:eastAsia="en-US"/>
              </w:rPr>
            </w:pPr>
            <w:r w:rsidRPr="003976E7">
              <w:rPr>
                <w:rFonts w:cs="Times New Roman"/>
                <w:color w:val="000000"/>
                <w:sz w:val="20"/>
                <w:szCs w:val="20"/>
                <w:lang w:eastAsia="en-US"/>
              </w:rPr>
              <w:t>0.0825 × 0.0825 mm rounded-square wires</w:t>
            </w:r>
          </w:p>
        </w:tc>
        <w:tc>
          <w:tcPr>
            <w:tcW w:w="1167" w:type="dxa"/>
            <w:vAlign w:val="center"/>
          </w:tcPr>
          <w:p w14:paraId="2427493F" w14:textId="77777777" w:rsidR="003976E7" w:rsidRDefault="003976E7" w:rsidP="003976E7">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48.21</w:t>
            </w:r>
          </w:p>
        </w:tc>
        <w:tc>
          <w:tcPr>
            <w:tcW w:w="1527" w:type="dxa"/>
            <w:vAlign w:val="center"/>
          </w:tcPr>
          <w:p w14:paraId="1231B6C7" w14:textId="77777777" w:rsidR="003976E7" w:rsidRPr="00D50C40" w:rsidRDefault="003976E7" w:rsidP="003976E7">
            <w:pPr>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bl>
    <w:p w14:paraId="117B3A53" w14:textId="77777777" w:rsidR="00860DF3" w:rsidRDefault="00BF2EE4" w:rsidP="00B9579D">
      <w:pPr>
        <w:keepNext/>
        <w:spacing w:before="360" w:line="240" w:lineRule="auto"/>
        <w:ind w:firstLine="0"/>
        <w:jc w:val="center"/>
      </w:pPr>
      <w:r>
        <w:rPr>
          <w:noProof/>
        </w:rPr>
        <w:lastRenderedPageBreak/>
        <w:drawing>
          <wp:inline distT="0" distB="0" distL="0" distR="0" wp14:anchorId="6B70FF36" wp14:editId="68FBA16B">
            <wp:extent cx="5731510" cy="45129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512945"/>
                    </a:xfrm>
                    <a:prstGeom prst="rect">
                      <a:avLst/>
                    </a:prstGeom>
                  </pic:spPr>
                </pic:pic>
              </a:graphicData>
            </a:graphic>
          </wp:inline>
        </w:drawing>
      </w:r>
      <w:r w:rsidR="00B9579D">
        <w:rPr>
          <w:noProof/>
        </w:rPr>
        <w:t xml:space="preserve"> </w:t>
      </w:r>
    </w:p>
    <w:p w14:paraId="3F7946B6" w14:textId="5C600A62" w:rsidR="006B3F58" w:rsidRPr="006B3F58" w:rsidRDefault="00860DF3" w:rsidP="00357694">
      <w:pPr>
        <w:pStyle w:val="Captions"/>
        <w:spacing w:before="80" w:after="360"/>
        <w:rPr>
          <w:iCs w:val="0"/>
        </w:rPr>
      </w:pPr>
      <w:r w:rsidRPr="00810930">
        <w:rPr>
          <w:b/>
          <w:bCs/>
          <w:sz w:val="20"/>
          <w:szCs w:val="20"/>
        </w:rPr>
        <w:t xml:space="preserve">Figure </w:t>
      </w:r>
      <w:del w:id="164" w:author="Claude" w:date="2026-10-09T04:34:00Z">
        <w:r>
          <w:rPr>
            <w:b/>
            <w:bCs/>
            <w:sz w:val="20"/>
            <w:szCs w:val="20"/>
          </w:rPr>
          <w:delText>S8</w:delText>
        </w:r>
      </w:del>
      <w:ins w:id="165" w:author="Claude" w:date="2026-10-09T04:34:00Z">
        <w:r w:rsidRPr="00810930">
          <w:rPr>
            <w:b/>
            <w:bCs/>
            <w:sz w:val="20"/>
            <w:szCs w:val="20"/>
          </w:rPr>
          <w:t>S</w:t>
        </w:r>
      </w:ins>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ins w:id="166" w:author="Claude" w:date="2026-10-09T04:34:00Z">
        <w:r w:rsidR="00405F70">
          <w:rPr>
            <w:b/>
            <w:bCs/>
            <w:noProof/>
            <w:sz w:val="20"/>
            <w:szCs w:val="20"/>
          </w:rPr>
          <w:t>7</w:t>
        </w:r>
      </w:ins>
      <w:r w:rsidRPr="00810930">
        <w:rPr>
          <w:b/>
          <w:bCs/>
          <w:sz w:val="20"/>
          <w:szCs w:val="20"/>
        </w:rPr>
        <w:fldChar w:fldCharType="end"/>
      </w:r>
      <w:r w:rsidR="00B9579D" w:rsidRPr="00810930">
        <w:rPr>
          <w:b/>
          <w:bCs/>
          <w:sz w:val="20"/>
          <w:szCs w:val="20"/>
        </w:rPr>
        <w:t>.</w:t>
      </w:r>
      <w:r w:rsidR="00B9579D">
        <w:rPr>
          <w:sz w:val="20"/>
          <w:szCs w:val="20"/>
        </w:rPr>
        <w:t xml:space="preserve"> </w:t>
      </w:r>
      <w:r w:rsidR="00357694" w:rsidRPr="00357694">
        <w:rPr>
          <w:sz w:val="20"/>
          <w:szCs w:val="20"/>
        </w:rPr>
        <w:t>(a) Mass-loss evolution for different surface-area-to-volume ratios (SA/V). (b) Final mass loss as a function of SA/V. (c) Final mass loss as a function of wire curvature (</w:t>
      </w:r>
      <w:r w:rsidR="00357694">
        <w:rPr>
          <w:sz w:val="20"/>
          <w:szCs w:val="20"/>
        </w:rPr>
        <w:t>κ = 1/R</w:t>
      </w:r>
      <w:r w:rsidR="00357694" w:rsidRPr="00357694">
        <w:rPr>
          <w:sz w:val="20"/>
          <w:szCs w:val="20"/>
        </w:rPr>
        <w:t xml:space="preserve">). (d) Final mass loss as a function of center-to-center inter-wire spacing. Dashed lines indicate linear fits. Higher SA/V, curvature, and spacing increased degradation, with </w:t>
      </w:r>
      <w:bookmarkStart w:id="167" w:name="_Hlk241828842"/>
      <w:r w:rsidR="00357694" w:rsidRPr="00357694">
        <w:rPr>
          <w:sz w:val="20"/>
          <w:szCs w:val="20"/>
        </w:rPr>
        <w:t>SA/V exhibiting the strongest correlation with cumulative mass loss.</w:t>
      </w:r>
      <w:bookmarkEnd w:id="167"/>
      <w:r>
        <w:rPr>
          <w:iCs w:val="0"/>
          <w:sz w:val="20"/>
          <w:szCs w:val="20"/>
        </w:rPr>
        <w:t xml:space="preserve"> </w:t>
      </w:r>
    </w:p>
    <w:p w14:paraId="2A9A95AD" w14:textId="77777777" w:rsidR="00552E50" w:rsidRDefault="00552E50">
      <w:pPr>
        <w:keepNext/>
        <w:spacing w:before="360" w:line="240" w:lineRule="auto"/>
        <w:ind w:firstLine="0"/>
        <w:jc w:val="center"/>
        <w:rPr>
          <w:iCs/>
          <w:sz w:val="22"/>
          <w:szCs w:val="22"/>
        </w:rPr>
      </w:pPr>
      <w:r>
        <w:rPr>
          <w:noProof/>
        </w:rPr>
        <w:lastRenderedPageBreak/>
        <w:drawing>
          <wp:inline distT="0" distB="0" distL="0" distR="0" wp14:anchorId="186C67CE" wp14:editId="11D70CD3">
            <wp:extent cx="5731510" cy="45046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504690"/>
                    </a:xfrm>
                    <a:prstGeom prst="rect">
                      <a:avLst/>
                    </a:prstGeom>
                    <a:noFill/>
                    <a:ln>
                      <a:noFill/>
                    </a:ln>
                  </pic:spPr>
                </pic:pic>
              </a:graphicData>
            </a:graphic>
          </wp:inline>
        </w:drawing>
      </w:r>
    </w:p>
    <w:p w14:paraId="076CD45C" w14:textId="6B7B2D63" w:rsidR="00496CE8" w:rsidRPr="00876655" w:rsidRDefault="00552E50" w:rsidP="00876655">
      <w:pPr>
        <w:pStyle w:val="Captions"/>
        <w:spacing w:before="80" w:after="360"/>
      </w:pPr>
      <w:r w:rsidRPr="00810930">
        <w:rPr>
          <w:b/>
          <w:bCs/>
          <w:sz w:val="20"/>
          <w:szCs w:val="20"/>
        </w:rPr>
        <w:t xml:space="preserve">Figure </w:t>
      </w:r>
      <w:del w:id="168" w:author="Claude" w:date="2026-10-09T04:34:00Z">
        <w:r>
          <w:rPr>
            <w:b/>
            <w:bCs/>
            <w:sz w:val="20"/>
            <w:szCs w:val="20"/>
          </w:rPr>
          <w:delText>S9</w:delText>
        </w:r>
      </w:del>
      <w:ins w:id="169" w:author="Claude" w:date="2026-10-09T04:34:00Z">
        <w:r w:rsidRPr="00810930">
          <w:rPr>
            <w:b/>
            <w:bCs/>
            <w:sz w:val="20"/>
            <w:szCs w:val="20"/>
          </w:rPr>
          <w:t>S</w:t>
        </w:r>
      </w:ins>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ins w:id="170" w:author="Claude" w:date="2026-10-09T04:34:00Z">
        <w:r w:rsidR="0021293D">
          <w:rPr>
            <w:b/>
            <w:bCs/>
            <w:noProof/>
            <w:sz w:val="20"/>
            <w:szCs w:val="20"/>
          </w:rPr>
          <w:t>8</w:t>
        </w:r>
      </w:ins>
      <w:r w:rsidRPr="00810930">
        <w:rPr>
          <w:b/>
          <w:bCs/>
          <w:sz w:val="20"/>
          <w:szCs w:val="20"/>
        </w:rPr>
        <w:fldChar w:fldCharType="end"/>
      </w:r>
      <w:r w:rsidRPr="00810930">
        <w:rPr>
          <w:b/>
          <w:bCs/>
          <w:sz w:val="20"/>
          <w:szCs w:val="20"/>
        </w:rPr>
        <w:t>.</w:t>
      </w:r>
      <w:r>
        <w:rPr>
          <w:sz w:val="20"/>
          <w:szCs w:val="20"/>
        </w:rPr>
        <w:t xml:space="preserve"> </w:t>
      </w:r>
      <w:r w:rsidRPr="00552E50">
        <w:rPr>
          <w:sz w:val="20"/>
          <w:szCs w:val="20"/>
        </w:rPr>
        <w:t xml:space="preserve">Cross-sectional corrosion morphology after 672 h. (a) Curved wires showing increasing preferential corrosion </w:t>
      </w:r>
      <w:r w:rsidR="00BF5111">
        <w:rPr>
          <w:sz w:val="20"/>
          <w:szCs w:val="20"/>
        </w:rPr>
        <w:t>on the outer convex surface</w:t>
      </w:r>
      <w:r w:rsidRPr="00552E50">
        <w:rPr>
          <w:sz w:val="20"/>
          <w:szCs w:val="20"/>
        </w:rPr>
        <w:t xml:space="preserve">. (b) Straight and adjacent wires showing reduced corrosion on the shielded facing surface relative to the </w:t>
      </w:r>
      <w:r w:rsidR="00772BA4">
        <w:rPr>
          <w:sz w:val="20"/>
          <w:szCs w:val="20"/>
        </w:rPr>
        <w:t>outward-exposed</w:t>
      </w:r>
      <w:r w:rsidRPr="00552E50">
        <w:rPr>
          <w:sz w:val="20"/>
          <w:szCs w:val="20"/>
        </w:rPr>
        <w:t xml:space="preserve"> surface. CC denotes the center-to-center spacing.</w:t>
      </w:r>
    </w:p>
    <w:p w14:paraId="19095023" w14:textId="77777777" w:rsidR="003933A3" w:rsidRDefault="003933A3">
      <w:pPr>
        <w:spacing w:after="160" w:line="259" w:lineRule="auto"/>
        <w:ind w:firstLine="0"/>
        <w:jc w:val="left"/>
        <w:rPr>
          <w:rFonts w:cs="Times New Roman"/>
          <w:b/>
          <w:color w:val="000000"/>
          <w:szCs w:val="40"/>
        </w:rPr>
      </w:pPr>
      <w:r>
        <w:br w:type="page"/>
      </w:r>
    </w:p>
    <w:p w14:paraId="5980DB6F" w14:textId="77777777" w:rsidR="0021293D" w:rsidRDefault="0021293D" w:rsidP="0021293D">
      <w:pPr>
        <w:pStyle w:val="Heading1"/>
        <w:rPr>
          <w:ins w:id="171" w:author="Claude" w:date="2026-10-09T01:36:00Z"/>
        </w:rPr>
      </w:pPr>
      <w:ins w:id="172" w:author="Claude" w:date="2026-10-09T01:36:00Z">
        <w:r>
          <w:lastRenderedPageBreak/>
          <w:t>S8. Interfacial balance, units and mesh correction</w:t>
        </w:r>
      </w:ins>
    </w:p>
    <w:p w14:paraId="3F6F0B50" w14:textId="77777777" w:rsidR="005639C1" w:rsidRDefault="00554D08">
      <w:pPr>
        <w:pStyle w:val="BodyText"/>
        <w:spacing w:after="120"/>
        <w:ind w:firstLine="0"/>
        <w:rPr>
          <w:ins w:id="173" w:author="Claude" w:date="2026-10-09T01:36:00Z"/>
        </w:rPr>
      </w:pPr>
      <w:ins w:id="174" w:author="Claude" w:date="2026-10-09T01:36:00Z">
        <w:r w:rsidRPr="00430123">
          <w:t>The interface couples O₂ consumption, Zn²⁺ release, OH⁻ generation and metal loss through O₂ + 2Zn + 2H₂O → 2Zn²⁺ + 4OH⁻. With the normal velocity v</w:t>
        </w:r>
        <w:r w:rsidRPr="00430123">
          <w:rPr>
            <w:vertAlign w:val="subscript"/>
          </w:rPr>
          <w:t>n</w:t>
        </w:r>
        <w:r w:rsidRPr="00430123">
          <w:t xml:space="preserve"> = −2k</w:t>
        </w:r>
        <w:r w:rsidRPr="00430123">
          <w:rPr>
            <w:vertAlign w:val="subscript"/>
          </w:rPr>
          <w:t>ORR</w:t>
        </w:r>
        <w:r w:rsidRPr="00430123">
          <w:t>C</w:t>
        </w:r>
        <w:r w:rsidRPr="00430123">
          <w:rPr>
            <w:vertAlign w:val="subscript"/>
          </w:rPr>
          <w:t>O2</w:t>
        </w:r>
        <w:r w:rsidRPr="00430123">
          <w:t>|</w:t>
        </w:r>
        <w:r w:rsidRPr="00430123">
          <w:rPr>
            <w:vertAlign w:val="subscript"/>
          </w:rPr>
          <w:t>Γ</w:t>
        </w:r>
        <w:r w:rsidRPr="00430123">
          <w:t>/(M</w:t>
        </w:r>
        <w:r w:rsidRPr="00430123">
          <w:rPr>
            <w:vertAlign w:val="subscript"/>
          </w:rPr>
          <w:t>O2</w:t>
        </w:r>
        <w:r w:rsidRPr="00430123">
          <w:t>[Zn]</w:t>
        </w:r>
        <w:r w:rsidRPr="00430123">
          <w:rPr>
            <w:vertAlign w:val="subscript"/>
          </w:rPr>
          <w:t>sol</w:t>
        </w:r>
        <w:r w:rsidRPr="00430123">
          <w:t>) and [Zn]</w:t>
        </w:r>
        <w:r w:rsidRPr="00430123">
          <w:rPr>
            <w:vertAlign w:val="subscript"/>
          </w:rPr>
          <w:t>sol</w:t>
        </w:r>
        <w:r w:rsidRPr="00430123">
          <w:t xml:space="preserve"> = ρ</w:t>
        </w:r>
        <w:r w:rsidRPr="00430123">
          <w:rPr>
            <w:vertAlign w:val="subscript"/>
          </w:rPr>
          <w:t>Zn</w:t>
        </w:r>
        <w:r w:rsidRPr="00430123">
          <w:t>/M</w:t>
        </w:r>
        <w:r w:rsidRPr="00430123">
          <w:rPr>
            <w:vertAlign w:val="subscript"/>
          </w:rPr>
          <w:t>Zn</w:t>
        </w:r>
        <w:r w:rsidRPr="00430123">
          <w:t>, the metal removed per unit area and time is ρ</w:t>
        </w:r>
        <w:r w:rsidRPr="00430123">
          <w:rPr>
            <w:vertAlign w:val="subscript"/>
          </w:rPr>
          <w:t>Zn</w:t>
        </w:r>
        <w:r w:rsidRPr="00430123">
          <w:t>|v</w:t>
        </w:r>
        <w:r w:rsidRPr="00430123">
          <w:rPr>
            <w:vertAlign w:val="subscript"/>
          </w:rPr>
          <w:t>n</w:t>
        </w:r>
        <w:r w:rsidRPr="00430123">
          <w:t>| = 2(M</w:t>
        </w:r>
        <w:r w:rsidRPr="00430123">
          <w:rPr>
            <w:vertAlign w:val="subscript"/>
          </w:rPr>
          <w:t>Zn</w:t>
        </w:r>
        <w:r w:rsidRPr="00430123">
          <w:t>/M</w:t>
        </w:r>
        <w:r w:rsidRPr="00430123">
          <w:rPr>
            <w:vertAlign w:val="subscript"/>
          </w:rPr>
          <w:t>O2</w:t>
        </w:r>
        <w:r w:rsidRPr="00430123">
          <w:t>)k</w:t>
        </w:r>
        <w:r w:rsidRPr="00430123">
          <w:rPr>
            <w:vertAlign w:val="subscript"/>
          </w:rPr>
          <w:t>ORR</w:t>
        </w:r>
        <w:r w:rsidRPr="00430123">
          <w:t>C</w:t>
        </w:r>
        <w:r w:rsidRPr="00430123">
          <w:rPr>
            <w:vertAlign w:val="subscript"/>
          </w:rPr>
          <w:t>O2</w:t>
        </w:r>
        <w:r w:rsidRPr="00430123">
          <w:t>, which equals the Zn²⁺ source in the Zn equation and 2M</w:t>
        </w:r>
        <w:r w:rsidRPr="00430123">
          <w:rPr>
            <w:vertAlign w:val="subscript"/>
          </w:rPr>
          <w:t>Zn</w:t>
        </w:r>
        <w:r w:rsidRPr="00430123">
          <w:t>/M</w:t>
        </w:r>
        <w:r w:rsidRPr="00430123">
          <w:rPr>
            <w:vertAlign w:val="subscript"/>
          </w:rPr>
          <w:t>O2</w:t>
        </w:r>
        <w:r w:rsidRPr="00430123">
          <w:t xml:space="preserve"> times the O₂ consumed by the Robin sink k</w:t>
        </w:r>
        <w:r w:rsidRPr="00430123">
          <w:rPr>
            <w:vertAlign w:val="subscript"/>
          </w:rPr>
          <w:t>ORR</w:t>
        </w:r>
        <w:r w:rsidRPr="00430123">
          <w:t>C</w:t>
        </w:r>
        <w:r w:rsidRPr="00430123">
          <w:rPr>
            <w:vertAlign w:val="subscript"/>
          </w:rPr>
          <w:t>O2</w:t>
        </w:r>
        <w:r w:rsidRPr="00430123">
          <w:t>. F counts Zn-equivalent mass, so Zn removed by the interface = dissolved Zn + Zn in corrosion product + numerical residual.</w:t>
        </w:r>
      </w:ins>
    </w:p>
    <w:p w14:paraId="2211DBAC" w14:textId="77777777" w:rsidR="005639C1" w:rsidRDefault="00554D08">
      <w:pPr>
        <w:pStyle w:val="BodyText"/>
        <w:spacing w:after="120"/>
        <w:ind w:firstLine="0"/>
        <w:rPr>
          <w:ins w:id="175" w:author="Claude" w:date="2026-10-09T01:36:00Z"/>
        </w:rPr>
      </w:pPr>
      <w:ins w:id="176" w:author="Claude" w:date="2026-10-09T01:36:00Z">
        <w:r w:rsidRPr="00430123">
          <w:t>Table S13. Units of the model quantities (all species fields in g mm⁻³ unless stated).</w:t>
        </w:r>
      </w:ins>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4509"/>
        <w:gridCol w:w="4517"/>
      </w:tblGrid>
      <w:tr w:rsidR="00554D08" w:rsidRPr="009C2673" w14:paraId="0EFC00BA" w14:textId="77777777" w:rsidTr="00433030">
        <w:trPr>
          <w:cantSplit/>
          <w:tblHeader/>
          <w:jc w:val="center"/>
          <w:ins w:id="177" w:author="Claude" w:date="2026-10-09T01:36:00Z"/>
        </w:trPr>
        <w:tc>
          <w:tcPr>
            <w:tcW w:w="4509" w:type="dxa"/>
            <w:tcBorders>
              <w:bottom w:val="single" w:sz="6" w:space="0" w:color="000000"/>
            </w:tcBorders>
            <w:vAlign w:val="center"/>
          </w:tcPr>
          <w:p w14:paraId="222526A2" w14:textId="77777777" w:rsidR="00554D08" w:rsidRPr="005661E2" w:rsidRDefault="00554D08" w:rsidP="00433030">
            <w:pPr>
              <w:keepNext/>
              <w:spacing w:before="20" w:after="20" w:line="240" w:lineRule="auto"/>
              <w:ind w:firstLine="0"/>
              <w:jc w:val="left"/>
              <w:rPr>
                <w:ins w:id="178" w:author="Claude" w:date="2026-10-09T01:36:00Z"/>
                <w:rFonts w:cs="Times New Roman"/>
                <w:b/>
                <w:bCs/>
                <w:color w:val="000000"/>
                <w:sz w:val="20"/>
                <w:szCs w:val="20"/>
                <w:lang w:eastAsia="en-US"/>
              </w:rPr>
            </w:pPr>
            <w:ins w:id="179" w:author="Claude" w:date="2026-10-09T01:36:00Z">
              <w:r w:rsidRPr="005661E2">
                <w:rPr>
                  <w:rFonts w:cs="Times New Roman"/>
                  <w:b/>
                  <w:bCs/>
                  <w:color w:val="000000"/>
                  <w:sz w:val="20"/>
                  <w:szCs w:val="20"/>
                  <w:lang w:eastAsia="en-US"/>
                </w:rPr>
                <w:t>Quantity</w:t>
              </w:r>
            </w:ins>
          </w:p>
        </w:tc>
        <w:tc>
          <w:tcPr>
            <w:tcW w:w="4517" w:type="dxa"/>
            <w:tcBorders>
              <w:bottom w:val="single" w:sz="6" w:space="0" w:color="000000"/>
            </w:tcBorders>
            <w:vAlign w:val="center"/>
          </w:tcPr>
          <w:p w14:paraId="0647E3D4" w14:textId="77777777" w:rsidR="00554D08" w:rsidRPr="005661E2" w:rsidRDefault="00554D08" w:rsidP="00433030">
            <w:pPr>
              <w:keepNext/>
              <w:spacing w:before="20" w:after="20" w:line="240" w:lineRule="auto"/>
              <w:ind w:firstLine="0"/>
              <w:jc w:val="center"/>
              <w:rPr>
                <w:ins w:id="180" w:author="Claude" w:date="2026-10-09T01:36:00Z"/>
                <w:rFonts w:cs="Times New Roman"/>
                <w:b/>
                <w:bCs/>
                <w:color w:val="000000"/>
                <w:sz w:val="20"/>
                <w:szCs w:val="20"/>
                <w:lang w:eastAsia="en-US"/>
              </w:rPr>
            </w:pPr>
            <w:ins w:id="181" w:author="Claude" w:date="2026-10-09T01:36:00Z">
              <w:r w:rsidRPr="005661E2">
                <w:rPr>
                  <w:rFonts w:cs="Times New Roman"/>
                  <w:b/>
                  <w:bCs/>
                  <w:color w:val="000000"/>
                  <w:sz w:val="20"/>
                  <w:szCs w:val="20"/>
                  <w:lang w:eastAsia="en-US"/>
                </w:rPr>
                <w:t>Units</w:t>
              </w:r>
            </w:ins>
          </w:p>
        </w:tc>
      </w:tr>
      <w:tr w:rsidR="00554D08" w:rsidRPr="009C2673" w14:paraId="379D67C6" w14:textId="77777777" w:rsidTr="00433030">
        <w:trPr>
          <w:cantSplit/>
          <w:jc w:val="center"/>
          <w:ins w:id="182" w:author="Claude" w:date="2026-10-09T01:36:00Z"/>
        </w:trPr>
        <w:tc>
          <w:tcPr>
            <w:tcW w:w="4509" w:type="dxa"/>
            <w:vAlign w:val="center"/>
          </w:tcPr>
          <w:p w14:paraId="74B4A8B3" w14:textId="77777777" w:rsidR="00554D08" w:rsidRPr="006B6A1E" w:rsidRDefault="00554D08" w:rsidP="00433030">
            <w:pPr>
              <w:keepNext/>
              <w:spacing w:before="20" w:after="20" w:line="240" w:lineRule="auto"/>
              <w:ind w:firstLine="0"/>
              <w:jc w:val="left"/>
              <w:rPr>
                <w:ins w:id="183" w:author="Claude" w:date="2026-10-09T01:36:00Z"/>
                <w:rFonts w:cs="Times New Roman"/>
                <w:color w:val="000000"/>
                <w:sz w:val="20"/>
                <w:szCs w:val="20"/>
                <w:lang w:eastAsia="en-US"/>
              </w:rPr>
            </w:pPr>
            <w:ins w:id="184" w:author="Claude" w:date="2026-10-09T01:36:00Z">
              <w:r w:rsidRPr="006B6A1E">
                <w:rPr>
                  <w:rFonts w:cs="Times New Roman"/>
                  <w:color w:val="000000"/>
                  <w:sz w:val="20"/>
                  <w:szCs w:val="20"/>
                  <w:lang w:eastAsia="en-US"/>
                </w:rPr>
                <w:t>C_O₂, C_Zn, C_Cl (mass concentrations)</w:t>
              </w:r>
            </w:ins>
          </w:p>
        </w:tc>
        <w:tc>
          <w:tcPr>
            <w:tcW w:w="4517" w:type="dxa"/>
            <w:vAlign w:val="center"/>
          </w:tcPr>
          <w:p w14:paraId="51B8BFA8" w14:textId="77777777" w:rsidR="00554D08" w:rsidRPr="006B6A1E" w:rsidRDefault="00554D08" w:rsidP="00433030">
            <w:pPr>
              <w:keepNext/>
              <w:spacing w:before="20" w:after="20" w:line="240" w:lineRule="auto"/>
              <w:ind w:firstLine="0"/>
              <w:jc w:val="center"/>
              <w:rPr>
                <w:ins w:id="185" w:author="Claude" w:date="2026-10-09T01:36:00Z"/>
                <w:rFonts w:cs="Times New Roman"/>
                <w:color w:val="000000"/>
                <w:sz w:val="20"/>
                <w:szCs w:val="20"/>
                <w:lang w:eastAsia="en-US"/>
              </w:rPr>
            </w:pPr>
            <w:ins w:id="186" w:author="Claude" w:date="2026-10-09T01:36:00Z">
              <w:r w:rsidRPr="006B6A1E">
                <w:rPr>
                  <w:rFonts w:cs="Times New Roman"/>
                  <w:color w:val="000000"/>
                  <w:sz w:val="20"/>
                  <w:szCs w:val="20"/>
                  <w:lang w:eastAsia="en-US"/>
                </w:rPr>
                <w:t>g mm⁻³ (C_Cl is converted to mol L⁻¹ in Eq. 11 by 10⁶/M_Cl)</w:t>
              </w:r>
            </w:ins>
          </w:p>
        </w:tc>
      </w:tr>
      <w:tr w:rsidR="00554D08" w:rsidRPr="009C2673" w14:paraId="416ABF47" w14:textId="77777777" w:rsidTr="00433030">
        <w:trPr>
          <w:cantSplit/>
          <w:jc w:val="center"/>
          <w:ins w:id="187" w:author="Claude" w:date="2026-10-09T01:36:00Z"/>
        </w:trPr>
        <w:tc>
          <w:tcPr>
            <w:tcW w:w="4509" w:type="dxa"/>
            <w:vAlign w:val="center"/>
          </w:tcPr>
          <w:p w14:paraId="2CA2E54E" w14:textId="77777777" w:rsidR="00554D08" w:rsidRPr="006B6A1E" w:rsidRDefault="00554D08" w:rsidP="00433030">
            <w:pPr>
              <w:keepNext/>
              <w:spacing w:before="20" w:after="20" w:line="240" w:lineRule="auto"/>
              <w:ind w:firstLine="0"/>
              <w:jc w:val="left"/>
              <w:rPr>
                <w:ins w:id="188" w:author="Claude" w:date="2026-10-09T01:36:00Z"/>
                <w:rFonts w:cs="Times New Roman"/>
                <w:color w:val="000000"/>
                <w:sz w:val="20"/>
                <w:szCs w:val="20"/>
                <w:lang w:eastAsia="en-US"/>
              </w:rPr>
            </w:pPr>
            <w:ins w:id="189" w:author="Claude" w:date="2026-10-09T01:36:00Z">
              <w:r w:rsidRPr="006B6A1E">
                <w:rPr>
                  <w:rFonts w:cs="Times New Roman"/>
                  <w:color w:val="000000"/>
                  <w:sz w:val="20"/>
                  <w:szCs w:val="20"/>
                  <w:lang w:eastAsia="en-US"/>
                </w:rPr>
                <w:t>C_OH</w:t>
              </w:r>
            </w:ins>
          </w:p>
        </w:tc>
        <w:tc>
          <w:tcPr>
            <w:tcW w:w="4517" w:type="dxa"/>
            <w:vAlign w:val="center"/>
          </w:tcPr>
          <w:p w14:paraId="0043BB08" w14:textId="77777777" w:rsidR="00554D08" w:rsidRPr="006B6A1E" w:rsidRDefault="00554D08" w:rsidP="00433030">
            <w:pPr>
              <w:keepNext/>
              <w:spacing w:before="20" w:after="20" w:line="240" w:lineRule="auto"/>
              <w:ind w:firstLine="0"/>
              <w:jc w:val="center"/>
              <w:rPr>
                <w:ins w:id="190" w:author="Claude" w:date="2026-10-09T01:36:00Z"/>
                <w:rFonts w:cs="Times New Roman"/>
                <w:color w:val="000000"/>
                <w:sz w:val="20"/>
                <w:szCs w:val="20"/>
                <w:lang w:eastAsia="en-US"/>
              </w:rPr>
            </w:pPr>
            <w:ins w:id="191" w:author="Claude" w:date="2026-10-09T01:36:00Z">
              <w:r w:rsidRPr="006B6A1E">
                <w:rPr>
                  <w:rFonts w:cs="Times New Roman"/>
                  <w:color w:val="000000"/>
                  <w:sz w:val="20"/>
                  <w:szCs w:val="20"/>
                  <w:lang w:eastAsia="en-US"/>
                </w:rPr>
                <w:t>mol L⁻¹</w:t>
              </w:r>
            </w:ins>
          </w:p>
        </w:tc>
      </w:tr>
      <w:tr w:rsidR="00554D08" w:rsidRPr="009C2673" w14:paraId="40F571DE" w14:textId="77777777" w:rsidTr="00433030">
        <w:trPr>
          <w:cantSplit/>
          <w:jc w:val="center"/>
          <w:ins w:id="192" w:author="Claude" w:date="2026-10-09T01:36:00Z"/>
        </w:trPr>
        <w:tc>
          <w:tcPr>
            <w:tcW w:w="4509" w:type="dxa"/>
            <w:vAlign w:val="center"/>
          </w:tcPr>
          <w:p w14:paraId="3738E86D" w14:textId="77777777" w:rsidR="00554D08" w:rsidRPr="006B6A1E" w:rsidRDefault="00554D08" w:rsidP="00433030">
            <w:pPr>
              <w:keepNext/>
              <w:spacing w:before="20" w:after="20" w:line="240" w:lineRule="auto"/>
              <w:ind w:firstLine="0"/>
              <w:jc w:val="left"/>
              <w:rPr>
                <w:ins w:id="193" w:author="Claude" w:date="2026-10-09T01:36:00Z"/>
                <w:rFonts w:cs="Times New Roman"/>
                <w:color w:val="000000"/>
                <w:sz w:val="20"/>
                <w:szCs w:val="20"/>
                <w:lang w:eastAsia="en-US"/>
              </w:rPr>
            </w:pPr>
            <w:ins w:id="194" w:author="Claude" w:date="2026-10-09T01:36:00Z">
              <w:r w:rsidRPr="006B6A1E">
                <w:rPr>
                  <w:rFonts w:cs="Times New Roman"/>
                  <w:color w:val="000000"/>
                  <w:sz w:val="20"/>
                  <w:szCs w:val="20"/>
                  <w:lang w:eastAsia="en-US"/>
                </w:rPr>
                <w:t>F, F_max (Zn-equivalent mass)</w:t>
              </w:r>
            </w:ins>
          </w:p>
        </w:tc>
        <w:tc>
          <w:tcPr>
            <w:tcW w:w="4517" w:type="dxa"/>
            <w:vAlign w:val="center"/>
          </w:tcPr>
          <w:p w14:paraId="1D397976" w14:textId="77777777" w:rsidR="00554D08" w:rsidRPr="006B6A1E" w:rsidRDefault="00554D08" w:rsidP="00433030">
            <w:pPr>
              <w:keepNext/>
              <w:spacing w:before="20" w:after="20" w:line="240" w:lineRule="auto"/>
              <w:ind w:firstLine="0"/>
              <w:jc w:val="center"/>
              <w:rPr>
                <w:ins w:id="195" w:author="Claude" w:date="2026-10-09T01:36:00Z"/>
                <w:rFonts w:cs="Times New Roman"/>
                <w:color w:val="000000"/>
                <w:sz w:val="20"/>
                <w:szCs w:val="20"/>
                <w:lang w:eastAsia="en-US"/>
              </w:rPr>
            </w:pPr>
            <w:ins w:id="196" w:author="Claude" w:date="2026-10-09T01:36:00Z">
              <w:r w:rsidRPr="006B6A1E">
                <w:rPr>
                  <w:rFonts w:cs="Times New Roman"/>
                  <w:color w:val="000000"/>
                  <w:sz w:val="20"/>
                  <w:szCs w:val="20"/>
                  <w:lang w:eastAsia="en-US"/>
                </w:rPr>
                <w:t>g mm⁻³; F_max = ρ_film(1 − ε)</w:t>
              </w:r>
            </w:ins>
          </w:p>
        </w:tc>
      </w:tr>
      <w:tr w:rsidR="00554D08" w:rsidRPr="009C2673" w14:paraId="74439818" w14:textId="77777777" w:rsidTr="00433030">
        <w:trPr>
          <w:cantSplit/>
          <w:jc w:val="center"/>
          <w:ins w:id="197" w:author="Claude" w:date="2026-10-09T01:36:00Z"/>
        </w:trPr>
        <w:tc>
          <w:tcPr>
            <w:tcW w:w="4509" w:type="dxa"/>
            <w:vAlign w:val="center"/>
          </w:tcPr>
          <w:p w14:paraId="231E2EDC" w14:textId="77777777" w:rsidR="00554D08" w:rsidRPr="006B6A1E" w:rsidRDefault="00554D08" w:rsidP="00433030">
            <w:pPr>
              <w:keepNext/>
              <w:spacing w:before="20" w:after="20" w:line="240" w:lineRule="auto"/>
              <w:ind w:firstLine="0"/>
              <w:jc w:val="left"/>
              <w:rPr>
                <w:ins w:id="198" w:author="Claude" w:date="2026-10-09T01:36:00Z"/>
                <w:rFonts w:cs="Times New Roman"/>
                <w:color w:val="000000"/>
                <w:sz w:val="20"/>
                <w:szCs w:val="20"/>
                <w:lang w:eastAsia="en-US"/>
              </w:rPr>
            </w:pPr>
            <w:ins w:id="199" w:author="Claude" w:date="2026-10-09T01:36:00Z">
              <w:r w:rsidRPr="006B6A1E">
                <w:rPr>
                  <w:rFonts w:cs="Times New Roman"/>
                  <w:color w:val="000000"/>
                  <w:sz w:val="20"/>
                  <w:szCs w:val="20"/>
                  <w:lang w:eastAsia="en-US"/>
                </w:rPr>
                <w:t>k_f</w:t>
              </w:r>
            </w:ins>
          </w:p>
        </w:tc>
        <w:tc>
          <w:tcPr>
            <w:tcW w:w="4517" w:type="dxa"/>
            <w:vAlign w:val="center"/>
          </w:tcPr>
          <w:p w14:paraId="57F88643" w14:textId="77777777" w:rsidR="00554D08" w:rsidRPr="006B6A1E" w:rsidRDefault="00554D08" w:rsidP="00433030">
            <w:pPr>
              <w:keepNext/>
              <w:spacing w:before="20" w:after="20" w:line="240" w:lineRule="auto"/>
              <w:ind w:firstLine="0"/>
              <w:jc w:val="center"/>
              <w:rPr>
                <w:ins w:id="200" w:author="Claude" w:date="2026-10-09T01:36:00Z"/>
                <w:rFonts w:cs="Times New Roman"/>
                <w:color w:val="000000"/>
                <w:sz w:val="20"/>
                <w:szCs w:val="20"/>
                <w:lang w:eastAsia="en-US"/>
              </w:rPr>
            </w:pPr>
            <w:ins w:id="201" w:author="Claude" w:date="2026-10-09T01:36:00Z">
              <w:r w:rsidRPr="006B6A1E">
                <w:rPr>
                  <w:rFonts w:cs="Times New Roman"/>
                  <w:color w:val="000000"/>
                  <w:sz w:val="20"/>
                  <w:szCs w:val="20"/>
                  <w:lang w:eastAsia="en-US"/>
                </w:rPr>
                <w:t>h⁻¹</w:t>
              </w:r>
            </w:ins>
          </w:p>
        </w:tc>
      </w:tr>
      <w:tr w:rsidR="00554D08" w:rsidRPr="009C2673" w14:paraId="0E2CA664" w14:textId="77777777" w:rsidTr="00433030">
        <w:trPr>
          <w:cantSplit/>
          <w:jc w:val="center"/>
          <w:ins w:id="202" w:author="Claude" w:date="2026-10-09T01:36:00Z"/>
        </w:trPr>
        <w:tc>
          <w:tcPr>
            <w:tcW w:w="4509" w:type="dxa"/>
            <w:vAlign w:val="center"/>
          </w:tcPr>
          <w:p w14:paraId="602ED62A" w14:textId="77777777" w:rsidR="00554D08" w:rsidRPr="006B6A1E" w:rsidRDefault="00554D08" w:rsidP="00433030">
            <w:pPr>
              <w:keepNext/>
              <w:spacing w:before="20" w:after="20" w:line="240" w:lineRule="auto"/>
              <w:ind w:firstLine="0"/>
              <w:jc w:val="left"/>
              <w:rPr>
                <w:ins w:id="203" w:author="Claude" w:date="2026-10-09T01:36:00Z"/>
                <w:rFonts w:cs="Times New Roman"/>
                <w:color w:val="000000"/>
                <w:sz w:val="20"/>
                <w:szCs w:val="20"/>
                <w:lang w:eastAsia="en-US"/>
              </w:rPr>
            </w:pPr>
            <w:ins w:id="204" w:author="Claude" w:date="2026-10-09T01:36:00Z">
              <w:r w:rsidRPr="006B6A1E">
                <w:rPr>
                  <w:rFonts w:cs="Times New Roman"/>
                  <w:color w:val="000000"/>
                  <w:sz w:val="20"/>
                  <w:szCs w:val="20"/>
                  <w:lang w:eastAsia="en-US"/>
                </w:rPr>
                <w:t>k_d</w:t>
              </w:r>
            </w:ins>
          </w:p>
        </w:tc>
        <w:tc>
          <w:tcPr>
            <w:tcW w:w="4517" w:type="dxa"/>
            <w:vAlign w:val="center"/>
          </w:tcPr>
          <w:p w14:paraId="7FDAF66D" w14:textId="77777777" w:rsidR="00554D08" w:rsidRPr="006B6A1E" w:rsidRDefault="00554D08" w:rsidP="00433030">
            <w:pPr>
              <w:keepNext/>
              <w:spacing w:before="20" w:after="20" w:line="240" w:lineRule="auto"/>
              <w:ind w:firstLine="0"/>
              <w:jc w:val="center"/>
              <w:rPr>
                <w:ins w:id="205" w:author="Claude" w:date="2026-10-09T01:36:00Z"/>
                <w:rFonts w:cs="Times New Roman"/>
                <w:color w:val="000000"/>
                <w:sz w:val="20"/>
                <w:szCs w:val="20"/>
                <w:lang w:eastAsia="en-US"/>
              </w:rPr>
            </w:pPr>
            <w:ins w:id="206" w:author="Claude" w:date="2026-10-09T01:36:00Z">
              <w:r w:rsidRPr="006B6A1E">
                <w:rPr>
                  <w:rFonts w:cs="Times New Roman"/>
                  <w:color w:val="000000"/>
                  <w:sz w:val="20"/>
                  <w:szCs w:val="20"/>
                  <w:lang w:eastAsia="en-US"/>
                </w:rPr>
                <w:t>L² mol⁻² h⁻¹</w:t>
              </w:r>
            </w:ins>
          </w:p>
        </w:tc>
      </w:tr>
      <w:tr w:rsidR="00554D08" w:rsidRPr="009C2673" w14:paraId="091FD250" w14:textId="77777777" w:rsidTr="00433030">
        <w:trPr>
          <w:cantSplit/>
          <w:jc w:val="center"/>
          <w:ins w:id="207" w:author="Claude" w:date="2026-10-09T01:36:00Z"/>
        </w:trPr>
        <w:tc>
          <w:tcPr>
            <w:tcW w:w="4509" w:type="dxa"/>
            <w:vAlign w:val="center"/>
          </w:tcPr>
          <w:p w14:paraId="61F8084B" w14:textId="77777777" w:rsidR="00554D08" w:rsidRPr="006B6A1E" w:rsidRDefault="00554D08" w:rsidP="00433030">
            <w:pPr>
              <w:keepNext/>
              <w:spacing w:before="20" w:after="20" w:line="240" w:lineRule="auto"/>
              <w:ind w:firstLine="0"/>
              <w:jc w:val="left"/>
              <w:rPr>
                <w:ins w:id="208" w:author="Claude" w:date="2026-10-09T01:36:00Z"/>
                <w:rFonts w:cs="Times New Roman"/>
                <w:color w:val="000000"/>
                <w:sz w:val="20"/>
                <w:szCs w:val="20"/>
                <w:lang w:eastAsia="en-US"/>
              </w:rPr>
            </w:pPr>
            <w:ins w:id="209" w:author="Claude" w:date="2026-10-09T01:36:00Z">
              <w:r w:rsidRPr="006B6A1E">
                <w:rPr>
                  <w:rFonts w:cs="Times New Roman"/>
                  <w:color w:val="000000"/>
                  <w:sz w:val="20"/>
                  <w:szCs w:val="20"/>
                  <w:lang w:eastAsia="en-US"/>
                </w:rPr>
                <w:t>k_ORR</w:t>
              </w:r>
            </w:ins>
          </w:p>
        </w:tc>
        <w:tc>
          <w:tcPr>
            <w:tcW w:w="4517" w:type="dxa"/>
            <w:vAlign w:val="center"/>
          </w:tcPr>
          <w:p w14:paraId="03630768" w14:textId="77777777" w:rsidR="00554D08" w:rsidRPr="006B6A1E" w:rsidRDefault="00554D08" w:rsidP="00433030">
            <w:pPr>
              <w:keepNext/>
              <w:spacing w:before="20" w:after="20" w:line="240" w:lineRule="auto"/>
              <w:ind w:firstLine="0"/>
              <w:jc w:val="center"/>
              <w:rPr>
                <w:ins w:id="210" w:author="Claude" w:date="2026-10-09T01:36:00Z"/>
                <w:rFonts w:cs="Times New Roman"/>
                <w:color w:val="000000"/>
                <w:sz w:val="20"/>
                <w:szCs w:val="20"/>
                <w:lang w:eastAsia="en-US"/>
              </w:rPr>
            </w:pPr>
            <w:ins w:id="211" w:author="Claude" w:date="2026-10-09T01:36:00Z">
              <w:r w:rsidRPr="006B6A1E">
                <w:rPr>
                  <w:rFonts w:cs="Times New Roman"/>
                  <w:color w:val="000000"/>
                  <w:sz w:val="20"/>
                  <w:szCs w:val="20"/>
                  <w:lang w:eastAsia="en-US"/>
                </w:rPr>
                <w:t>mm h⁻¹ (C_O₂ in g mm⁻³; the factor 1/M_O₂ is in Eq. 14)</w:t>
              </w:r>
            </w:ins>
          </w:p>
        </w:tc>
      </w:tr>
      <w:tr w:rsidR="00554D08" w:rsidRPr="009C2673" w14:paraId="1645CB9F" w14:textId="77777777" w:rsidTr="00433030">
        <w:trPr>
          <w:cantSplit/>
          <w:jc w:val="center"/>
          <w:ins w:id="212" w:author="Claude" w:date="2026-10-09T01:36:00Z"/>
        </w:trPr>
        <w:tc>
          <w:tcPr>
            <w:tcW w:w="4509" w:type="dxa"/>
            <w:vAlign w:val="center"/>
          </w:tcPr>
          <w:p w14:paraId="24D3FD03" w14:textId="77777777" w:rsidR="00554D08" w:rsidRPr="006B6A1E" w:rsidRDefault="00554D08" w:rsidP="00433030">
            <w:pPr>
              <w:keepNext/>
              <w:spacing w:before="20" w:after="20" w:line="240" w:lineRule="auto"/>
              <w:ind w:firstLine="0"/>
              <w:jc w:val="left"/>
              <w:rPr>
                <w:ins w:id="213" w:author="Claude" w:date="2026-10-09T01:36:00Z"/>
                <w:rFonts w:cs="Times New Roman"/>
                <w:color w:val="000000"/>
                <w:sz w:val="20"/>
                <w:szCs w:val="20"/>
                <w:lang w:eastAsia="en-US"/>
              </w:rPr>
            </w:pPr>
            <w:ins w:id="214" w:author="Claude" w:date="2026-10-09T01:36:00Z">
              <w:r w:rsidRPr="006B6A1E">
                <w:rPr>
                  <w:rFonts w:cs="Times New Roman"/>
                  <w:color w:val="000000"/>
                  <w:sz w:val="20"/>
                  <w:szCs w:val="20"/>
                  <w:lang w:eastAsia="en-US"/>
                </w:rPr>
                <w:t>v_n</w:t>
              </w:r>
            </w:ins>
          </w:p>
        </w:tc>
        <w:tc>
          <w:tcPr>
            <w:tcW w:w="4517" w:type="dxa"/>
            <w:vAlign w:val="center"/>
          </w:tcPr>
          <w:p w14:paraId="739E2D89" w14:textId="77777777" w:rsidR="00554D08" w:rsidRPr="006B6A1E" w:rsidRDefault="00554D08" w:rsidP="00433030">
            <w:pPr>
              <w:keepNext/>
              <w:spacing w:before="20" w:after="20" w:line="240" w:lineRule="auto"/>
              <w:ind w:firstLine="0"/>
              <w:jc w:val="center"/>
              <w:rPr>
                <w:ins w:id="215" w:author="Claude" w:date="2026-10-09T01:36:00Z"/>
                <w:rFonts w:cs="Times New Roman"/>
                <w:color w:val="000000"/>
                <w:sz w:val="20"/>
                <w:szCs w:val="20"/>
                <w:lang w:eastAsia="en-US"/>
              </w:rPr>
            </w:pPr>
            <w:ins w:id="216" w:author="Claude" w:date="2026-10-09T01:36:00Z">
              <w:r w:rsidRPr="006B6A1E">
                <w:rPr>
                  <w:rFonts w:cs="Times New Roman"/>
                  <w:color w:val="000000"/>
                  <w:sz w:val="20"/>
                  <w:szCs w:val="20"/>
                  <w:lang w:eastAsia="en-US"/>
                </w:rPr>
                <w:t>mm h⁻¹</w:t>
              </w:r>
            </w:ins>
          </w:p>
        </w:tc>
      </w:tr>
      <w:tr w:rsidR="00554D08" w:rsidRPr="009C2673" w14:paraId="271FB275" w14:textId="77777777" w:rsidTr="00433030">
        <w:trPr>
          <w:cantSplit/>
          <w:jc w:val="center"/>
          <w:ins w:id="217" w:author="Claude" w:date="2026-10-09T01:36:00Z"/>
        </w:trPr>
        <w:tc>
          <w:tcPr>
            <w:tcW w:w="4509" w:type="dxa"/>
            <w:vAlign w:val="center"/>
          </w:tcPr>
          <w:p w14:paraId="0EA14724" w14:textId="77777777" w:rsidR="00554D08" w:rsidRPr="006B6A1E" w:rsidRDefault="00554D08" w:rsidP="00433030">
            <w:pPr>
              <w:keepNext/>
              <w:spacing w:before="20" w:after="20" w:line="240" w:lineRule="auto"/>
              <w:ind w:firstLine="0"/>
              <w:jc w:val="left"/>
              <w:rPr>
                <w:ins w:id="218" w:author="Claude" w:date="2026-10-09T01:36:00Z"/>
                <w:rFonts w:cs="Times New Roman"/>
                <w:color w:val="000000"/>
                <w:sz w:val="20"/>
                <w:szCs w:val="20"/>
                <w:lang w:eastAsia="en-US"/>
              </w:rPr>
            </w:pPr>
            <w:ins w:id="219" w:author="Claude" w:date="2026-10-09T01:36:00Z">
              <w:r w:rsidRPr="006B6A1E">
                <w:rPr>
                  <w:rFonts w:cs="Times New Roman"/>
                  <w:color w:val="000000"/>
                  <w:sz w:val="20"/>
                  <w:szCs w:val="20"/>
                  <w:lang w:eastAsia="en-US"/>
                </w:rPr>
                <w:t>δ_Γ</w:t>
              </w:r>
            </w:ins>
          </w:p>
        </w:tc>
        <w:tc>
          <w:tcPr>
            <w:tcW w:w="4517" w:type="dxa"/>
            <w:vAlign w:val="center"/>
          </w:tcPr>
          <w:p w14:paraId="5C32E247" w14:textId="77777777" w:rsidR="00554D08" w:rsidRPr="006B6A1E" w:rsidRDefault="00554D08" w:rsidP="00433030">
            <w:pPr>
              <w:keepNext/>
              <w:spacing w:before="20" w:after="20" w:line="240" w:lineRule="auto"/>
              <w:ind w:firstLine="0"/>
              <w:jc w:val="center"/>
              <w:rPr>
                <w:ins w:id="220" w:author="Claude" w:date="2026-10-09T01:36:00Z"/>
                <w:rFonts w:cs="Times New Roman"/>
                <w:color w:val="000000"/>
                <w:sz w:val="20"/>
                <w:szCs w:val="20"/>
                <w:lang w:eastAsia="en-US"/>
              </w:rPr>
            </w:pPr>
            <w:ins w:id="221" w:author="Claude" w:date="2026-10-09T01:36:00Z">
              <w:r w:rsidRPr="006B6A1E">
                <w:rPr>
                  <w:rFonts w:cs="Times New Roman"/>
                  <w:color w:val="000000"/>
                  <w:sz w:val="20"/>
                  <w:szCs w:val="20"/>
                  <w:lang w:eastAsia="en-US"/>
                </w:rPr>
                <w:t>mm⁻¹</w:t>
              </w:r>
            </w:ins>
          </w:p>
        </w:tc>
      </w:tr>
      <w:tr w:rsidR="00554D08" w:rsidRPr="009C2673" w14:paraId="777FEA5A" w14:textId="77777777" w:rsidTr="00433030">
        <w:trPr>
          <w:cantSplit/>
          <w:jc w:val="center"/>
          <w:ins w:id="222" w:author="Claude" w:date="2026-10-09T01:36:00Z"/>
        </w:trPr>
        <w:tc>
          <w:tcPr>
            <w:tcW w:w="4509" w:type="dxa"/>
            <w:vAlign w:val="center"/>
          </w:tcPr>
          <w:p w14:paraId="060E053B" w14:textId="77777777" w:rsidR="00554D08" w:rsidRPr="006B6A1E" w:rsidRDefault="00554D08" w:rsidP="00433030">
            <w:pPr>
              <w:keepNext/>
              <w:spacing w:before="20" w:after="20" w:line="240" w:lineRule="auto"/>
              <w:ind w:firstLine="0"/>
              <w:jc w:val="left"/>
              <w:rPr>
                <w:ins w:id="223" w:author="Claude" w:date="2026-10-09T01:36:00Z"/>
                <w:rFonts w:cs="Times New Roman"/>
                <w:color w:val="000000"/>
                <w:sz w:val="20"/>
                <w:szCs w:val="20"/>
                <w:lang w:eastAsia="en-US"/>
              </w:rPr>
            </w:pPr>
            <w:ins w:id="224" w:author="Claude" w:date="2026-10-09T01:36:00Z">
              <w:r w:rsidRPr="006B6A1E">
                <w:rPr>
                  <w:rFonts w:cs="Times New Roman"/>
                  <w:color w:val="000000"/>
                  <w:sz w:val="20"/>
                  <w:szCs w:val="20"/>
                  <w:lang w:eastAsia="en-US"/>
                </w:rPr>
                <w:t>ρ_Zn, ρ_film</w:t>
              </w:r>
            </w:ins>
          </w:p>
        </w:tc>
        <w:tc>
          <w:tcPr>
            <w:tcW w:w="4517" w:type="dxa"/>
            <w:vAlign w:val="center"/>
          </w:tcPr>
          <w:p w14:paraId="62EB49ED" w14:textId="77777777" w:rsidR="00554D08" w:rsidRPr="006B6A1E" w:rsidRDefault="00554D08" w:rsidP="00433030">
            <w:pPr>
              <w:keepNext/>
              <w:spacing w:before="20" w:after="20" w:line="240" w:lineRule="auto"/>
              <w:ind w:firstLine="0"/>
              <w:jc w:val="center"/>
              <w:rPr>
                <w:ins w:id="225" w:author="Claude" w:date="2026-10-09T01:36:00Z"/>
                <w:rFonts w:cs="Times New Roman"/>
                <w:color w:val="000000"/>
                <w:sz w:val="20"/>
                <w:szCs w:val="20"/>
                <w:lang w:eastAsia="en-US"/>
              </w:rPr>
            </w:pPr>
            <w:ins w:id="226" w:author="Claude" w:date="2026-10-09T01:36:00Z">
              <w:r w:rsidRPr="006B6A1E">
                <w:rPr>
                  <w:rFonts w:cs="Times New Roman"/>
                  <w:color w:val="000000"/>
                  <w:sz w:val="20"/>
                  <w:szCs w:val="20"/>
                  <w:lang w:eastAsia="en-US"/>
                </w:rPr>
                <w:t>g mm⁻³</w:t>
              </w:r>
            </w:ins>
          </w:p>
        </w:tc>
      </w:tr>
      <w:tr w:rsidR="00554D08" w:rsidRPr="009C2673" w14:paraId="274E0E3C" w14:textId="77777777" w:rsidTr="00433030">
        <w:trPr>
          <w:cantSplit/>
          <w:jc w:val="center"/>
          <w:ins w:id="227" w:author="Claude" w:date="2026-10-09T01:36:00Z"/>
        </w:trPr>
        <w:tc>
          <w:tcPr>
            <w:tcW w:w="4509" w:type="dxa"/>
            <w:vAlign w:val="center"/>
          </w:tcPr>
          <w:p w14:paraId="014E760F" w14:textId="77777777" w:rsidR="00554D08" w:rsidRPr="006B6A1E" w:rsidRDefault="00554D08" w:rsidP="00433030">
            <w:pPr>
              <w:keepNext/>
              <w:spacing w:before="20" w:after="20" w:line="240" w:lineRule="auto"/>
              <w:ind w:firstLine="0"/>
              <w:jc w:val="left"/>
              <w:rPr>
                <w:ins w:id="228" w:author="Claude" w:date="2026-10-09T01:36:00Z"/>
                <w:rFonts w:cs="Times New Roman"/>
                <w:color w:val="000000"/>
                <w:sz w:val="20"/>
                <w:szCs w:val="20"/>
                <w:lang w:eastAsia="en-US"/>
              </w:rPr>
            </w:pPr>
            <w:ins w:id="229" w:author="Claude" w:date="2026-10-09T01:36:00Z">
              <w:r w:rsidRPr="006B6A1E">
                <w:rPr>
                  <w:rFonts w:cs="Times New Roman"/>
                  <w:color w:val="000000"/>
                  <w:sz w:val="20"/>
                  <w:szCs w:val="20"/>
                  <w:lang w:eastAsia="en-US"/>
                </w:rPr>
                <w:t>[Zn]_sol = ρ_Zn/M_Zn</w:t>
              </w:r>
            </w:ins>
          </w:p>
        </w:tc>
        <w:tc>
          <w:tcPr>
            <w:tcW w:w="4517" w:type="dxa"/>
            <w:vAlign w:val="center"/>
          </w:tcPr>
          <w:p w14:paraId="3A13DE90" w14:textId="77777777" w:rsidR="00554D08" w:rsidRPr="006B6A1E" w:rsidRDefault="00554D08" w:rsidP="00433030">
            <w:pPr>
              <w:keepNext/>
              <w:spacing w:before="20" w:after="20" w:line="240" w:lineRule="auto"/>
              <w:ind w:firstLine="0"/>
              <w:jc w:val="center"/>
              <w:rPr>
                <w:ins w:id="230" w:author="Claude" w:date="2026-10-09T01:36:00Z"/>
                <w:rFonts w:cs="Times New Roman"/>
                <w:color w:val="000000"/>
                <w:sz w:val="20"/>
                <w:szCs w:val="20"/>
                <w:lang w:eastAsia="en-US"/>
              </w:rPr>
            </w:pPr>
            <w:ins w:id="231" w:author="Claude" w:date="2026-10-09T01:36:00Z">
              <w:r w:rsidRPr="006B6A1E">
                <w:rPr>
                  <w:rFonts w:cs="Times New Roman"/>
                  <w:color w:val="000000"/>
                  <w:sz w:val="20"/>
                  <w:szCs w:val="20"/>
                  <w:lang w:eastAsia="en-US"/>
                </w:rPr>
                <w:t>mol mm⁻³</w:t>
              </w:r>
            </w:ins>
          </w:p>
        </w:tc>
      </w:tr>
      <w:tr w:rsidR="00554D08" w:rsidRPr="009C2673" w14:paraId="6E1FA1B0" w14:textId="77777777" w:rsidTr="00433030">
        <w:trPr>
          <w:cantSplit/>
          <w:jc w:val="center"/>
          <w:ins w:id="232" w:author="Claude" w:date="2026-10-09T01:36:00Z"/>
        </w:trPr>
        <w:tc>
          <w:tcPr>
            <w:tcW w:w="4509" w:type="dxa"/>
            <w:vAlign w:val="center"/>
          </w:tcPr>
          <w:p w14:paraId="7884E384" w14:textId="77777777" w:rsidR="00554D08" w:rsidRPr="006B6A1E" w:rsidRDefault="00554D08" w:rsidP="00433030">
            <w:pPr>
              <w:keepNext/>
              <w:spacing w:before="20" w:after="20" w:line="240" w:lineRule="auto"/>
              <w:ind w:firstLine="0"/>
              <w:jc w:val="left"/>
              <w:rPr>
                <w:ins w:id="233" w:author="Claude" w:date="2026-10-09T01:36:00Z"/>
                <w:rFonts w:cs="Times New Roman"/>
                <w:color w:val="000000"/>
                <w:sz w:val="20"/>
                <w:szCs w:val="20"/>
                <w:lang w:eastAsia="en-US"/>
              </w:rPr>
            </w:pPr>
            <w:ins w:id="234" w:author="Claude" w:date="2026-10-09T01:36:00Z">
              <w:r w:rsidRPr="006B6A1E">
                <w:rPr>
                  <w:rFonts w:cs="Times New Roman"/>
                  <w:color w:val="000000"/>
                  <w:sz w:val="20"/>
                  <w:szCs w:val="20"/>
                  <w:lang w:eastAsia="en-US"/>
                </w:rPr>
                <w:t>M_O₂, M_Zn, M_Cl</w:t>
              </w:r>
            </w:ins>
          </w:p>
        </w:tc>
        <w:tc>
          <w:tcPr>
            <w:tcW w:w="4517" w:type="dxa"/>
            <w:vAlign w:val="center"/>
          </w:tcPr>
          <w:p w14:paraId="1D194959" w14:textId="77777777" w:rsidR="00554D08" w:rsidRPr="006B6A1E" w:rsidRDefault="00554D08" w:rsidP="00433030">
            <w:pPr>
              <w:keepNext/>
              <w:spacing w:before="20" w:after="20" w:line="240" w:lineRule="auto"/>
              <w:ind w:firstLine="0"/>
              <w:jc w:val="center"/>
              <w:rPr>
                <w:ins w:id="235" w:author="Claude" w:date="2026-10-09T01:36:00Z"/>
                <w:rFonts w:cs="Times New Roman"/>
                <w:color w:val="000000"/>
                <w:sz w:val="20"/>
                <w:szCs w:val="20"/>
                <w:lang w:eastAsia="en-US"/>
              </w:rPr>
            </w:pPr>
            <w:ins w:id="236" w:author="Claude" w:date="2026-10-09T01:36:00Z">
              <w:r w:rsidRPr="006B6A1E">
                <w:rPr>
                  <w:rFonts w:cs="Times New Roman"/>
                  <w:color w:val="000000"/>
                  <w:sz w:val="20"/>
                  <w:szCs w:val="20"/>
                  <w:lang w:eastAsia="en-US"/>
                </w:rPr>
                <w:t>g mol⁻¹</w:t>
              </w:r>
            </w:ins>
          </w:p>
        </w:tc>
      </w:tr>
      <w:tr w:rsidR="00554D08" w:rsidRPr="009C2673" w14:paraId="4C1E707B" w14:textId="77777777" w:rsidTr="00433030">
        <w:trPr>
          <w:cantSplit/>
          <w:jc w:val="center"/>
          <w:ins w:id="237" w:author="Claude" w:date="2026-10-09T01:36:00Z"/>
        </w:trPr>
        <w:tc>
          <w:tcPr>
            <w:tcW w:w="4509" w:type="dxa"/>
            <w:vAlign w:val="center"/>
          </w:tcPr>
          <w:p w14:paraId="4E8ACC48" w14:textId="77777777" w:rsidR="00554D08" w:rsidRPr="006B6A1E" w:rsidRDefault="00554D08" w:rsidP="00433030">
            <w:pPr>
              <w:keepNext/>
              <w:spacing w:before="20" w:after="20" w:line="240" w:lineRule="auto"/>
              <w:ind w:firstLine="0"/>
              <w:jc w:val="left"/>
              <w:rPr>
                <w:ins w:id="238" w:author="Claude" w:date="2026-10-09T01:36:00Z"/>
                <w:rFonts w:cs="Times New Roman"/>
                <w:color w:val="000000"/>
                <w:sz w:val="20"/>
                <w:szCs w:val="20"/>
                <w:lang w:eastAsia="en-US"/>
              </w:rPr>
            </w:pPr>
            <w:ins w:id="239" w:author="Claude" w:date="2026-10-09T01:36:00Z">
              <w:r w:rsidRPr="006B6A1E">
                <w:rPr>
                  <w:rFonts w:cs="Times New Roman"/>
                  <w:color w:val="000000"/>
                  <w:sz w:val="20"/>
                  <w:szCs w:val="20"/>
                  <w:lang w:eastAsia="en-US"/>
                </w:rPr>
                <w:t>D, D_eff</w:t>
              </w:r>
            </w:ins>
          </w:p>
        </w:tc>
        <w:tc>
          <w:tcPr>
            <w:tcW w:w="4517" w:type="dxa"/>
            <w:vAlign w:val="center"/>
          </w:tcPr>
          <w:p w14:paraId="3DCBBD00" w14:textId="77777777" w:rsidR="00554D08" w:rsidRPr="006B6A1E" w:rsidRDefault="00554D08" w:rsidP="00433030">
            <w:pPr>
              <w:keepNext/>
              <w:spacing w:before="20" w:after="20" w:line="240" w:lineRule="auto"/>
              <w:ind w:firstLine="0"/>
              <w:jc w:val="center"/>
              <w:rPr>
                <w:ins w:id="240" w:author="Claude" w:date="2026-10-09T01:36:00Z"/>
                <w:rFonts w:cs="Times New Roman"/>
                <w:color w:val="000000"/>
                <w:sz w:val="20"/>
                <w:szCs w:val="20"/>
                <w:lang w:eastAsia="en-US"/>
              </w:rPr>
            </w:pPr>
            <w:ins w:id="241" w:author="Claude" w:date="2026-10-09T01:36:00Z">
              <w:r w:rsidRPr="006B6A1E">
                <w:rPr>
                  <w:rFonts w:cs="Times New Roman"/>
                  <w:color w:val="000000"/>
                  <w:sz w:val="20"/>
                  <w:szCs w:val="20"/>
                  <w:lang w:eastAsia="en-US"/>
                </w:rPr>
                <w:t>mm² h⁻¹</w:t>
              </w:r>
            </w:ins>
          </w:p>
        </w:tc>
      </w:tr>
    </w:tbl>
    <w:p w14:paraId="46CE0376" w14:textId="77777777" w:rsidR="005639C1" w:rsidRDefault="00554D08">
      <w:pPr>
        <w:pStyle w:val="BodyText"/>
        <w:spacing w:after="120"/>
        <w:ind w:firstLine="0"/>
        <w:rPr>
          <w:ins w:id="242" w:author="Claude" w:date="2026-10-09T01:36:00Z"/>
        </w:rPr>
      </w:pPr>
      <w:ins w:id="243" w:author="Claude" w:date="2026-10-09T01:36:00Z">
        <w:r w:rsidRPr="00430123">
          <w:t>[Table S14. Zn and O₂ balance (Zn removed, dissolved Zn, Zn in corrosion product, residual) at 24, 168 and 672 h, to be inserted from the revised runs.]</w:t>
        </w:r>
      </w:ins>
    </w:p>
    <w:p w14:paraId="6867AB78" w14:textId="77777777" w:rsidR="005639C1" w:rsidRDefault="00554D08">
      <w:pPr>
        <w:pStyle w:val="BodyText"/>
        <w:spacing w:after="120"/>
        <w:ind w:firstLine="0"/>
        <w:rPr>
          <w:ins w:id="244" w:author="Claude" w:date="2026-10-09T01:36:00Z"/>
        </w:rPr>
      </w:pPr>
      <w:ins w:id="245" w:author="Claude" w:date="2026-10-09T01:36:00Z">
        <w:r w:rsidRPr="00430123">
          <w:t>[Table S15. Mesh correction: coarse vs fine mesh mass-loss pairs and the correction constants, to be inserted.]</w:t>
        </w:r>
      </w:ins>
    </w:p>
    <w:p w14:paraId="018FA761" w14:textId="4D62BFC9" w:rsidR="005639C1" w:rsidRDefault="007163D0">
      <w:pPr>
        <w:pStyle w:val="BodyText"/>
        <w:spacing w:after="120"/>
        <w:ind w:firstLine="0"/>
        <w:rPr>
          <w:ins w:id="20002" w:author="Claude" w:date="2026-10-09T13:53:10Z"/>
        </w:rPr>
      </w:pPr>
      <w:ins w:id="20001" w:author="Claude" w:date="2026-10-09T13:53:10Z">
        <w:r>
          <w:t xml:space="preserve">The coarse-mesh (L2) calibration simulations are related to the fine-mesh (L6) result by a single proportionality factor over 672 h, L2 = 1.355846 × L6 (r = 0.9986; Figure S9). The coarse-mesh mass-loss curves were divided by this factor.</w:t>
        </w:r>
      </w:ins>
    </w:p>
    <w:p w14:paraId="2A9A95AD" w14:textId="77777777" w:rsidR="00552E50" w:rsidRDefault="00552E50">
      <w:pPr>
        <w:keepNext/>
        <w:spacing w:before="360" w:line="240" w:lineRule="auto"/>
        <w:ind w:firstLine="0"/>
        <w:jc w:val="center"/>
        <w:rPr>
          <w:ins w:id="20004" w:author="Claude" w:date="2026-10-09T13:53:10Z"/>
          <w:iCs/>
          <w:sz w:val="22"/>
          <w:szCs w:val="22"/>
        </w:rPr>
      </w:pPr>
      <w:ins w:id="20003" w:author="Claude" w:date="2026-10-09T13:53:10Z">
        <w:r>
          <w:rPr>
            <w:noProof/>
          </w:rPr>
          <w:lastRenderedPageBreak/>
          <w:drawing>
            <wp:inline distT="0" distB="0" distL="0" distR="0" wp14:anchorId="186C67CE" wp14:editId="11D70CD3">
              <wp:extent cx="5731510" cy="2352784"/>
              <wp:effectExtent l="0" t="0" r="2540" b="0"/>
              <wp:docPr id="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352784"/>
                      </a:xfrm>
                      <a:prstGeom prst="rect">
                        <a:avLst/>
                      </a:prstGeom>
                      <a:noFill/>
                      <a:ln>
                        <a:noFill/>
                      </a:ln>
                    </pic:spPr>
                  </pic:pic>
                </a:graphicData>
              </a:graphic>
            </wp:inline>
          </w:drawing>
        </w:r>
      </w:ins>
    </w:p>
    <w:p w14:paraId="076CD45C" w14:textId="6B7B2D63" w:rsidR="00496CE8" w:rsidRPr="00876655" w:rsidRDefault="00552E50" w:rsidP="00876655">
      <w:pPr>
        <w:pStyle w:val="Captions"/>
        <w:spacing w:before="80" w:after="360"/>
        <w:rPr>
          <w:ins w:id="20014" w:author="Claude" w:date="2026-10-09T13:53:10Z"/>
        </w:rPr>
      </w:pPr>
      <w:ins w:id="20005" w:author="Claude" w:date="2026-10-09T13:53:10Z">
        <w:r>
          <w:rPr>
            <w:b/>
            <w:bCs/>
            <w:sz w:val="20"/>
            <w:szCs w:val="20"/>
          </w:rPr>
          <w:t xml:space="preserve">Figure S</w:t>
        </w:r>
      </w:ins>
      <w:ins w:id="20006" w:author="Claude" w:date="2026-10-09T13:53:10Z">
        <w:r>
          <w:rPr>
            <w:b/>
            <w:bCs/>
            <w:sz w:val="20"/>
            <w:szCs w:val="20"/>
          </w:rPr>
          <w:fldChar w:fldCharType="begin"/>
        </w:r>
      </w:ins>
      <w:ins w:id="20007" w:author="Claude" w:date="2026-10-09T13:53:10Z">
        <w:r>
          <w:rPr>
            <w:b/>
            <w:bCs/>
            <w:sz w:val="20"/>
            <w:szCs w:val="20"/>
          </w:rPr>
          <w:instrText xml:space="preserve"> SEQ Figure \* ARABIC </w:instrText>
        </w:r>
      </w:ins>
      <w:ins w:id="20008" w:author="Claude" w:date="2026-10-09T13:53:10Z">
        <w:r>
          <w:rPr>
            <w:b/>
            <w:bCs/>
            <w:sz w:val="20"/>
            <w:szCs w:val="20"/>
          </w:rPr>
          <w:fldChar w:fldCharType="separate"/>
        </w:r>
      </w:ins>
      <w:ins w:id="20009" w:author="Claude" w:date="2026-10-09T13:53:10Z">
        <w:r>
          <w:rPr>
            <w:b/>
            <w:bCs/>
            <w:sz w:val="20"/>
            <w:szCs w:val="20"/>
          </w:rPr>
          <w:t xml:space="preserve">9</w:t>
        </w:r>
      </w:ins>
      <w:ins w:id="20010" w:author="Claude" w:date="2026-10-09T13:53:10Z">
        <w:r>
          <w:rPr>
            <w:b/>
            <w:bCs/>
            <w:sz w:val="20"/>
            <w:szCs w:val="20"/>
          </w:rPr>
          <w:fldChar w:fldCharType="end"/>
        </w:r>
      </w:ins>
      <w:ins w:id="20011" w:author="Claude" w:date="2026-10-09T13:53:10Z">
        <w:r>
          <w:rPr>
            <w:b/>
            <w:bCs/>
            <w:sz w:val="20"/>
            <w:szCs w:val="20"/>
          </w:rPr>
          <w:t xml:space="preserve">.</w:t>
        </w:r>
      </w:ins>
      <w:ins w:id="20012" w:author="Claude" w:date="2026-10-09T13:53:10Z">
        <w:r>
          <w:rPr>
            <w:sz w:val="20"/>
            <w:szCs w:val="20"/>
          </w:rPr>
          <w:t xml:space="preserve"> </w:t>
        </w:r>
      </w:ins>
      <w:ins w:id="20013" w:author="Claude" w:date="2026-10-09T13:53:10Z">
        <w:r>
          <w:rPr>
            <w:sz w:val="20"/>
            <w:szCs w:val="20"/>
          </w:rPr>
          <w:t xml:space="preserve">Mesh correction between the coarse (L2, low) and fine (L6, ultra-high) meshes. Left: mass loss versus time for the two meshes. Right: L2 versus L6 mass loss at matching times (r = 0.9986); the line through the origin is L2 = 1.355846 × L6, and the dashed line is 1:1.</w:t>
        </w:r>
      </w:ins>
    </w:p>
    <w:p w14:paraId="5980DB6F" w14:textId="77777777" w:rsidR="0021293D" w:rsidRDefault="0021293D" w:rsidP="0021293D">
      <w:pPr>
        <w:pStyle w:val="Heading1"/>
        <w:rPr>
          <w:ins w:id="20002" w:author="Claude" w:date="2026-10-09T14:13:22Z"/>
          <w:ins w:id="171" w:author="Claude" w:date="2026-10-09T01:36:00Z"/>
        </w:rPr>
      </w:pPr>
      <w:ins w:id="20001" w:author="Claude" w:date="2026-10-09T14:13:22Z">
        <w:r>
          <w:t xml:space="preserve">S9. Computational domain and oxygen supply</w:t>
        </w:r>
      </w:ins>
    </w:p>
    <w:p w14:paraId="018FA761" w14:textId="4D62BFC9" w:rsidR="005639C1" w:rsidRDefault="007163D0">
      <w:pPr>
        <w:pStyle w:val="BodyText"/>
        <w:spacing w:after="120"/>
        <w:ind w:firstLine="0"/>
        <w:rPr>
          <w:ins w:id="20004" w:author="Claude" w:date="2026-10-09T14:13:22Z"/>
        </w:rPr>
      </w:pPr>
      <w:ins w:id="20003" w:author="Claude" w:date="2026-10-09T14:13:22Z">
        <w:r>
          <w:t xml:space="preserve">The computational electrolyte domain (30 × 30 × 30 mm, 27 mL) is smaller than the experimental immersion volume (44 mL), so the oxygen reservoir available in the simulation is smaller than in the experiment. To show how the prediction depends on oxygen availability, the disc simulation was run with oxygen replenished through different faces of the domain (Figure S10a) and with different initial dissolved-oxygen concentrations (Figure S10b). With no oxygen-replenishing boundary, mass loss levelled off at approximately 0.055% within about 100 h, as the oxygen initially present in the finite domain was consumed. Replenishing oxygen through the top and bottom faces gave the same mass loss as replenishing it through all faces (approximately 0.43% at 672 h), and replenishing through the side faces alone gave approximately 0.40%, so the prediction is governed by the oxygen supplied through the boundary rather than by the domain volume itself. Predicted mass loss at 672 h increased from approximately 0.16% to 0.81% as the initial oxygen concentration was increased from 1.5 × 10⁻⁹ to 7.5 × 10⁻⁹ g mm⁻³ (Figure S10b), consistent with oxygen availability controlling the degradation rate. The no-flux and all-faces cases correspond to a sealed and an open container, respectively, and differ by about a factor of eight in mass loss at 672 h. Replenishing through the top and bottom faces compared with the side faces changes the distance over which oxygen must diffuse to the specimen, i.e. the effective liquid depth, and changed mass loss by only about 0.03 percentage points at 672 h (approximately 0.43% versus 0.40%).</w:t>
        </w:r>
      </w:ins>
    </w:p>
    <w:p w14:paraId="2A9A95AD" w14:textId="77777777" w:rsidR="00552E50" w:rsidRDefault="00552E50">
      <w:pPr>
        <w:keepNext/>
        <w:spacing w:before="360" w:line="240" w:lineRule="auto"/>
        <w:ind w:firstLine="0"/>
        <w:jc w:val="center"/>
        <w:rPr>
          <w:ins w:id="20006" w:author="Claude" w:date="2026-10-09T14:13:22Z"/>
          <w:ins w:id="20004" w:author="Claude" w:date="2026-10-09T13:53:10Z"/>
          <w:iCs/>
          <w:sz w:val="22"/>
          <w:szCs w:val="22"/>
        </w:rPr>
      </w:pPr>
      <w:ins w:id="20005" w:author="Claude" w:date="2026-10-09T14:13:22Z">
        <w:r>
          <w:rPr>
            <w:noProof/>
          </w:rPr>
          <w:lastRenderedPageBreak/>
          <w:drawing>
            <wp:inline distT="0" distB="0" distL="0" distR="0" wp14:anchorId="186C67CE" wp14:editId="11D70CD3">
              <wp:extent cx="5731510" cy="2093921"/>
              <wp:effectExtent l="0" t="0" r="2540" b="0"/>
              <wp:docPr id="9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093921"/>
                      </a:xfrm>
                      <a:prstGeom prst="rect">
                        <a:avLst/>
                      </a:prstGeom>
                      <a:noFill/>
                      <a:ln>
                        <a:noFill/>
                      </a:ln>
                    </pic:spPr>
                  </pic:pic>
                </a:graphicData>
              </a:graphic>
            </wp:inline>
          </w:drawing>
        </w:r>
      </w:ins>
    </w:p>
    <w:p w14:paraId="076CD45C" w14:textId="6B7B2D63" w:rsidR="00496CE8" w:rsidRPr="00876655" w:rsidRDefault="00552E50" w:rsidP="00876655">
      <w:pPr>
        <w:pStyle w:val="Captions"/>
        <w:spacing w:before="80" w:after="360"/>
        <w:rPr>
          <w:ins w:id="20016" w:author="Claude" w:date="2026-10-09T14:13:22Z"/>
          <w:ins w:id="20014" w:author="Claude" w:date="2026-10-09T13:53:10Z"/>
        </w:rPr>
      </w:pPr>
      <w:ins w:id="20007" w:author="Claude" w:date="2026-10-09T14:13:22Z">
        <w:r>
          <w:rPr>
            <w:b/>
            <w:bCs/>
            <w:sz w:val="20"/>
            <w:szCs w:val="20"/>
          </w:rPr>
          <w:t xml:space="preserve">Figure S</w:t>
        </w:r>
      </w:ins>
      <w:ins w:id="20008" w:author="Claude" w:date="2026-10-09T14:13:22Z">
        <w:r>
          <w:rPr>
            <w:b/>
            <w:bCs/>
            <w:sz w:val="20"/>
            <w:szCs w:val="20"/>
          </w:rPr>
          <w:fldChar w:fldCharType="begin"/>
        </w:r>
      </w:ins>
      <w:ins w:id="20009" w:author="Claude" w:date="2026-10-09T14:13:22Z">
        <w:r>
          <w:rPr>
            <w:b/>
            <w:bCs/>
            <w:sz w:val="20"/>
            <w:szCs w:val="20"/>
          </w:rPr>
          <w:instrText xml:space="preserve"> SEQ Figure \* ARABIC </w:instrText>
        </w:r>
      </w:ins>
      <w:ins w:id="20010" w:author="Claude" w:date="2026-10-09T14:13:22Z">
        <w:r>
          <w:rPr>
            <w:b/>
            <w:bCs/>
            <w:sz w:val="20"/>
            <w:szCs w:val="20"/>
          </w:rPr>
          <w:fldChar w:fldCharType="separate"/>
        </w:r>
      </w:ins>
      <w:ins w:id="20011" w:author="Claude" w:date="2026-10-09T14:13:22Z">
        <w:r>
          <w:rPr>
            <w:b/>
            <w:bCs/>
            <w:sz w:val="20"/>
            <w:szCs w:val="20"/>
          </w:rPr>
          <w:t xml:space="preserve">10</w:t>
        </w:r>
      </w:ins>
      <w:ins w:id="20012" w:author="Claude" w:date="2026-10-09T14:13:22Z">
        <w:r>
          <w:rPr>
            <w:b/>
            <w:bCs/>
            <w:sz w:val="20"/>
            <w:szCs w:val="20"/>
          </w:rPr>
          <w:fldChar w:fldCharType="end"/>
        </w:r>
      </w:ins>
      <w:ins w:id="20013" w:author="Claude" w:date="2026-10-09T14:13:22Z">
        <w:r>
          <w:rPr>
            <w:b/>
            <w:bCs/>
            <w:sz w:val="20"/>
            <w:szCs w:val="20"/>
          </w:rPr>
          <w:t xml:space="preserve">.</w:t>
        </w:r>
      </w:ins>
      <w:ins w:id="20014" w:author="Claude" w:date="2026-10-09T14:13:22Z">
        <w:r>
          <w:rPr>
            <w:sz w:val="20"/>
            <w:szCs w:val="20"/>
          </w:rPr>
          <w:t xml:space="preserve"> </w:t>
        </w:r>
      </w:ins>
      <w:ins w:id="20015" w:author="Claude" w:date="2026-10-09T14:13:22Z">
        <w:r>
          <w:rPr>
            <w:sz w:val="20"/>
            <w:szCs w:val="20"/>
          </w:rPr>
          <w:t xml:space="preserve">Effect of oxygen supply on predicted mass loss. (a) Mass loss for the disc with no oxygen-replenishing boundary (None), replenishment through the top and bottom faces, the side faces, or all faces; the inset shows the boundaries replenished in each case. (b) Mass loss for initial dissolved-oxygen concentrations of 1.5, 3.5, 5.5 and 7.5 × 10⁻⁹ g mm⁻³.</w:t>
        </w:r>
      </w:ins>
    </w:p>
    <w:p w14:paraId="6C2A001F" w14:textId="77777777" w:rsidR="005639C1" w:rsidRDefault="00554D08">
      <w:pPr>
        <w:pStyle w:val="BodyText"/>
        <w:spacing w:after="120"/>
        <w:ind w:firstLine="0"/>
        <w:rPr>
          <w:ins w:id="246" w:author="Claude" w:date="2026-10-09T01:36:00Z"/>
        </w:rPr>
      </w:pPr>
      <w:ins w:id="247" w:author="Claude" w:date="2026-10-09T01:36:00Z">
        <w:r w:rsidRPr="00430123">
          <w:t>[Oxygen-supply accounting (O₂ entering through the top face vs O₂ consumed) to be added.]</w:t>
        </w:r>
      </w:ins>
    </w:p>
    <w:p w14:paraId="011DC90C" w14:textId="2188D2BD" w:rsidR="005639C1" w:rsidRDefault="007163D0">
      <w:pPr>
        <w:pStyle w:val="Heading1"/>
      </w:pPr>
      <w:r>
        <w:t>References</w:t>
      </w:r>
    </w:p>
    <w:p w14:paraId="6EB67266" w14:textId="77777777" w:rsidR="005639C1" w:rsidRDefault="007163D0">
      <w:pPr>
        <w:tabs>
          <w:tab w:val="left" w:pos="510"/>
        </w:tabs>
        <w:spacing w:after="60" w:line="240" w:lineRule="auto"/>
        <w:ind w:left="510" w:hanging="510"/>
        <w:jc w:val="left"/>
      </w:pPr>
      <w:r>
        <w:rPr>
          <w:sz w:val="20"/>
        </w:rPr>
        <w:t>[1]</w:t>
      </w:r>
      <w:r>
        <w:rPr>
          <w:sz w:val="20"/>
        </w:rPr>
        <w:tab/>
        <w:t>C. Geuzaine, J.-F. Remacle, Int. J. Numer. Methods Eng. 2009, 79, 1309. https://doi.org/10.1002/nme.2579.</w:t>
      </w:r>
    </w:p>
    <w:p w14:paraId="684FB73A" w14:textId="77777777" w:rsidR="005639C1" w:rsidRDefault="007163D0">
      <w:pPr>
        <w:tabs>
          <w:tab w:val="left" w:pos="510"/>
        </w:tabs>
        <w:spacing w:after="60" w:line="240" w:lineRule="auto"/>
        <w:ind w:left="510" w:hanging="510"/>
        <w:jc w:val="left"/>
      </w:pPr>
      <w:r>
        <w:rPr>
          <w:sz w:val="20"/>
        </w:rPr>
        <w:t>[2]</w:t>
      </w:r>
      <w:r>
        <w:rPr>
          <w:sz w:val="20"/>
        </w:rPr>
        <w:tab/>
        <w:t>H. Si, ACM Trans. Math. Softw. 2015, 41, 11. https://doi.org/10.1145/2629697.</w:t>
      </w:r>
    </w:p>
    <w:p w14:paraId="55352155" w14:textId="77777777" w:rsidR="005639C1" w:rsidRDefault="007163D0">
      <w:pPr>
        <w:tabs>
          <w:tab w:val="left" w:pos="510"/>
        </w:tabs>
        <w:spacing w:after="60" w:line="240" w:lineRule="auto"/>
        <w:ind w:left="510" w:hanging="510"/>
        <w:jc w:val="left"/>
      </w:pPr>
      <w:r>
        <w:rPr>
          <w:sz w:val="20"/>
        </w:rPr>
        <w:t>[3]</w:t>
      </w:r>
      <w:r>
        <w:rPr>
          <w:sz w:val="20"/>
        </w:rPr>
        <w:tab/>
        <w:t>C. Dapogny, C. Dobrzynski, P. Frey, J. Comput. Phys. 2014, 262, 358. https://doi.org/10.1016/j.jcp.2014.01.005.</w:t>
      </w:r>
    </w:p>
    <w:p w14:paraId="724C9DFB" w14:textId="77777777" w:rsidR="005639C1" w:rsidRDefault="007163D0">
      <w:pPr>
        <w:tabs>
          <w:tab w:val="left" w:pos="510"/>
        </w:tabs>
        <w:spacing w:after="60" w:line="240" w:lineRule="auto"/>
        <w:ind w:left="510" w:hanging="510"/>
        <w:jc w:val="left"/>
      </w:pPr>
      <w:r>
        <w:rPr>
          <w:sz w:val="20"/>
        </w:rPr>
        <w:t>[4]</w:t>
      </w:r>
      <w:r>
        <w:rPr>
          <w:sz w:val="20"/>
        </w:rPr>
        <w:tab/>
        <w:t>F. Hecht, J. Numer. Math. 2012, 20, 251. https://doi.org/10.1515/jnum-2012-0013.</w:t>
      </w:r>
    </w:p>
    <w:p w14:paraId="005599CD" w14:textId="77777777" w:rsidR="005639C1" w:rsidRDefault="007163D0">
      <w:pPr>
        <w:tabs>
          <w:tab w:val="left" w:pos="510"/>
        </w:tabs>
        <w:spacing w:after="60" w:line="240" w:lineRule="auto"/>
        <w:ind w:left="510" w:hanging="510"/>
        <w:jc w:val="left"/>
      </w:pPr>
      <w:r>
        <w:rPr>
          <w:sz w:val="20"/>
        </w:rPr>
        <w:t>[5]</w:t>
      </w:r>
      <w:r>
        <w:rPr>
          <w:sz w:val="20"/>
        </w:rPr>
        <w:tab/>
        <w:t>S. Balay, S. Abhyankar, M. F. Adams, et al., PETSc/TAO Users Manual, Argonne National Laboratory, Lemont, IL, USA 2024, ANL-21/39 (Rev. 3.22). https://petsc.org.</w:t>
      </w:r>
    </w:p>
    <w:p w14:paraId="6EFA0B70" w14:textId="77777777" w:rsidR="005639C1" w:rsidRDefault="007163D0">
      <w:pPr>
        <w:tabs>
          <w:tab w:val="left" w:pos="510"/>
        </w:tabs>
        <w:spacing w:after="60" w:line="240" w:lineRule="auto"/>
        <w:ind w:left="510" w:hanging="510"/>
        <w:jc w:val="left"/>
      </w:pPr>
      <w:r>
        <w:rPr>
          <w:sz w:val="20"/>
        </w:rPr>
        <w:lastRenderedPageBreak/>
        <w:t>[6]</w:t>
      </w:r>
      <w:r>
        <w:rPr>
          <w:sz w:val="20"/>
        </w:rPr>
        <w:tab/>
        <w:t>E. Gabriel, G. E. Fagg, G. Bosilca, et al., in Recent Advances in Parallel Virtual Machine and Message Passing Interface (Eds: D. Kranzlmüller, P. Kacsuk, J. Dongarra), Springer, Berlin, Heidelberg, Germany 2004, pp. 97–104. https://doi.org/10.1007/978-3-540-30218-6_19.</w:t>
      </w:r>
    </w:p>
    <w:p w14:paraId="0995A9D9" w14:textId="77777777" w:rsidR="005639C1" w:rsidRDefault="007163D0">
      <w:pPr>
        <w:tabs>
          <w:tab w:val="left" w:pos="510"/>
        </w:tabs>
        <w:spacing w:after="60" w:line="240" w:lineRule="auto"/>
        <w:ind w:left="510" w:hanging="510"/>
        <w:jc w:val="left"/>
      </w:pPr>
      <w:r>
        <w:rPr>
          <w:sz w:val="20"/>
        </w:rPr>
        <w:t>[7]</w:t>
      </w:r>
      <w:r>
        <w:rPr>
          <w:sz w:val="20"/>
        </w:rPr>
        <w:tab/>
        <w:t>J. A. Sethian, Proc. Natl. Acad. Sci. USA 1996, 93, 1591. https://doi.org/10.1073/pnas.93.4.1591.</w:t>
      </w:r>
    </w:p>
    <w:p w14:paraId="4DA1A9BF" w14:textId="77777777" w:rsidR="005639C1" w:rsidRDefault="007163D0">
      <w:pPr>
        <w:tabs>
          <w:tab w:val="left" w:pos="510"/>
        </w:tabs>
        <w:spacing w:after="60" w:line="240" w:lineRule="auto"/>
        <w:ind w:left="510" w:hanging="510"/>
        <w:jc w:val="left"/>
      </w:pPr>
      <w:r>
        <w:rPr>
          <w:sz w:val="20"/>
        </w:rPr>
        <w:t>[8]</w:t>
      </w:r>
      <w:r>
        <w:rPr>
          <w:sz w:val="20"/>
        </w:rPr>
        <w:tab/>
        <w:t>S. van der Walt, J. L. Schönberger, J. Nunez-Iglesias, et al., PeerJ 2014, 2, e453. https://doi.org/10.7717/peerj.453.</w:t>
      </w:r>
    </w:p>
    <w:p w14:paraId="4DF9DBE7" w14:textId="77777777" w:rsidR="005639C1" w:rsidRDefault="007163D0">
      <w:pPr>
        <w:tabs>
          <w:tab w:val="left" w:pos="510"/>
        </w:tabs>
        <w:spacing w:after="60" w:line="240" w:lineRule="auto"/>
        <w:ind w:left="510" w:hanging="510"/>
        <w:jc w:val="left"/>
      </w:pPr>
      <w:r>
        <w:rPr>
          <w:sz w:val="20"/>
        </w:rPr>
        <w:t>[9]</w:t>
      </w:r>
      <w:r>
        <w:rPr>
          <w:sz w:val="20"/>
        </w:rPr>
        <w:tab/>
        <w:t>M. Dawson-Haggerty, et al., trimesh, https://trimesh.org (accessed: October 2026).</w:t>
      </w:r>
    </w:p>
    <w:p w14:paraId="05760CC1" w14:textId="77777777" w:rsidR="005639C1" w:rsidRDefault="007163D0">
      <w:pPr>
        <w:tabs>
          <w:tab w:val="left" w:pos="510"/>
        </w:tabs>
        <w:spacing w:after="60" w:line="240" w:lineRule="auto"/>
        <w:ind w:left="510" w:hanging="510"/>
        <w:jc w:val="left"/>
      </w:pPr>
      <w:r>
        <w:rPr>
          <w:sz w:val="20"/>
        </w:rPr>
        <w:t>[10]</w:t>
      </w:r>
      <w:r>
        <w:rPr>
          <w:sz w:val="20"/>
        </w:rPr>
        <w:tab/>
        <w:t>N. Schlömer, et al., meshio: Tools for mesh files, https://doi.org/10.5281/zenodo.1173115.</w:t>
      </w:r>
    </w:p>
    <w:p w14:paraId="1CD407CE" w14:textId="77777777" w:rsidR="005639C1" w:rsidRDefault="007163D0">
      <w:pPr>
        <w:tabs>
          <w:tab w:val="left" w:pos="510"/>
        </w:tabs>
        <w:spacing w:after="60" w:line="240" w:lineRule="auto"/>
        <w:ind w:left="510" w:hanging="510"/>
        <w:jc w:val="left"/>
      </w:pPr>
      <w:r>
        <w:rPr>
          <w:sz w:val="20"/>
        </w:rPr>
        <w:t>[11]</w:t>
      </w:r>
      <w:r>
        <w:rPr>
          <w:sz w:val="20"/>
        </w:rPr>
        <w:tab/>
        <w:t>P. Virtanen, R. Gommers, T. E. Oliphant, et al., Nat. Methods 2020, 17, 261. https://doi.org/10.1038/s41592-019-0686-2.</w:t>
      </w:r>
    </w:p>
    <w:p w14:paraId="0D3C2C73" w14:textId="77777777" w:rsidR="005639C1" w:rsidRDefault="007163D0">
      <w:pPr>
        <w:tabs>
          <w:tab w:val="left" w:pos="510"/>
        </w:tabs>
        <w:spacing w:after="60" w:line="240" w:lineRule="auto"/>
        <w:ind w:left="510" w:hanging="510"/>
        <w:jc w:val="left"/>
      </w:pPr>
      <w:r>
        <w:rPr>
          <w:sz w:val="20"/>
        </w:rPr>
        <w:t>[12]</w:t>
      </w:r>
      <w:r>
        <w:rPr>
          <w:sz w:val="20"/>
        </w:rPr>
        <w:tab/>
        <w:t>J. D. Hunter, Comput. Sci. Eng. 2007, 9, 90. https://doi.org/10.1109/MCSE.2007.55.</w:t>
      </w:r>
    </w:p>
    <w:p w14:paraId="5881FD9C" w14:textId="77777777" w:rsidR="005639C1" w:rsidRDefault="007163D0">
      <w:pPr>
        <w:tabs>
          <w:tab w:val="left" w:pos="510"/>
        </w:tabs>
        <w:spacing w:after="60" w:line="240" w:lineRule="auto"/>
        <w:ind w:left="510" w:hanging="510"/>
        <w:jc w:val="left"/>
      </w:pPr>
      <w:r>
        <w:rPr>
          <w:sz w:val="20"/>
        </w:rPr>
        <w:t>[13]</w:t>
      </w:r>
      <w:r>
        <w:rPr>
          <w:sz w:val="20"/>
        </w:rPr>
        <w:tab/>
        <w:t>J. Ahrens, B. Geveci, C. Law, in The Visualization Handbook (Eds: C. D. Hansen, C. R. Johnson), Elsevier, Amsterdam, The Netherlands 2005, pp. 717–731.</w:t>
      </w:r>
    </w:p>
    <w:p w14:paraId="0DEB2E9B" w14:textId="77777777" w:rsidR="005639C1" w:rsidRDefault="007163D0">
      <w:pPr>
        <w:tabs>
          <w:tab w:val="left" w:pos="510"/>
        </w:tabs>
        <w:spacing w:after="60" w:line="240" w:lineRule="auto"/>
        <w:ind w:left="510" w:hanging="510"/>
        <w:jc w:val="left"/>
      </w:pPr>
      <w:r>
        <w:rPr>
          <w:sz w:val="20"/>
        </w:rPr>
        <w:t>[14]</w:t>
      </w:r>
      <w:r>
        <w:rPr>
          <w:sz w:val="20"/>
        </w:rPr>
        <w:tab/>
        <w:t>M. D. Morris, Technometrics 1991, 33, 161. https://doi.org/10.1080/00401706.1991.10484804.</w:t>
      </w:r>
    </w:p>
    <w:p w14:paraId="12679720" w14:textId="77777777" w:rsidR="005639C1" w:rsidRDefault="007163D0">
      <w:pPr>
        <w:tabs>
          <w:tab w:val="left" w:pos="510"/>
        </w:tabs>
        <w:spacing w:after="60" w:line="240" w:lineRule="auto"/>
        <w:ind w:left="510" w:hanging="510"/>
        <w:jc w:val="left"/>
      </w:pPr>
      <w:r>
        <w:rPr>
          <w:sz w:val="20"/>
        </w:rPr>
        <w:t>[15]</w:t>
      </w:r>
      <w:r>
        <w:rPr>
          <w:sz w:val="20"/>
        </w:rPr>
        <w:tab/>
        <w:t>J. Herman, W. Usher, J. Open Source Softw. 2017, 2, 97. https://doi.org/10.21105/joss.00097.</w:t>
      </w:r>
    </w:p>
    <w:p w14:paraId="2B1D5D8D" w14:textId="77777777" w:rsidR="005639C1" w:rsidRDefault="007163D0">
      <w:pPr>
        <w:tabs>
          <w:tab w:val="left" w:pos="510"/>
        </w:tabs>
        <w:spacing w:after="60" w:line="240" w:lineRule="auto"/>
        <w:ind w:left="510" w:hanging="510"/>
        <w:jc w:val="left"/>
      </w:pPr>
      <w:r>
        <w:rPr>
          <w:sz w:val="20"/>
        </w:rPr>
        <w:t>[16]</w:t>
      </w:r>
      <w:r>
        <w:rPr>
          <w:sz w:val="20"/>
        </w:rPr>
        <w:tab/>
        <w:t>C. E. Rasmussen, C. K. I. Williams, Gaussian Processes for Machine Learning, MIT Press, Cambridge, MA, USA 2006.</w:t>
      </w:r>
    </w:p>
    <w:p w14:paraId="209AA32C" w14:textId="77777777" w:rsidR="005639C1" w:rsidRDefault="007163D0">
      <w:pPr>
        <w:tabs>
          <w:tab w:val="left" w:pos="510"/>
        </w:tabs>
        <w:spacing w:after="60" w:line="240" w:lineRule="auto"/>
        <w:ind w:left="510" w:hanging="510"/>
        <w:jc w:val="left"/>
      </w:pPr>
      <w:r>
        <w:rPr>
          <w:sz w:val="20"/>
        </w:rPr>
        <w:t>[17]</w:t>
      </w:r>
      <w:r>
        <w:rPr>
          <w:sz w:val="20"/>
        </w:rPr>
        <w:tab/>
        <w:t>D. R. Jones, M. Schonlau, W. J. Welch, J. Glob. Optim. 1998, 13, 455. https://doi.org/10.1023/A:1008306431147.</w:t>
      </w:r>
    </w:p>
    <w:p w14:paraId="67728442" w14:textId="77777777" w:rsidR="005639C1" w:rsidRDefault="007163D0">
      <w:pPr>
        <w:tabs>
          <w:tab w:val="left" w:pos="510"/>
        </w:tabs>
        <w:spacing w:after="60" w:line="240" w:lineRule="auto"/>
        <w:ind w:left="510" w:hanging="510"/>
        <w:jc w:val="left"/>
      </w:pPr>
      <w:r>
        <w:rPr>
          <w:sz w:val="20"/>
        </w:rPr>
        <w:t>[18]</w:t>
      </w:r>
      <w:r>
        <w:rPr>
          <w:sz w:val="20"/>
        </w:rPr>
        <w:tab/>
        <w:t>M. D. McKay, R. J. Beckman, W. J. Conover, Technometrics 1979, 21, 239. https://doi.org/10.1080/00401706.1979.10489755.</w:t>
      </w:r>
    </w:p>
    <w:p w14:paraId="2F48B770" w14:textId="77777777" w:rsidR="005639C1" w:rsidRDefault="007163D0">
      <w:pPr>
        <w:tabs>
          <w:tab w:val="left" w:pos="510"/>
        </w:tabs>
        <w:spacing w:after="60" w:line="240" w:lineRule="auto"/>
        <w:ind w:left="510" w:hanging="510"/>
        <w:jc w:val="left"/>
      </w:pPr>
      <w:r>
        <w:rPr>
          <w:sz w:val="20"/>
        </w:rPr>
        <w:t>[19]</w:t>
      </w:r>
      <w:r>
        <w:rPr>
          <w:sz w:val="20"/>
        </w:rPr>
        <w:tab/>
        <w:t>L. Liu, Y. Meng, C. Dong, Y. Yan, A. A. Volinsky, L.-N. Wang, J. Mater. Sci. Technol. 2018, 34, 2271. https://doi.org/10.1016/j.jmst.2018.05.005.</w:t>
      </w:r>
    </w:p>
    <w:sectPr w:rsidR="005639C1">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CE3A7" w14:textId="77777777" w:rsidR="006B7148" w:rsidRDefault="006B7148">
      <w:pPr>
        <w:spacing w:line="240" w:lineRule="auto"/>
      </w:pPr>
      <w:r>
        <w:separator/>
      </w:r>
    </w:p>
  </w:endnote>
  <w:endnote w:type="continuationSeparator" w:id="0">
    <w:p w14:paraId="1B674003" w14:textId="77777777" w:rsidR="006B7148" w:rsidRDefault="006B71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C176E" w14:textId="77777777" w:rsidR="005639C1" w:rsidRDefault="007163D0">
    <w:pPr>
      <w:jc w:val="center"/>
    </w:pPr>
    <w:r>
      <w:rPr>
        <w:sz w:val="20"/>
      </w:rPr>
      <w:t>S-</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02DD4" w14:textId="77777777" w:rsidR="006B7148" w:rsidRDefault="006B7148">
      <w:pPr>
        <w:spacing w:line="240" w:lineRule="auto"/>
      </w:pPr>
      <w:r>
        <w:separator/>
      </w:r>
    </w:p>
  </w:footnote>
  <w:footnote w:type="continuationSeparator" w:id="0">
    <w:p w14:paraId="798BE2E2" w14:textId="77777777" w:rsidR="006B7148" w:rsidRDefault="006B71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4D7045B8"/>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pStyle w:val="Heading3"/>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0C2D12"/>
    <w:multiLevelType w:val="multilevel"/>
    <w:tmpl w:val="96D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651775"/>
    <w:multiLevelType w:val="multilevel"/>
    <w:tmpl w:val="4B58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DF0766"/>
    <w:multiLevelType w:val="multilevel"/>
    <w:tmpl w:val="E74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0D6BEE"/>
    <w:multiLevelType w:val="multilevel"/>
    <w:tmpl w:val="BA1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DD1E17"/>
    <w:multiLevelType w:val="hybridMultilevel"/>
    <w:tmpl w:val="D70A42B6"/>
    <w:lvl w:ilvl="0" w:tplc="1CDA4112">
      <w:start w:val="1"/>
      <w:numFmt w:val="decimal"/>
      <w:lvlText w:val="S%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C31542"/>
    <w:multiLevelType w:val="multilevel"/>
    <w:tmpl w:val="8B7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7214916">
    <w:abstractNumId w:val="0"/>
  </w:num>
  <w:num w:numId="2" w16cid:durableId="541985940">
    <w:abstractNumId w:val="5"/>
  </w:num>
  <w:num w:numId="3" w16cid:durableId="1241868294">
    <w:abstractNumId w:val="2"/>
  </w:num>
  <w:num w:numId="4" w16cid:durableId="1240556728">
    <w:abstractNumId w:val="1"/>
  </w:num>
  <w:num w:numId="5" w16cid:durableId="1723287479">
    <w:abstractNumId w:val="3"/>
  </w:num>
  <w:num w:numId="6" w16cid:durableId="145829900">
    <w:abstractNumId w:val="6"/>
  </w:num>
  <w:num w:numId="7" w16cid:durableId="1627930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60"/>
    <w:rsid w:val="00016474"/>
    <w:rsid w:val="000212DA"/>
    <w:rsid w:val="000274B9"/>
    <w:rsid w:val="00033E95"/>
    <w:rsid w:val="00061ADC"/>
    <w:rsid w:val="000640D5"/>
    <w:rsid w:val="00065991"/>
    <w:rsid w:val="0008176F"/>
    <w:rsid w:val="000A0BAF"/>
    <w:rsid w:val="000D6156"/>
    <w:rsid w:val="000F3E63"/>
    <w:rsid w:val="00120614"/>
    <w:rsid w:val="00143427"/>
    <w:rsid w:val="00151F4E"/>
    <w:rsid w:val="00156A8A"/>
    <w:rsid w:val="00171E50"/>
    <w:rsid w:val="0017409B"/>
    <w:rsid w:val="00176FEF"/>
    <w:rsid w:val="00197311"/>
    <w:rsid w:val="001B543E"/>
    <w:rsid w:val="001B645C"/>
    <w:rsid w:val="001C0510"/>
    <w:rsid w:val="001D3A0A"/>
    <w:rsid w:val="001E445B"/>
    <w:rsid w:val="001F71E2"/>
    <w:rsid w:val="0021293D"/>
    <w:rsid w:val="00212BA4"/>
    <w:rsid w:val="002536C8"/>
    <w:rsid w:val="002544FE"/>
    <w:rsid w:val="002634AA"/>
    <w:rsid w:val="00263E3F"/>
    <w:rsid w:val="00286A31"/>
    <w:rsid w:val="002874E3"/>
    <w:rsid w:val="002955EE"/>
    <w:rsid w:val="002B66F0"/>
    <w:rsid w:val="002C2EAD"/>
    <w:rsid w:val="002C4E1B"/>
    <w:rsid w:val="002D60D4"/>
    <w:rsid w:val="002E6F74"/>
    <w:rsid w:val="003046E8"/>
    <w:rsid w:val="00332F6F"/>
    <w:rsid w:val="003347F2"/>
    <w:rsid w:val="00340C4A"/>
    <w:rsid w:val="003551B2"/>
    <w:rsid w:val="00357694"/>
    <w:rsid w:val="0037585E"/>
    <w:rsid w:val="00377A22"/>
    <w:rsid w:val="003933A3"/>
    <w:rsid w:val="0039482A"/>
    <w:rsid w:val="003976E7"/>
    <w:rsid w:val="003A0691"/>
    <w:rsid w:val="003A2481"/>
    <w:rsid w:val="003A6B98"/>
    <w:rsid w:val="003A718A"/>
    <w:rsid w:val="003B1370"/>
    <w:rsid w:val="003B1F91"/>
    <w:rsid w:val="003B3A6A"/>
    <w:rsid w:val="003C2230"/>
    <w:rsid w:val="003C38E8"/>
    <w:rsid w:val="003D0775"/>
    <w:rsid w:val="003D0986"/>
    <w:rsid w:val="003E33BB"/>
    <w:rsid w:val="003E77C2"/>
    <w:rsid w:val="003F27AC"/>
    <w:rsid w:val="0040386B"/>
    <w:rsid w:val="00405F70"/>
    <w:rsid w:val="00430123"/>
    <w:rsid w:val="0043219B"/>
    <w:rsid w:val="00457C34"/>
    <w:rsid w:val="00461D9B"/>
    <w:rsid w:val="0046313A"/>
    <w:rsid w:val="00463432"/>
    <w:rsid w:val="004961AD"/>
    <w:rsid w:val="00496CE8"/>
    <w:rsid w:val="004A092A"/>
    <w:rsid w:val="004C71FA"/>
    <w:rsid w:val="004E0F0C"/>
    <w:rsid w:val="004E2C27"/>
    <w:rsid w:val="004E2E7F"/>
    <w:rsid w:val="00507103"/>
    <w:rsid w:val="00520306"/>
    <w:rsid w:val="00540DBD"/>
    <w:rsid w:val="00542C5D"/>
    <w:rsid w:val="00552E50"/>
    <w:rsid w:val="005534CF"/>
    <w:rsid w:val="00554D08"/>
    <w:rsid w:val="00562126"/>
    <w:rsid w:val="005639C1"/>
    <w:rsid w:val="005661E2"/>
    <w:rsid w:val="0057360E"/>
    <w:rsid w:val="0059217C"/>
    <w:rsid w:val="005949E8"/>
    <w:rsid w:val="005B6B31"/>
    <w:rsid w:val="005C6774"/>
    <w:rsid w:val="005D7783"/>
    <w:rsid w:val="005D7A85"/>
    <w:rsid w:val="005E40E9"/>
    <w:rsid w:val="005F036F"/>
    <w:rsid w:val="005F4719"/>
    <w:rsid w:val="00630707"/>
    <w:rsid w:val="0063194E"/>
    <w:rsid w:val="006420AD"/>
    <w:rsid w:val="00670A5B"/>
    <w:rsid w:val="006A523B"/>
    <w:rsid w:val="006B3F58"/>
    <w:rsid w:val="006B6A1E"/>
    <w:rsid w:val="006B7148"/>
    <w:rsid w:val="006D5290"/>
    <w:rsid w:val="006D579C"/>
    <w:rsid w:val="006E5AA4"/>
    <w:rsid w:val="007125DF"/>
    <w:rsid w:val="007163D0"/>
    <w:rsid w:val="00743306"/>
    <w:rsid w:val="00762CF8"/>
    <w:rsid w:val="007630D0"/>
    <w:rsid w:val="00770A7E"/>
    <w:rsid w:val="00772BA4"/>
    <w:rsid w:val="00785162"/>
    <w:rsid w:val="0079244B"/>
    <w:rsid w:val="00795191"/>
    <w:rsid w:val="007A0337"/>
    <w:rsid w:val="007C2EBC"/>
    <w:rsid w:val="007C5488"/>
    <w:rsid w:val="007D1780"/>
    <w:rsid w:val="007E02D8"/>
    <w:rsid w:val="007E1315"/>
    <w:rsid w:val="007E2F54"/>
    <w:rsid w:val="007F6826"/>
    <w:rsid w:val="00810930"/>
    <w:rsid w:val="008276EC"/>
    <w:rsid w:val="00835703"/>
    <w:rsid w:val="008431F7"/>
    <w:rsid w:val="00860DF3"/>
    <w:rsid w:val="00876655"/>
    <w:rsid w:val="00890BD5"/>
    <w:rsid w:val="008920DE"/>
    <w:rsid w:val="00897B3B"/>
    <w:rsid w:val="00897BCE"/>
    <w:rsid w:val="00907ED2"/>
    <w:rsid w:val="00913FEC"/>
    <w:rsid w:val="00916279"/>
    <w:rsid w:val="00954DC2"/>
    <w:rsid w:val="00965592"/>
    <w:rsid w:val="009664CB"/>
    <w:rsid w:val="0097280D"/>
    <w:rsid w:val="009865B2"/>
    <w:rsid w:val="009A33EE"/>
    <w:rsid w:val="009A7EBF"/>
    <w:rsid w:val="009B05C1"/>
    <w:rsid w:val="009B428F"/>
    <w:rsid w:val="009C2673"/>
    <w:rsid w:val="009D3074"/>
    <w:rsid w:val="009E1C9F"/>
    <w:rsid w:val="009E3506"/>
    <w:rsid w:val="009E3F03"/>
    <w:rsid w:val="009F37E1"/>
    <w:rsid w:val="00A01E38"/>
    <w:rsid w:val="00A26FEC"/>
    <w:rsid w:val="00A53676"/>
    <w:rsid w:val="00A753B7"/>
    <w:rsid w:val="00A84096"/>
    <w:rsid w:val="00AA7E3B"/>
    <w:rsid w:val="00AB5E39"/>
    <w:rsid w:val="00AC4589"/>
    <w:rsid w:val="00AC5C05"/>
    <w:rsid w:val="00AC712C"/>
    <w:rsid w:val="00AD7A8C"/>
    <w:rsid w:val="00B02C93"/>
    <w:rsid w:val="00B05A31"/>
    <w:rsid w:val="00B21B91"/>
    <w:rsid w:val="00B21DB1"/>
    <w:rsid w:val="00B232B9"/>
    <w:rsid w:val="00B30B0E"/>
    <w:rsid w:val="00B35ED8"/>
    <w:rsid w:val="00B52DBD"/>
    <w:rsid w:val="00B5514D"/>
    <w:rsid w:val="00B71980"/>
    <w:rsid w:val="00B745C1"/>
    <w:rsid w:val="00B9579D"/>
    <w:rsid w:val="00B95AFF"/>
    <w:rsid w:val="00B97A60"/>
    <w:rsid w:val="00BA7F0B"/>
    <w:rsid w:val="00BE6B79"/>
    <w:rsid w:val="00BF2EE4"/>
    <w:rsid w:val="00BF5111"/>
    <w:rsid w:val="00BF5D47"/>
    <w:rsid w:val="00C03B3D"/>
    <w:rsid w:val="00C10891"/>
    <w:rsid w:val="00C34D88"/>
    <w:rsid w:val="00C55847"/>
    <w:rsid w:val="00C742A1"/>
    <w:rsid w:val="00C82396"/>
    <w:rsid w:val="00CA2019"/>
    <w:rsid w:val="00CC423B"/>
    <w:rsid w:val="00CE43D4"/>
    <w:rsid w:val="00CE4FFD"/>
    <w:rsid w:val="00CE77CA"/>
    <w:rsid w:val="00D02AA3"/>
    <w:rsid w:val="00D05721"/>
    <w:rsid w:val="00D175AE"/>
    <w:rsid w:val="00D37C5A"/>
    <w:rsid w:val="00D4195E"/>
    <w:rsid w:val="00D44DB7"/>
    <w:rsid w:val="00D45790"/>
    <w:rsid w:val="00D50C40"/>
    <w:rsid w:val="00D52386"/>
    <w:rsid w:val="00D607D1"/>
    <w:rsid w:val="00D664E5"/>
    <w:rsid w:val="00D80D58"/>
    <w:rsid w:val="00D81273"/>
    <w:rsid w:val="00D81AA4"/>
    <w:rsid w:val="00D860BF"/>
    <w:rsid w:val="00DA0507"/>
    <w:rsid w:val="00DB5548"/>
    <w:rsid w:val="00DB6AAA"/>
    <w:rsid w:val="00DF541F"/>
    <w:rsid w:val="00DF756F"/>
    <w:rsid w:val="00E05935"/>
    <w:rsid w:val="00E26E6E"/>
    <w:rsid w:val="00E27337"/>
    <w:rsid w:val="00E60AA3"/>
    <w:rsid w:val="00E61595"/>
    <w:rsid w:val="00E61B2C"/>
    <w:rsid w:val="00E719B9"/>
    <w:rsid w:val="00E730F4"/>
    <w:rsid w:val="00EA180F"/>
    <w:rsid w:val="00EC20EE"/>
    <w:rsid w:val="00ED14A2"/>
    <w:rsid w:val="00F07903"/>
    <w:rsid w:val="00F121A4"/>
    <w:rsid w:val="00F164F0"/>
    <w:rsid w:val="00F1686F"/>
    <w:rsid w:val="00F2726F"/>
    <w:rsid w:val="00F36A97"/>
    <w:rsid w:val="00F45B2F"/>
    <w:rsid w:val="00F50DE0"/>
    <w:rsid w:val="00F67414"/>
    <w:rsid w:val="00F949EB"/>
    <w:rsid w:val="00F95798"/>
    <w:rsid w:val="00FA2E62"/>
    <w:rsid w:val="00FA4B00"/>
    <w:rsid w:val="00FA50F1"/>
    <w:rsid w:val="00FD0272"/>
    <w:rsid w:val="00FD3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AA1D"/>
  <w15:chartTrackingRefBased/>
  <w15:docId w15:val="{367FC8E8-7853-44EB-9BBB-A8A73BF6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A60"/>
    <w:pPr>
      <w:spacing w:after="0" w:line="360" w:lineRule="auto"/>
      <w:ind w:firstLine="360"/>
      <w:jc w:val="both"/>
    </w:pPr>
    <w:rPr>
      <w:rFonts w:ascii="Times New Roman" w:eastAsia="Times New Roman" w:hAnsi="Times New Roman"/>
      <w:sz w:val="24"/>
      <w:szCs w:val="24"/>
      <w:lang w:eastAsia="zh-CN"/>
    </w:rPr>
  </w:style>
  <w:style w:type="paragraph" w:styleId="Heading1">
    <w:name w:val="heading 1"/>
    <w:basedOn w:val="Normal"/>
    <w:next w:val="BodyText"/>
    <w:link w:val="Heading1Char"/>
    <w:uiPriority w:val="9"/>
    <w:qFormat/>
    <w:rsid w:val="00BE6B79"/>
    <w:pPr>
      <w:keepNext/>
      <w:keepLines/>
      <w:spacing w:before="320" w:after="120"/>
      <w:ind w:left="432" w:hanging="432"/>
      <w:jc w:val="left"/>
      <w:outlineLvl w:val="0"/>
    </w:pPr>
    <w:rPr>
      <w:rFonts w:cs="Times New Roman"/>
      <w:b/>
      <w:color w:val="000000"/>
      <w:szCs w:val="40"/>
    </w:rPr>
  </w:style>
  <w:style w:type="paragraph" w:styleId="Heading2">
    <w:name w:val="heading 2"/>
    <w:basedOn w:val="Normal"/>
    <w:next w:val="BodyText"/>
    <w:link w:val="Heading2Char"/>
    <w:uiPriority w:val="9"/>
    <w:unhideWhenUsed/>
    <w:qFormat/>
    <w:rsid w:val="00B35ED8"/>
    <w:pPr>
      <w:keepNext/>
      <w:keepLines/>
      <w:spacing w:before="240" w:after="80"/>
      <w:ind w:left="360" w:hanging="360"/>
      <w:jc w:val="left"/>
      <w:outlineLvl w:val="1"/>
    </w:pPr>
    <w:rPr>
      <w:rFonts w:cs="Times New Roman"/>
      <w:b/>
      <w:color w:val="000000"/>
      <w:szCs w:val="32"/>
    </w:rPr>
  </w:style>
  <w:style w:type="paragraph" w:styleId="Heading3">
    <w:name w:val="heading 3"/>
    <w:basedOn w:val="Normal"/>
    <w:next w:val="BodyText"/>
    <w:link w:val="Heading3Char"/>
    <w:uiPriority w:val="9"/>
    <w:semiHidden/>
    <w:unhideWhenUsed/>
    <w:qFormat/>
    <w:rsid w:val="00B97A60"/>
    <w:pPr>
      <w:keepNext/>
      <w:keepLines/>
      <w:numPr>
        <w:ilvl w:val="2"/>
        <w:numId w:val="1"/>
      </w:numPr>
      <w:spacing w:before="280" w:after="120"/>
      <w:jc w:val="left"/>
      <w:outlineLvl w:val="2"/>
    </w:pPr>
    <w:rPr>
      <w:rFonts w:eastAsiaTheme="majorEastAsia" w:cstheme="majorBidi"/>
      <w:b/>
      <w:color w:val="000000"/>
      <w:szCs w:val="28"/>
    </w:rPr>
  </w:style>
  <w:style w:type="paragraph" w:styleId="Heading6">
    <w:name w:val="heading 6"/>
    <w:basedOn w:val="Normal"/>
    <w:next w:val="Normal"/>
    <w:link w:val="Heading6Char"/>
    <w:uiPriority w:val="9"/>
    <w:semiHidden/>
    <w:unhideWhenUsed/>
    <w:qFormat/>
    <w:rsid w:val="00DB6AA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97A60"/>
  </w:style>
  <w:style w:type="character" w:customStyle="1" w:styleId="BodyTextChar">
    <w:name w:val="Body Text Char"/>
    <w:basedOn w:val="DefaultParagraphFont"/>
    <w:link w:val="BodyText"/>
    <w:rsid w:val="00B97A60"/>
    <w:rPr>
      <w:rFonts w:ascii="Times New Roman" w:eastAsia="Times New Roman" w:hAnsi="Times New Roman"/>
      <w:sz w:val="24"/>
      <w:szCs w:val="24"/>
      <w:lang w:eastAsia="zh-CN"/>
    </w:rPr>
  </w:style>
  <w:style w:type="paragraph" w:styleId="Title">
    <w:name w:val="Title"/>
    <w:basedOn w:val="Normal"/>
    <w:next w:val="BodyText"/>
    <w:link w:val="TitleChar"/>
    <w:uiPriority w:val="10"/>
    <w:qFormat/>
    <w:rsid w:val="00B97A60"/>
    <w:pPr>
      <w:spacing w:after="240" w:line="240" w:lineRule="auto"/>
      <w:contextualSpacing/>
      <w:jc w:val="center"/>
    </w:pPr>
    <w:rPr>
      <w:rFonts w:asciiTheme="majorHAnsi" w:eastAsiaTheme="majorEastAsia" w:hAnsiTheme="majorHAnsi" w:cstheme="majorBidi"/>
      <w:sz w:val="36"/>
      <w:szCs w:val="56"/>
    </w:rPr>
  </w:style>
  <w:style w:type="character" w:customStyle="1" w:styleId="TitleChar">
    <w:name w:val="Title Char"/>
    <w:basedOn w:val="DefaultParagraphFont"/>
    <w:link w:val="Title"/>
    <w:uiPriority w:val="10"/>
    <w:rsid w:val="00B97A60"/>
    <w:rPr>
      <w:rFonts w:asciiTheme="majorHAnsi" w:eastAsiaTheme="majorEastAsia" w:hAnsiTheme="majorHAnsi" w:cstheme="majorBidi"/>
      <w:sz w:val="36"/>
      <w:szCs w:val="56"/>
      <w:lang w:eastAsia="zh-CN"/>
    </w:rPr>
  </w:style>
  <w:style w:type="paragraph" w:customStyle="1" w:styleId="AbstractTitle">
    <w:name w:val="Abstract Title"/>
    <w:basedOn w:val="Normal"/>
    <w:next w:val="Abstract"/>
    <w:qFormat/>
    <w:rsid w:val="00B97A60"/>
    <w:pPr>
      <w:keepNext/>
      <w:keepLines/>
      <w:spacing w:before="240" w:after="120"/>
      <w:jc w:val="center"/>
    </w:pPr>
    <w:rPr>
      <w:b/>
      <w:color w:val="000000"/>
      <w:szCs w:val="20"/>
    </w:rPr>
  </w:style>
  <w:style w:type="paragraph" w:customStyle="1" w:styleId="Abstract">
    <w:name w:val="Abstract"/>
    <w:basedOn w:val="Normal"/>
    <w:next w:val="BodyText"/>
    <w:qFormat/>
    <w:rsid w:val="00B97A60"/>
    <w:pPr>
      <w:keepNext/>
      <w:keepLines/>
      <w:spacing w:before="100" w:after="300" w:line="276" w:lineRule="auto"/>
      <w:ind w:firstLine="0"/>
    </w:pPr>
    <w:rPr>
      <w:szCs w:val="20"/>
    </w:rPr>
  </w:style>
  <w:style w:type="character" w:customStyle="1" w:styleId="Heading1Char">
    <w:name w:val="Heading 1 Char"/>
    <w:basedOn w:val="DefaultParagraphFont"/>
    <w:link w:val="Heading1"/>
    <w:uiPriority w:val="9"/>
    <w:rsid w:val="00BE6B79"/>
    <w:rPr>
      <w:rFonts w:ascii="Times New Roman" w:eastAsiaTheme="majorEastAsia" w:hAnsi="Times New Roman" w:cs="Times New Roman"/>
      <w:b/>
      <w:sz w:val="28"/>
      <w:szCs w:val="40"/>
      <w:lang w:eastAsia="zh-CN"/>
    </w:rPr>
  </w:style>
  <w:style w:type="character" w:customStyle="1" w:styleId="Heading2Char">
    <w:name w:val="Heading 2 Char"/>
    <w:basedOn w:val="DefaultParagraphFont"/>
    <w:link w:val="Heading2"/>
    <w:uiPriority w:val="9"/>
    <w:rsid w:val="00B35ED8"/>
    <w:rPr>
      <w:rFonts w:ascii="Times New Roman" w:eastAsiaTheme="majorEastAsia" w:hAnsi="Times New Roman" w:cs="Times New Roman"/>
      <w:b/>
      <w:color w:val="000000"/>
      <w:sz w:val="24"/>
      <w:szCs w:val="32"/>
      <w:lang w:eastAsia="zh-CN"/>
    </w:rPr>
  </w:style>
  <w:style w:type="character" w:customStyle="1" w:styleId="Heading3Char">
    <w:name w:val="Heading 3 Char"/>
    <w:basedOn w:val="DefaultParagraphFont"/>
    <w:link w:val="Heading3"/>
    <w:uiPriority w:val="9"/>
    <w:semiHidden/>
    <w:rsid w:val="00B97A60"/>
    <w:rPr>
      <w:rFonts w:ascii="Times New Roman" w:eastAsiaTheme="majorEastAsia" w:hAnsi="Times New Roman" w:cstheme="majorBidi"/>
      <w:b/>
      <w:color w:val="000000"/>
      <w:sz w:val="24"/>
      <w:szCs w:val="28"/>
      <w:lang w:eastAsia="zh-CN"/>
    </w:rPr>
  </w:style>
  <w:style w:type="paragraph" w:customStyle="1" w:styleId="FirstParagraph">
    <w:name w:val="First Paragraph"/>
    <w:basedOn w:val="BodyText"/>
    <w:next w:val="BodyText"/>
    <w:qFormat/>
    <w:rsid w:val="00B97A60"/>
    <w:pPr>
      <w:ind w:firstLine="0"/>
    </w:pPr>
  </w:style>
  <w:style w:type="paragraph" w:customStyle="1" w:styleId="CaptionedFigure">
    <w:name w:val="Captioned Figure"/>
    <w:basedOn w:val="Normal"/>
    <w:rsid w:val="00B97A60"/>
    <w:pPr>
      <w:keepNext/>
    </w:pPr>
  </w:style>
  <w:style w:type="character" w:styleId="Hyperlink">
    <w:name w:val="Hyperlink"/>
    <w:basedOn w:val="DefaultParagraphFont"/>
    <w:rsid w:val="00B97A60"/>
    <w:rPr>
      <w:color w:val="4472C4" w:themeColor="accent1"/>
    </w:rPr>
  </w:style>
  <w:style w:type="paragraph" w:customStyle="1" w:styleId="Captions">
    <w:name w:val="Captions"/>
    <w:basedOn w:val="Caption"/>
    <w:link w:val="CaptionsChar"/>
    <w:qFormat/>
    <w:rsid w:val="0037585E"/>
    <w:pPr>
      <w:spacing w:after="120"/>
      <w:ind w:firstLine="0"/>
    </w:pPr>
    <w:rPr>
      <w:i w:val="0"/>
      <w:color w:val="auto"/>
      <w:sz w:val="22"/>
      <w:szCs w:val="22"/>
    </w:rPr>
  </w:style>
  <w:style w:type="character" w:customStyle="1" w:styleId="CaptionsChar">
    <w:name w:val="Captions Char"/>
    <w:basedOn w:val="DefaultParagraphFont"/>
    <w:link w:val="Captions"/>
    <w:rsid w:val="0037585E"/>
    <w:rPr>
      <w:rFonts w:ascii="Times New Roman" w:eastAsia="Times New Roman" w:hAnsi="Times New Roman"/>
      <w:iCs/>
      <w:lang w:eastAsia="zh-CN"/>
    </w:rPr>
  </w:style>
  <w:style w:type="paragraph" w:styleId="Caption">
    <w:name w:val="caption"/>
    <w:basedOn w:val="Normal"/>
    <w:next w:val="Normal"/>
    <w:uiPriority w:val="35"/>
    <w:unhideWhenUsed/>
    <w:qFormat/>
    <w:rsid w:val="00B97A6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FA2E62"/>
    <w:rPr>
      <w:color w:val="808080"/>
    </w:rPr>
  </w:style>
  <w:style w:type="character" w:customStyle="1" w:styleId="Heading6Char">
    <w:name w:val="Heading 6 Char"/>
    <w:basedOn w:val="DefaultParagraphFont"/>
    <w:link w:val="Heading6"/>
    <w:uiPriority w:val="9"/>
    <w:semiHidden/>
    <w:rsid w:val="00DB6AAA"/>
    <w:rPr>
      <w:rFonts w:asciiTheme="majorHAnsi" w:eastAsiaTheme="majorEastAsia" w:hAnsiTheme="majorHAnsi" w:cstheme="majorBidi"/>
      <w:color w:val="1F3763" w:themeColor="accent1" w:themeShade="7F"/>
      <w:sz w:val="24"/>
      <w:szCs w:val="24"/>
      <w:lang w:eastAsia="zh-CN"/>
    </w:rPr>
  </w:style>
  <w:style w:type="paragraph" w:customStyle="1" w:styleId="Compact">
    <w:name w:val="Compact"/>
    <w:basedOn w:val="BodyText"/>
    <w:qFormat/>
    <w:rsid w:val="00520306"/>
    <w:pPr>
      <w:spacing w:before="36" w:after="36"/>
    </w:pPr>
  </w:style>
  <w:style w:type="paragraph" w:customStyle="1" w:styleId="TableCaption">
    <w:name w:val="Table Caption"/>
    <w:basedOn w:val="Caption"/>
    <w:rsid w:val="00520306"/>
    <w:pPr>
      <w:keepNext/>
      <w:spacing w:after="120" w:line="360" w:lineRule="auto"/>
    </w:pPr>
    <w:rPr>
      <w:iCs w:val="0"/>
      <w:color w:val="auto"/>
      <w:sz w:val="24"/>
      <w:szCs w:val="24"/>
    </w:rPr>
  </w:style>
  <w:style w:type="table" w:styleId="ListTable6Colorful">
    <w:name w:val="List Table 6 Colorful"/>
    <w:basedOn w:val="TableNormal"/>
    <w:uiPriority w:val="51"/>
    <w:rsid w:val="00520306"/>
    <w:pPr>
      <w:spacing w:after="0" w:line="240" w:lineRule="auto"/>
    </w:pPr>
    <w:rPr>
      <w:rFonts w:eastAsiaTheme="minorEastAsia"/>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B23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5ED8"/>
    <w:rPr>
      <w:rFonts w:cs="Times New Roman"/>
    </w:rPr>
  </w:style>
  <w:style w:type="table" w:styleId="GridTable7Colorful">
    <w:name w:val="Grid Table 7 Colorful"/>
    <w:basedOn w:val="TableNormal"/>
    <w:uiPriority w:val="52"/>
    <w:rsid w:val="00D50C4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paragraph">
    <w:name w:val="paragraph"/>
    <w:basedOn w:val="Normal"/>
    <w:rsid w:val="007E2F54"/>
    <w:pPr>
      <w:spacing w:before="100" w:beforeAutospacing="1" w:after="100" w:afterAutospacing="1" w:line="240" w:lineRule="auto"/>
      <w:ind w:firstLine="0"/>
      <w:jc w:val="left"/>
    </w:pPr>
    <w:rPr>
      <w:rFonts w:cs="Times New Roman"/>
      <w:lang w:eastAsia="en-US"/>
    </w:rPr>
  </w:style>
  <w:style w:type="character" w:customStyle="1" w:styleId="normaltextrun">
    <w:name w:val="normaltextrun"/>
    <w:basedOn w:val="DefaultParagraphFont"/>
    <w:rsid w:val="007E2F54"/>
  </w:style>
  <w:style w:type="character" w:customStyle="1" w:styleId="eop">
    <w:name w:val="eop"/>
    <w:basedOn w:val="DefaultParagraphFont"/>
    <w:rsid w:val="007E2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5340">
      <w:bodyDiv w:val="1"/>
      <w:marLeft w:val="0"/>
      <w:marRight w:val="0"/>
      <w:marTop w:val="0"/>
      <w:marBottom w:val="0"/>
      <w:divBdr>
        <w:top w:val="none" w:sz="0" w:space="0" w:color="auto"/>
        <w:left w:val="none" w:sz="0" w:space="0" w:color="auto"/>
        <w:bottom w:val="none" w:sz="0" w:space="0" w:color="auto"/>
        <w:right w:val="none" w:sz="0" w:space="0" w:color="auto"/>
      </w:divBdr>
      <w:divsChild>
        <w:div w:id="1422141543">
          <w:marLeft w:val="0"/>
          <w:marRight w:val="0"/>
          <w:marTop w:val="0"/>
          <w:marBottom w:val="0"/>
          <w:divBdr>
            <w:top w:val="none" w:sz="0" w:space="0" w:color="auto"/>
            <w:left w:val="none" w:sz="0" w:space="0" w:color="auto"/>
            <w:bottom w:val="none" w:sz="0" w:space="0" w:color="auto"/>
            <w:right w:val="none" w:sz="0" w:space="0" w:color="auto"/>
          </w:divBdr>
        </w:div>
      </w:divsChild>
    </w:div>
    <w:div w:id="14962712">
      <w:bodyDiv w:val="1"/>
      <w:marLeft w:val="0"/>
      <w:marRight w:val="0"/>
      <w:marTop w:val="0"/>
      <w:marBottom w:val="0"/>
      <w:divBdr>
        <w:top w:val="none" w:sz="0" w:space="0" w:color="auto"/>
        <w:left w:val="none" w:sz="0" w:space="0" w:color="auto"/>
        <w:bottom w:val="none" w:sz="0" w:space="0" w:color="auto"/>
        <w:right w:val="none" w:sz="0" w:space="0" w:color="auto"/>
      </w:divBdr>
      <w:divsChild>
        <w:div w:id="1243755016">
          <w:marLeft w:val="0"/>
          <w:marRight w:val="0"/>
          <w:marTop w:val="0"/>
          <w:marBottom w:val="0"/>
          <w:divBdr>
            <w:top w:val="none" w:sz="0" w:space="0" w:color="auto"/>
            <w:left w:val="none" w:sz="0" w:space="0" w:color="auto"/>
            <w:bottom w:val="none" w:sz="0" w:space="0" w:color="auto"/>
            <w:right w:val="none" w:sz="0" w:space="0" w:color="auto"/>
          </w:divBdr>
        </w:div>
      </w:divsChild>
    </w:div>
    <w:div w:id="26371953">
      <w:bodyDiv w:val="1"/>
      <w:marLeft w:val="0"/>
      <w:marRight w:val="0"/>
      <w:marTop w:val="0"/>
      <w:marBottom w:val="0"/>
      <w:divBdr>
        <w:top w:val="none" w:sz="0" w:space="0" w:color="auto"/>
        <w:left w:val="none" w:sz="0" w:space="0" w:color="auto"/>
        <w:bottom w:val="none" w:sz="0" w:space="0" w:color="auto"/>
        <w:right w:val="none" w:sz="0" w:space="0" w:color="auto"/>
      </w:divBdr>
      <w:divsChild>
        <w:div w:id="551698143">
          <w:marLeft w:val="0"/>
          <w:marRight w:val="0"/>
          <w:marTop w:val="0"/>
          <w:marBottom w:val="0"/>
          <w:divBdr>
            <w:top w:val="none" w:sz="0" w:space="0" w:color="auto"/>
            <w:left w:val="none" w:sz="0" w:space="0" w:color="auto"/>
            <w:bottom w:val="none" w:sz="0" w:space="0" w:color="auto"/>
            <w:right w:val="none" w:sz="0" w:space="0" w:color="auto"/>
          </w:divBdr>
        </w:div>
      </w:divsChild>
    </w:div>
    <w:div w:id="29457747">
      <w:bodyDiv w:val="1"/>
      <w:marLeft w:val="0"/>
      <w:marRight w:val="0"/>
      <w:marTop w:val="0"/>
      <w:marBottom w:val="0"/>
      <w:divBdr>
        <w:top w:val="none" w:sz="0" w:space="0" w:color="auto"/>
        <w:left w:val="none" w:sz="0" w:space="0" w:color="auto"/>
        <w:bottom w:val="none" w:sz="0" w:space="0" w:color="auto"/>
        <w:right w:val="none" w:sz="0" w:space="0" w:color="auto"/>
      </w:divBdr>
      <w:divsChild>
        <w:div w:id="1735077457">
          <w:marLeft w:val="0"/>
          <w:marRight w:val="0"/>
          <w:marTop w:val="0"/>
          <w:marBottom w:val="0"/>
          <w:divBdr>
            <w:top w:val="none" w:sz="0" w:space="0" w:color="auto"/>
            <w:left w:val="none" w:sz="0" w:space="0" w:color="auto"/>
            <w:bottom w:val="none" w:sz="0" w:space="0" w:color="auto"/>
            <w:right w:val="none" w:sz="0" w:space="0" w:color="auto"/>
          </w:divBdr>
        </w:div>
      </w:divsChild>
    </w:div>
    <w:div w:id="47186598">
      <w:bodyDiv w:val="1"/>
      <w:marLeft w:val="0"/>
      <w:marRight w:val="0"/>
      <w:marTop w:val="0"/>
      <w:marBottom w:val="0"/>
      <w:divBdr>
        <w:top w:val="none" w:sz="0" w:space="0" w:color="auto"/>
        <w:left w:val="none" w:sz="0" w:space="0" w:color="auto"/>
        <w:bottom w:val="none" w:sz="0" w:space="0" w:color="auto"/>
        <w:right w:val="none" w:sz="0" w:space="0" w:color="auto"/>
      </w:divBdr>
    </w:div>
    <w:div w:id="80031335">
      <w:bodyDiv w:val="1"/>
      <w:marLeft w:val="0"/>
      <w:marRight w:val="0"/>
      <w:marTop w:val="0"/>
      <w:marBottom w:val="0"/>
      <w:divBdr>
        <w:top w:val="none" w:sz="0" w:space="0" w:color="auto"/>
        <w:left w:val="none" w:sz="0" w:space="0" w:color="auto"/>
        <w:bottom w:val="none" w:sz="0" w:space="0" w:color="auto"/>
        <w:right w:val="none" w:sz="0" w:space="0" w:color="auto"/>
      </w:divBdr>
      <w:divsChild>
        <w:div w:id="281965276">
          <w:marLeft w:val="0"/>
          <w:marRight w:val="0"/>
          <w:marTop w:val="0"/>
          <w:marBottom w:val="0"/>
          <w:divBdr>
            <w:top w:val="none" w:sz="0" w:space="0" w:color="auto"/>
            <w:left w:val="none" w:sz="0" w:space="0" w:color="auto"/>
            <w:bottom w:val="none" w:sz="0" w:space="0" w:color="auto"/>
            <w:right w:val="none" w:sz="0" w:space="0" w:color="auto"/>
          </w:divBdr>
        </w:div>
      </w:divsChild>
    </w:div>
    <w:div w:id="93020776">
      <w:bodyDiv w:val="1"/>
      <w:marLeft w:val="0"/>
      <w:marRight w:val="0"/>
      <w:marTop w:val="0"/>
      <w:marBottom w:val="0"/>
      <w:divBdr>
        <w:top w:val="none" w:sz="0" w:space="0" w:color="auto"/>
        <w:left w:val="none" w:sz="0" w:space="0" w:color="auto"/>
        <w:bottom w:val="none" w:sz="0" w:space="0" w:color="auto"/>
        <w:right w:val="none" w:sz="0" w:space="0" w:color="auto"/>
      </w:divBdr>
      <w:divsChild>
        <w:div w:id="1551186041">
          <w:marLeft w:val="0"/>
          <w:marRight w:val="0"/>
          <w:marTop w:val="0"/>
          <w:marBottom w:val="0"/>
          <w:divBdr>
            <w:top w:val="none" w:sz="0" w:space="0" w:color="auto"/>
            <w:left w:val="none" w:sz="0" w:space="0" w:color="auto"/>
            <w:bottom w:val="none" w:sz="0" w:space="0" w:color="auto"/>
            <w:right w:val="none" w:sz="0" w:space="0" w:color="auto"/>
          </w:divBdr>
        </w:div>
      </w:divsChild>
    </w:div>
    <w:div w:id="102463682">
      <w:bodyDiv w:val="1"/>
      <w:marLeft w:val="0"/>
      <w:marRight w:val="0"/>
      <w:marTop w:val="0"/>
      <w:marBottom w:val="0"/>
      <w:divBdr>
        <w:top w:val="none" w:sz="0" w:space="0" w:color="auto"/>
        <w:left w:val="none" w:sz="0" w:space="0" w:color="auto"/>
        <w:bottom w:val="none" w:sz="0" w:space="0" w:color="auto"/>
        <w:right w:val="none" w:sz="0" w:space="0" w:color="auto"/>
      </w:divBdr>
      <w:divsChild>
        <w:div w:id="194393672">
          <w:marLeft w:val="0"/>
          <w:marRight w:val="0"/>
          <w:marTop w:val="0"/>
          <w:marBottom w:val="0"/>
          <w:divBdr>
            <w:top w:val="none" w:sz="0" w:space="0" w:color="auto"/>
            <w:left w:val="none" w:sz="0" w:space="0" w:color="auto"/>
            <w:bottom w:val="none" w:sz="0" w:space="0" w:color="auto"/>
            <w:right w:val="none" w:sz="0" w:space="0" w:color="auto"/>
          </w:divBdr>
        </w:div>
      </w:divsChild>
    </w:div>
    <w:div w:id="105587773">
      <w:bodyDiv w:val="1"/>
      <w:marLeft w:val="0"/>
      <w:marRight w:val="0"/>
      <w:marTop w:val="0"/>
      <w:marBottom w:val="0"/>
      <w:divBdr>
        <w:top w:val="none" w:sz="0" w:space="0" w:color="auto"/>
        <w:left w:val="none" w:sz="0" w:space="0" w:color="auto"/>
        <w:bottom w:val="none" w:sz="0" w:space="0" w:color="auto"/>
        <w:right w:val="none" w:sz="0" w:space="0" w:color="auto"/>
      </w:divBdr>
      <w:divsChild>
        <w:div w:id="1688483677">
          <w:marLeft w:val="0"/>
          <w:marRight w:val="0"/>
          <w:marTop w:val="0"/>
          <w:marBottom w:val="0"/>
          <w:divBdr>
            <w:top w:val="none" w:sz="0" w:space="0" w:color="auto"/>
            <w:left w:val="none" w:sz="0" w:space="0" w:color="auto"/>
            <w:bottom w:val="none" w:sz="0" w:space="0" w:color="auto"/>
            <w:right w:val="none" w:sz="0" w:space="0" w:color="auto"/>
          </w:divBdr>
        </w:div>
      </w:divsChild>
    </w:div>
    <w:div w:id="107088788">
      <w:bodyDiv w:val="1"/>
      <w:marLeft w:val="0"/>
      <w:marRight w:val="0"/>
      <w:marTop w:val="0"/>
      <w:marBottom w:val="0"/>
      <w:divBdr>
        <w:top w:val="none" w:sz="0" w:space="0" w:color="auto"/>
        <w:left w:val="none" w:sz="0" w:space="0" w:color="auto"/>
        <w:bottom w:val="none" w:sz="0" w:space="0" w:color="auto"/>
        <w:right w:val="none" w:sz="0" w:space="0" w:color="auto"/>
      </w:divBdr>
      <w:divsChild>
        <w:div w:id="2040927524">
          <w:marLeft w:val="0"/>
          <w:marRight w:val="0"/>
          <w:marTop w:val="0"/>
          <w:marBottom w:val="0"/>
          <w:divBdr>
            <w:top w:val="none" w:sz="0" w:space="0" w:color="auto"/>
            <w:left w:val="none" w:sz="0" w:space="0" w:color="auto"/>
            <w:bottom w:val="none" w:sz="0" w:space="0" w:color="auto"/>
            <w:right w:val="none" w:sz="0" w:space="0" w:color="auto"/>
          </w:divBdr>
        </w:div>
      </w:divsChild>
    </w:div>
    <w:div w:id="136726746">
      <w:bodyDiv w:val="1"/>
      <w:marLeft w:val="0"/>
      <w:marRight w:val="0"/>
      <w:marTop w:val="0"/>
      <w:marBottom w:val="0"/>
      <w:divBdr>
        <w:top w:val="none" w:sz="0" w:space="0" w:color="auto"/>
        <w:left w:val="none" w:sz="0" w:space="0" w:color="auto"/>
        <w:bottom w:val="none" w:sz="0" w:space="0" w:color="auto"/>
        <w:right w:val="none" w:sz="0" w:space="0" w:color="auto"/>
      </w:divBdr>
      <w:divsChild>
        <w:div w:id="2060279091">
          <w:marLeft w:val="0"/>
          <w:marRight w:val="0"/>
          <w:marTop w:val="0"/>
          <w:marBottom w:val="0"/>
          <w:divBdr>
            <w:top w:val="none" w:sz="0" w:space="0" w:color="auto"/>
            <w:left w:val="none" w:sz="0" w:space="0" w:color="auto"/>
            <w:bottom w:val="none" w:sz="0" w:space="0" w:color="auto"/>
            <w:right w:val="none" w:sz="0" w:space="0" w:color="auto"/>
          </w:divBdr>
        </w:div>
      </w:divsChild>
    </w:div>
    <w:div w:id="142966247">
      <w:bodyDiv w:val="1"/>
      <w:marLeft w:val="0"/>
      <w:marRight w:val="0"/>
      <w:marTop w:val="0"/>
      <w:marBottom w:val="0"/>
      <w:divBdr>
        <w:top w:val="none" w:sz="0" w:space="0" w:color="auto"/>
        <w:left w:val="none" w:sz="0" w:space="0" w:color="auto"/>
        <w:bottom w:val="none" w:sz="0" w:space="0" w:color="auto"/>
        <w:right w:val="none" w:sz="0" w:space="0" w:color="auto"/>
      </w:divBdr>
      <w:divsChild>
        <w:div w:id="1293289646">
          <w:marLeft w:val="0"/>
          <w:marRight w:val="0"/>
          <w:marTop w:val="0"/>
          <w:marBottom w:val="0"/>
          <w:divBdr>
            <w:top w:val="none" w:sz="0" w:space="0" w:color="auto"/>
            <w:left w:val="none" w:sz="0" w:space="0" w:color="auto"/>
            <w:bottom w:val="none" w:sz="0" w:space="0" w:color="auto"/>
            <w:right w:val="none" w:sz="0" w:space="0" w:color="auto"/>
          </w:divBdr>
        </w:div>
      </w:divsChild>
    </w:div>
    <w:div w:id="149490924">
      <w:bodyDiv w:val="1"/>
      <w:marLeft w:val="0"/>
      <w:marRight w:val="0"/>
      <w:marTop w:val="0"/>
      <w:marBottom w:val="0"/>
      <w:divBdr>
        <w:top w:val="none" w:sz="0" w:space="0" w:color="auto"/>
        <w:left w:val="none" w:sz="0" w:space="0" w:color="auto"/>
        <w:bottom w:val="none" w:sz="0" w:space="0" w:color="auto"/>
        <w:right w:val="none" w:sz="0" w:space="0" w:color="auto"/>
      </w:divBdr>
      <w:divsChild>
        <w:div w:id="2142767688">
          <w:marLeft w:val="0"/>
          <w:marRight w:val="0"/>
          <w:marTop w:val="0"/>
          <w:marBottom w:val="0"/>
          <w:divBdr>
            <w:top w:val="none" w:sz="0" w:space="0" w:color="auto"/>
            <w:left w:val="none" w:sz="0" w:space="0" w:color="auto"/>
            <w:bottom w:val="none" w:sz="0" w:space="0" w:color="auto"/>
            <w:right w:val="none" w:sz="0" w:space="0" w:color="auto"/>
          </w:divBdr>
        </w:div>
      </w:divsChild>
    </w:div>
    <w:div w:id="152990782">
      <w:bodyDiv w:val="1"/>
      <w:marLeft w:val="0"/>
      <w:marRight w:val="0"/>
      <w:marTop w:val="0"/>
      <w:marBottom w:val="0"/>
      <w:divBdr>
        <w:top w:val="none" w:sz="0" w:space="0" w:color="auto"/>
        <w:left w:val="none" w:sz="0" w:space="0" w:color="auto"/>
        <w:bottom w:val="none" w:sz="0" w:space="0" w:color="auto"/>
        <w:right w:val="none" w:sz="0" w:space="0" w:color="auto"/>
      </w:divBdr>
      <w:divsChild>
        <w:div w:id="1867519184">
          <w:marLeft w:val="0"/>
          <w:marRight w:val="0"/>
          <w:marTop w:val="0"/>
          <w:marBottom w:val="0"/>
          <w:divBdr>
            <w:top w:val="none" w:sz="0" w:space="0" w:color="auto"/>
            <w:left w:val="none" w:sz="0" w:space="0" w:color="auto"/>
            <w:bottom w:val="none" w:sz="0" w:space="0" w:color="auto"/>
            <w:right w:val="none" w:sz="0" w:space="0" w:color="auto"/>
          </w:divBdr>
        </w:div>
      </w:divsChild>
    </w:div>
    <w:div w:id="155607808">
      <w:bodyDiv w:val="1"/>
      <w:marLeft w:val="0"/>
      <w:marRight w:val="0"/>
      <w:marTop w:val="0"/>
      <w:marBottom w:val="0"/>
      <w:divBdr>
        <w:top w:val="none" w:sz="0" w:space="0" w:color="auto"/>
        <w:left w:val="none" w:sz="0" w:space="0" w:color="auto"/>
        <w:bottom w:val="none" w:sz="0" w:space="0" w:color="auto"/>
        <w:right w:val="none" w:sz="0" w:space="0" w:color="auto"/>
      </w:divBdr>
      <w:divsChild>
        <w:div w:id="26608453">
          <w:marLeft w:val="0"/>
          <w:marRight w:val="0"/>
          <w:marTop w:val="0"/>
          <w:marBottom w:val="0"/>
          <w:divBdr>
            <w:top w:val="none" w:sz="0" w:space="0" w:color="auto"/>
            <w:left w:val="none" w:sz="0" w:space="0" w:color="auto"/>
            <w:bottom w:val="none" w:sz="0" w:space="0" w:color="auto"/>
            <w:right w:val="none" w:sz="0" w:space="0" w:color="auto"/>
          </w:divBdr>
        </w:div>
      </w:divsChild>
    </w:div>
    <w:div w:id="156117569">
      <w:bodyDiv w:val="1"/>
      <w:marLeft w:val="0"/>
      <w:marRight w:val="0"/>
      <w:marTop w:val="0"/>
      <w:marBottom w:val="0"/>
      <w:divBdr>
        <w:top w:val="none" w:sz="0" w:space="0" w:color="auto"/>
        <w:left w:val="none" w:sz="0" w:space="0" w:color="auto"/>
        <w:bottom w:val="none" w:sz="0" w:space="0" w:color="auto"/>
        <w:right w:val="none" w:sz="0" w:space="0" w:color="auto"/>
      </w:divBdr>
      <w:divsChild>
        <w:div w:id="66390847">
          <w:marLeft w:val="0"/>
          <w:marRight w:val="0"/>
          <w:marTop w:val="0"/>
          <w:marBottom w:val="0"/>
          <w:divBdr>
            <w:top w:val="none" w:sz="0" w:space="0" w:color="auto"/>
            <w:left w:val="none" w:sz="0" w:space="0" w:color="auto"/>
            <w:bottom w:val="none" w:sz="0" w:space="0" w:color="auto"/>
            <w:right w:val="none" w:sz="0" w:space="0" w:color="auto"/>
          </w:divBdr>
        </w:div>
      </w:divsChild>
    </w:div>
    <w:div w:id="158618146">
      <w:bodyDiv w:val="1"/>
      <w:marLeft w:val="0"/>
      <w:marRight w:val="0"/>
      <w:marTop w:val="0"/>
      <w:marBottom w:val="0"/>
      <w:divBdr>
        <w:top w:val="none" w:sz="0" w:space="0" w:color="auto"/>
        <w:left w:val="none" w:sz="0" w:space="0" w:color="auto"/>
        <w:bottom w:val="none" w:sz="0" w:space="0" w:color="auto"/>
        <w:right w:val="none" w:sz="0" w:space="0" w:color="auto"/>
      </w:divBdr>
      <w:divsChild>
        <w:div w:id="760613138">
          <w:marLeft w:val="0"/>
          <w:marRight w:val="0"/>
          <w:marTop w:val="0"/>
          <w:marBottom w:val="0"/>
          <w:divBdr>
            <w:top w:val="none" w:sz="0" w:space="0" w:color="auto"/>
            <w:left w:val="none" w:sz="0" w:space="0" w:color="auto"/>
            <w:bottom w:val="none" w:sz="0" w:space="0" w:color="auto"/>
            <w:right w:val="none" w:sz="0" w:space="0" w:color="auto"/>
          </w:divBdr>
        </w:div>
      </w:divsChild>
    </w:div>
    <w:div w:id="186142154">
      <w:bodyDiv w:val="1"/>
      <w:marLeft w:val="0"/>
      <w:marRight w:val="0"/>
      <w:marTop w:val="0"/>
      <w:marBottom w:val="0"/>
      <w:divBdr>
        <w:top w:val="none" w:sz="0" w:space="0" w:color="auto"/>
        <w:left w:val="none" w:sz="0" w:space="0" w:color="auto"/>
        <w:bottom w:val="none" w:sz="0" w:space="0" w:color="auto"/>
        <w:right w:val="none" w:sz="0" w:space="0" w:color="auto"/>
      </w:divBdr>
    </w:div>
    <w:div w:id="194927643">
      <w:bodyDiv w:val="1"/>
      <w:marLeft w:val="0"/>
      <w:marRight w:val="0"/>
      <w:marTop w:val="0"/>
      <w:marBottom w:val="0"/>
      <w:divBdr>
        <w:top w:val="none" w:sz="0" w:space="0" w:color="auto"/>
        <w:left w:val="none" w:sz="0" w:space="0" w:color="auto"/>
        <w:bottom w:val="none" w:sz="0" w:space="0" w:color="auto"/>
        <w:right w:val="none" w:sz="0" w:space="0" w:color="auto"/>
      </w:divBdr>
      <w:divsChild>
        <w:div w:id="1165244470">
          <w:marLeft w:val="0"/>
          <w:marRight w:val="0"/>
          <w:marTop w:val="0"/>
          <w:marBottom w:val="0"/>
          <w:divBdr>
            <w:top w:val="none" w:sz="0" w:space="0" w:color="auto"/>
            <w:left w:val="none" w:sz="0" w:space="0" w:color="auto"/>
            <w:bottom w:val="none" w:sz="0" w:space="0" w:color="auto"/>
            <w:right w:val="none" w:sz="0" w:space="0" w:color="auto"/>
          </w:divBdr>
        </w:div>
      </w:divsChild>
    </w:div>
    <w:div w:id="197857952">
      <w:bodyDiv w:val="1"/>
      <w:marLeft w:val="0"/>
      <w:marRight w:val="0"/>
      <w:marTop w:val="0"/>
      <w:marBottom w:val="0"/>
      <w:divBdr>
        <w:top w:val="none" w:sz="0" w:space="0" w:color="auto"/>
        <w:left w:val="none" w:sz="0" w:space="0" w:color="auto"/>
        <w:bottom w:val="none" w:sz="0" w:space="0" w:color="auto"/>
        <w:right w:val="none" w:sz="0" w:space="0" w:color="auto"/>
      </w:divBdr>
      <w:divsChild>
        <w:div w:id="2049795975">
          <w:marLeft w:val="0"/>
          <w:marRight w:val="0"/>
          <w:marTop w:val="0"/>
          <w:marBottom w:val="0"/>
          <w:divBdr>
            <w:top w:val="none" w:sz="0" w:space="0" w:color="auto"/>
            <w:left w:val="none" w:sz="0" w:space="0" w:color="auto"/>
            <w:bottom w:val="none" w:sz="0" w:space="0" w:color="auto"/>
            <w:right w:val="none" w:sz="0" w:space="0" w:color="auto"/>
          </w:divBdr>
          <w:divsChild>
            <w:div w:id="1015572374">
              <w:marLeft w:val="0"/>
              <w:marRight w:val="0"/>
              <w:marTop w:val="0"/>
              <w:marBottom w:val="0"/>
              <w:divBdr>
                <w:top w:val="none" w:sz="0" w:space="0" w:color="auto"/>
                <w:left w:val="none" w:sz="0" w:space="0" w:color="auto"/>
                <w:bottom w:val="none" w:sz="0" w:space="0" w:color="auto"/>
                <w:right w:val="none" w:sz="0" w:space="0" w:color="auto"/>
              </w:divBdr>
            </w:div>
          </w:divsChild>
        </w:div>
        <w:div w:id="1934390368">
          <w:marLeft w:val="0"/>
          <w:marRight w:val="0"/>
          <w:marTop w:val="0"/>
          <w:marBottom w:val="0"/>
          <w:divBdr>
            <w:top w:val="none" w:sz="0" w:space="0" w:color="auto"/>
            <w:left w:val="none" w:sz="0" w:space="0" w:color="auto"/>
            <w:bottom w:val="none" w:sz="0" w:space="0" w:color="auto"/>
            <w:right w:val="none" w:sz="0" w:space="0" w:color="auto"/>
          </w:divBdr>
          <w:divsChild>
            <w:div w:id="1433090008">
              <w:marLeft w:val="0"/>
              <w:marRight w:val="0"/>
              <w:marTop w:val="0"/>
              <w:marBottom w:val="0"/>
              <w:divBdr>
                <w:top w:val="none" w:sz="0" w:space="0" w:color="auto"/>
                <w:left w:val="none" w:sz="0" w:space="0" w:color="auto"/>
                <w:bottom w:val="none" w:sz="0" w:space="0" w:color="auto"/>
                <w:right w:val="none" w:sz="0" w:space="0" w:color="auto"/>
              </w:divBdr>
            </w:div>
          </w:divsChild>
        </w:div>
        <w:div w:id="1712803834">
          <w:marLeft w:val="0"/>
          <w:marRight w:val="0"/>
          <w:marTop w:val="0"/>
          <w:marBottom w:val="0"/>
          <w:divBdr>
            <w:top w:val="none" w:sz="0" w:space="0" w:color="auto"/>
            <w:left w:val="none" w:sz="0" w:space="0" w:color="auto"/>
            <w:bottom w:val="none" w:sz="0" w:space="0" w:color="auto"/>
            <w:right w:val="none" w:sz="0" w:space="0" w:color="auto"/>
          </w:divBdr>
          <w:divsChild>
            <w:div w:id="889418656">
              <w:marLeft w:val="0"/>
              <w:marRight w:val="0"/>
              <w:marTop w:val="0"/>
              <w:marBottom w:val="0"/>
              <w:divBdr>
                <w:top w:val="none" w:sz="0" w:space="0" w:color="auto"/>
                <w:left w:val="none" w:sz="0" w:space="0" w:color="auto"/>
                <w:bottom w:val="none" w:sz="0" w:space="0" w:color="auto"/>
                <w:right w:val="none" w:sz="0" w:space="0" w:color="auto"/>
              </w:divBdr>
            </w:div>
          </w:divsChild>
        </w:div>
        <w:div w:id="265692503">
          <w:marLeft w:val="0"/>
          <w:marRight w:val="0"/>
          <w:marTop w:val="0"/>
          <w:marBottom w:val="0"/>
          <w:divBdr>
            <w:top w:val="none" w:sz="0" w:space="0" w:color="auto"/>
            <w:left w:val="none" w:sz="0" w:space="0" w:color="auto"/>
            <w:bottom w:val="none" w:sz="0" w:space="0" w:color="auto"/>
            <w:right w:val="none" w:sz="0" w:space="0" w:color="auto"/>
          </w:divBdr>
          <w:divsChild>
            <w:div w:id="1346635793">
              <w:marLeft w:val="0"/>
              <w:marRight w:val="0"/>
              <w:marTop w:val="0"/>
              <w:marBottom w:val="0"/>
              <w:divBdr>
                <w:top w:val="none" w:sz="0" w:space="0" w:color="auto"/>
                <w:left w:val="none" w:sz="0" w:space="0" w:color="auto"/>
                <w:bottom w:val="none" w:sz="0" w:space="0" w:color="auto"/>
                <w:right w:val="none" w:sz="0" w:space="0" w:color="auto"/>
              </w:divBdr>
            </w:div>
          </w:divsChild>
        </w:div>
        <w:div w:id="638344453">
          <w:marLeft w:val="0"/>
          <w:marRight w:val="0"/>
          <w:marTop w:val="0"/>
          <w:marBottom w:val="0"/>
          <w:divBdr>
            <w:top w:val="none" w:sz="0" w:space="0" w:color="auto"/>
            <w:left w:val="none" w:sz="0" w:space="0" w:color="auto"/>
            <w:bottom w:val="none" w:sz="0" w:space="0" w:color="auto"/>
            <w:right w:val="none" w:sz="0" w:space="0" w:color="auto"/>
          </w:divBdr>
          <w:divsChild>
            <w:div w:id="352419423">
              <w:marLeft w:val="0"/>
              <w:marRight w:val="0"/>
              <w:marTop w:val="0"/>
              <w:marBottom w:val="0"/>
              <w:divBdr>
                <w:top w:val="none" w:sz="0" w:space="0" w:color="auto"/>
                <w:left w:val="none" w:sz="0" w:space="0" w:color="auto"/>
                <w:bottom w:val="none" w:sz="0" w:space="0" w:color="auto"/>
                <w:right w:val="none" w:sz="0" w:space="0" w:color="auto"/>
              </w:divBdr>
            </w:div>
          </w:divsChild>
        </w:div>
        <w:div w:id="1579048602">
          <w:marLeft w:val="0"/>
          <w:marRight w:val="0"/>
          <w:marTop w:val="0"/>
          <w:marBottom w:val="0"/>
          <w:divBdr>
            <w:top w:val="none" w:sz="0" w:space="0" w:color="auto"/>
            <w:left w:val="none" w:sz="0" w:space="0" w:color="auto"/>
            <w:bottom w:val="none" w:sz="0" w:space="0" w:color="auto"/>
            <w:right w:val="none" w:sz="0" w:space="0" w:color="auto"/>
          </w:divBdr>
          <w:divsChild>
            <w:div w:id="823085837">
              <w:marLeft w:val="0"/>
              <w:marRight w:val="0"/>
              <w:marTop w:val="0"/>
              <w:marBottom w:val="0"/>
              <w:divBdr>
                <w:top w:val="none" w:sz="0" w:space="0" w:color="auto"/>
                <w:left w:val="none" w:sz="0" w:space="0" w:color="auto"/>
                <w:bottom w:val="none" w:sz="0" w:space="0" w:color="auto"/>
                <w:right w:val="none" w:sz="0" w:space="0" w:color="auto"/>
              </w:divBdr>
            </w:div>
          </w:divsChild>
        </w:div>
        <w:div w:id="904219686">
          <w:marLeft w:val="0"/>
          <w:marRight w:val="0"/>
          <w:marTop w:val="0"/>
          <w:marBottom w:val="0"/>
          <w:divBdr>
            <w:top w:val="none" w:sz="0" w:space="0" w:color="auto"/>
            <w:left w:val="none" w:sz="0" w:space="0" w:color="auto"/>
            <w:bottom w:val="none" w:sz="0" w:space="0" w:color="auto"/>
            <w:right w:val="none" w:sz="0" w:space="0" w:color="auto"/>
          </w:divBdr>
          <w:divsChild>
            <w:div w:id="1869682711">
              <w:marLeft w:val="0"/>
              <w:marRight w:val="0"/>
              <w:marTop w:val="0"/>
              <w:marBottom w:val="0"/>
              <w:divBdr>
                <w:top w:val="none" w:sz="0" w:space="0" w:color="auto"/>
                <w:left w:val="none" w:sz="0" w:space="0" w:color="auto"/>
                <w:bottom w:val="none" w:sz="0" w:space="0" w:color="auto"/>
                <w:right w:val="none" w:sz="0" w:space="0" w:color="auto"/>
              </w:divBdr>
            </w:div>
          </w:divsChild>
        </w:div>
        <w:div w:id="1169757332">
          <w:marLeft w:val="0"/>
          <w:marRight w:val="0"/>
          <w:marTop w:val="0"/>
          <w:marBottom w:val="0"/>
          <w:divBdr>
            <w:top w:val="none" w:sz="0" w:space="0" w:color="auto"/>
            <w:left w:val="none" w:sz="0" w:space="0" w:color="auto"/>
            <w:bottom w:val="none" w:sz="0" w:space="0" w:color="auto"/>
            <w:right w:val="none" w:sz="0" w:space="0" w:color="auto"/>
          </w:divBdr>
          <w:divsChild>
            <w:div w:id="2016346170">
              <w:marLeft w:val="0"/>
              <w:marRight w:val="0"/>
              <w:marTop w:val="0"/>
              <w:marBottom w:val="0"/>
              <w:divBdr>
                <w:top w:val="none" w:sz="0" w:space="0" w:color="auto"/>
                <w:left w:val="none" w:sz="0" w:space="0" w:color="auto"/>
                <w:bottom w:val="none" w:sz="0" w:space="0" w:color="auto"/>
                <w:right w:val="none" w:sz="0" w:space="0" w:color="auto"/>
              </w:divBdr>
            </w:div>
          </w:divsChild>
        </w:div>
        <w:div w:id="706566003">
          <w:marLeft w:val="0"/>
          <w:marRight w:val="0"/>
          <w:marTop w:val="0"/>
          <w:marBottom w:val="0"/>
          <w:divBdr>
            <w:top w:val="none" w:sz="0" w:space="0" w:color="auto"/>
            <w:left w:val="none" w:sz="0" w:space="0" w:color="auto"/>
            <w:bottom w:val="none" w:sz="0" w:space="0" w:color="auto"/>
            <w:right w:val="none" w:sz="0" w:space="0" w:color="auto"/>
          </w:divBdr>
          <w:divsChild>
            <w:div w:id="1824619987">
              <w:marLeft w:val="0"/>
              <w:marRight w:val="0"/>
              <w:marTop w:val="0"/>
              <w:marBottom w:val="0"/>
              <w:divBdr>
                <w:top w:val="none" w:sz="0" w:space="0" w:color="auto"/>
                <w:left w:val="none" w:sz="0" w:space="0" w:color="auto"/>
                <w:bottom w:val="none" w:sz="0" w:space="0" w:color="auto"/>
                <w:right w:val="none" w:sz="0" w:space="0" w:color="auto"/>
              </w:divBdr>
            </w:div>
          </w:divsChild>
        </w:div>
        <w:div w:id="1414860265">
          <w:marLeft w:val="0"/>
          <w:marRight w:val="0"/>
          <w:marTop w:val="0"/>
          <w:marBottom w:val="0"/>
          <w:divBdr>
            <w:top w:val="none" w:sz="0" w:space="0" w:color="auto"/>
            <w:left w:val="none" w:sz="0" w:space="0" w:color="auto"/>
            <w:bottom w:val="none" w:sz="0" w:space="0" w:color="auto"/>
            <w:right w:val="none" w:sz="0" w:space="0" w:color="auto"/>
          </w:divBdr>
          <w:divsChild>
            <w:div w:id="1830174773">
              <w:marLeft w:val="0"/>
              <w:marRight w:val="0"/>
              <w:marTop w:val="0"/>
              <w:marBottom w:val="0"/>
              <w:divBdr>
                <w:top w:val="none" w:sz="0" w:space="0" w:color="auto"/>
                <w:left w:val="none" w:sz="0" w:space="0" w:color="auto"/>
                <w:bottom w:val="none" w:sz="0" w:space="0" w:color="auto"/>
                <w:right w:val="none" w:sz="0" w:space="0" w:color="auto"/>
              </w:divBdr>
            </w:div>
          </w:divsChild>
        </w:div>
        <w:div w:id="1522205926">
          <w:marLeft w:val="0"/>
          <w:marRight w:val="0"/>
          <w:marTop w:val="0"/>
          <w:marBottom w:val="0"/>
          <w:divBdr>
            <w:top w:val="none" w:sz="0" w:space="0" w:color="auto"/>
            <w:left w:val="none" w:sz="0" w:space="0" w:color="auto"/>
            <w:bottom w:val="none" w:sz="0" w:space="0" w:color="auto"/>
            <w:right w:val="none" w:sz="0" w:space="0" w:color="auto"/>
          </w:divBdr>
          <w:divsChild>
            <w:div w:id="533075021">
              <w:marLeft w:val="0"/>
              <w:marRight w:val="0"/>
              <w:marTop w:val="0"/>
              <w:marBottom w:val="0"/>
              <w:divBdr>
                <w:top w:val="none" w:sz="0" w:space="0" w:color="auto"/>
                <w:left w:val="none" w:sz="0" w:space="0" w:color="auto"/>
                <w:bottom w:val="none" w:sz="0" w:space="0" w:color="auto"/>
                <w:right w:val="none" w:sz="0" w:space="0" w:color="auto"/>
              </w:divBdr>
            </w:div>
          </w:divsChild>
        </w:div>
        <w:div w:id="1331712099">
          <w:marLeft w:val="0"/>
          <w:marRight w:val="0"/>
          <w:marTop w:val="0"/>
          <w:marBottom w:val="0"/>
          <w:divBdr>
            <w:top w:val="none" w:sz="0" w:space="0" w:color="auto"/>
            <w:left w:val="none" w:sz="0" w:space="0" w:color="auto"/>
            <w:bottom w:val="none" w:sz="0" w:space="0" w:color="auto"/>
            <w:right w:val="none" w:sz="0" w:space="0" w:color="auto"/>
          </w:divBdr>
          <w:divsChild>
            <w:div w:id="132721165">
              <w:marLeft w:val="0"/>
              <w:marRight w:val="0"/>
              <w:marTop w:val="0"/>
              <w:marBottom w:val="0"/>
              <w:divBdr>
                <w:top w:val="none" w:sz="0" w:space="0" w:color="auto"/>
                <w:left w:val="none" w:sz="0" w:space="0" w:color="auto"/>
                <w:bottom w:val="none" w:sz="0" w:space="0" w:color="auto"/>
                <w:right w:val="none" w:sz="0" w:space="0" w:color="auto"/>
              </w:divBdr>
            </w:div>
          </w:divsChild>
        </w:div>
        <w:div w:id="1287855304">
          <w:marLeft w:val="0"/>
          <w:marRight w:val="0"/>
          <w:marTop w:val="0"/>
          <w:marBottom w:val="0"/>
          <w:divBdr>
            <w:top w:val="none" w:sz="0" w:space="0" w:color="auto"/>
            <w:left w:val="none" w:sz="0" w:space="0" w:color="auto"/>
            <w:bottom w:val="none" w:sz="0" w:space="0" w:color="auto"/>
            <w:right w:val="none" w:sz="0" w:space="0" w:color="auto"/>
          </w:divBdr>
          <w:divsChild>
            <w:div w:id="16321305">
              <w:marLeft w:val="0"/>
              <w:marRight w:val="0"/>
              <w:marTop w:val="0"/>
              <w:marBottom w:val="0"/>
              <w:divBdr>
                <w:top w:val="none" w:sz="0" w:space="0" w:color="auto"/>
                <w:left w:val="none" w:sz="0" w:space="0" w:color="auto"/>
                <w:bottom w:val="none" w:sz="0" w:space="0" w:color="auto"/>
                <w:right w:val="none" w:sz="0" w:space="0" w:color="auto"/>
              </w:divBdr>
            </w:div>
          </w:divsChild>
        </w:div>
        <w:div w:id="889152499">
          <w:marLeft w:val="0"/>
          <w:marRight w:val="0"/>
          <w:marTop w:val="0"/>
          <w:marBottom w:val="0"/>
          <w:divBdr>
            <w:top w:val="none" w:sz="0" w:space="0" w:color="auto"/>
            <w:left w:val="none" w:sz="0" w:space="0" w:color="auto"/>
            <w:bottom w:val="none" w:sz="0" w:space="0" w:color="auto"/>
            <w:right w:val="none" w:sz="0" w:space="0" w:color="auto"/>
          </w:divBdr>
          <w:divsChild>
            <w:div w:id="1142969037">
              <w:marLeft w:val="0"/>
              <w:marRight w:val="0"/>
              <w:marTop w:val="0"/>
              <w:marBottom w:val="0"/>
              <w:divBdr>
                <w:top w:val="none" w:sz="0" w:space="0" w:color="auto"/>
                <w:left w:val="none" w:sz="0" w:space="0" w:color="auto"/>
                <w:bottom w:val="none" w:sz="0" w:space="0" w:color="auto"/>
                <w:right w:val="none" w:sz="0" w:space="0" w:color="auto"/>
              </w:divBdr>
            </w:div>
          </w:divsChild>
        </w:div>
        <w:div w:id="1480459334">
          <w:marLeft w:val="0"/>
          <w:marRight w:val="0"/>
          <w:marTop w:val="0"/>
          <w:marBottom w:val="0"/>
          <w:divBdr>
            <w:top w:val="none" w:sz="0" w:space="0" w:color="auto"/>
            <w:left w:val="none" w:sz="0" w:space="0" w:color="auto"/>
            <w:bottom w:val="none" w:sz="0" w:space="0" w:color="auto"/>
            <w:right w:val="none" w:sz="0" w:space="0" w:color="auto"/>
          </w:divBdr>
          <w:divsChild>
            <w:div w:id="1962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480">
      <w:bodyDiv w:val="1"/>
      <w:marLeft w:val="0"/>
      <w:marRight w:val="0"/>
      <w:marTop w:val="0"/>
      <w:marBottom w:val="0"/>
      <w:divBdr>
        <w:top w:val="none" w:sz="0" w:space="0" w:color="auto"/>
        <w:left w:val="none" w:sz="0" w:space="0" w:color="auto"/>
        <w:bottom w:val="none" w:sz="0" w:space="0" w:color="auto"/>
        <w:right w:val="none" w:sz="0" w:space="0" w:color="auto"/>
      </w:divBdr>
      <w:divsChild>
        <w:div w:id="1780376003">
          <w:marLeft w:val="0"/>
          <w:marRight w:val="0"/>
          <w:marTop w:val="0"/>
          <w:marBottom w:val="0"/>
          <w:divBdr>
            <w:top w:val="none" w:sz="0" w:space="0" w:color="auto"/>
            <w:left w:val="none" w:sz="0" w:space="0" w:color="auto"/>
            <w:bottom w:val="none" w:sz="0" w:space="0" w:color="auto"/>
            <w:right w:val="none" w:sz="0" w:space="0" w:color="auto"/>
          </w:divBdr>
        </w:div>
      </w:divsChild>
    </w:div>
    <w:div w:id="225335274">
      <w:bodyDiv w:val="1"/>
      <w:marLeft w:val="0"/>
      <w:marRight w:val="0"/>
      <w:marTop w:val="0"/>
      <w:marBottom w:val="0"/>
      <w:divBdr>
        <w:top w:val="none" w:sz="0" w:space="0" w:color="auto"/>
        <w:left w:val="none" w:sz="0" w:space="0" w:color="auto"/>
        <w:bottom w:val="none" w:sz="0" w:space="0" w:color="auto"/>
        <w:right w:val="none" w:sz="0" w:space="0" w:color="auto"/>
      </w:divBdr>
      <w:divsChild>
        <w:div w:id="1414668828">
          <w:marLeft w:val="0"/>
          <w:marRight w:val="0"/>
          <w:marTop w:val="0"/>
          <w:marBottom w:val="0"/>
          <w:divBdr>
            <w:top w:val="none" w:sz="0" w:space="0" w:color="auto"/>
            <w:left w:val="none" w:sz="0" w:space="0" w:color="auto"/>
            <w:bottom w:val="none" w:sz="0" w:space="0" w:color="auto"/>
            <w:right w:val="none" w:sz="0" w:space="0" w:color="auto"/>
          </w:divBdr>
        </w:div>
      </w:divsChild>
    </w:div>
    <w:div w:id="233904500">
      <w:bodyDiv w:val="1"/>
      <w:marLeft w:val="0"/>
      <w:marRight w:val="0"/>
      <w:marTop w:val="0"/>
      <w:marBottom w:val="0"/>
      <w:divBdr>
        <w:top w:val="none" w:sz="0" w:space="0" w:color="auto"/>
        <w:left w:val="none" w:sz="0" w:space="0" w:color="auto"/>
        <w:bottom w:val="none" w:sz="0" w:space="0" w:color="auto"/>
        <w:right w:val="none" w:sz="0" w:space="0" w:color="auto"/>
      </w:divBdr>
    </w:div>
    <w:div w:id="272791536">
      <w:bodyDiv w:val="1"/>
      <w:marLeft w:val="0"/>
      <w:marRight w:val="0"/>
      <w:marTop w:val="0"/>
      <w:marBottom w:val="0"/>
      <w:divBdr>
        <w:top w:val="none" w:sz="0" w:space="0" w:color="auto"/>
        <w:left w:val="none" w:sz="0" w:space="0" w:color="auto"/>
        <w:bottom w:val="none" w:sz="0" w:space="0" w:color="auto"/>
        <w:right w:val="none" w:sz="0" w:space="0" w:color="auto"/>
      </w:divBdr>
      <w:divsChild>
        <w:div w:id="1625455225">
          <w:marLeft w:val="0"/>
          <w:marRight w:val="0"/>
          <w:marTop w:val="0"/>
          <w:marBottom w:val="0"/>
          <w:divBdr>
            <w:top w:val="none" w:sz="0" w:space="0" w:color="auto"/>
            <w:left w:val="none" w:sz="0" w:space="0" w:color="auto"/>
            <w:bottom w:val="none" w:sz="0" w:space="0" w:color="auto"/>
            <w:right w:val="none" w:sz="0" w:space="0" w:color="auto"/>
          </w:divBdr>
        </w:div>
      </w:divsChild>
    </w:div>
    <w:div w:id="273094835">
      <w:bodyDiv w:val="1"/>
      <w:marLeft w:val="0"/>
      <w:marRight w:val="0"/>
      <w:marTop w:val="0"/>
      <w:marBottom w:val="0"/>
      <w:divBdr>
        <w:top w:val="none" w:sz="0" w:space="0" w:color="auto"/>
        <w:left w:val="none" w:sz="0" w:space="0" w:color="auto"/>
        <w:bottom w:val="none" w:sz="0" w:space="0" w:color="auto"/>
        <w:right w:val="none" w:sz="0" w:space="0" w:color="auto"/>
      </w:divBdr>
    </w:div>
    <w:div w:id="282661721">
      <w:bodyDiv w:val="1"/>
      <w:marLeft w:val="0"/>
      <w:marRight w:val="0"/>
      <w:marTop w:val="0"/>
      <w:marBottom w:val="0"/>
      <w:divBdr>
        <w:top w:val="none" w:sz="0" w:space="0" w:color="auto"/>
        <w:left w:val="none" w:sz="0" w:space="0" w:color="auto"/>
        <w:bottom w:val="none" w:sz="0" w:space="0" w:color="auto"/>
        <w:right w:val="none" w:sz="0" w:space="0" w:color="auto"/>
      </w:divBdr>
      <w:divsChild>
        <w:div w:id="653147985">
          <w:marLeft w:val="0"/>
          <w:marRight w:val="0"/>
          <w:marTop w:val="0"/>
          <w:marBottom w:val="0"/>
          <w:divBdr>
            <w:top w:val="none" w:sz="0" w:space="0" w:color="auto"/>
            <w:left w:val="none" w:sz="0" w:space="0" w:color="auto"/>
            <w:bottom w:val="none" w:sz="0" w:space="0" w:color="auto"/>
            <w:right w:val="none" w:sz="0" w:space="0" w:color="auto"/>
          </w:divBdr>
        </w:div>
      </w:divsChild>
    </w:div>
    <w:div w:id="312220238">
      <w:bodyDiv w:val="1"/>
      <w:marLeft w:val="0"/>
      <w:marRight w:val="0"/>
      <w:marTop w:val="0"/>
      <w:marBottom w:val="0"/>
      <w:divBdr>
        <w:top w:val="none" w:sz="0" w:space="0" w:color="auto"/>
        <w:left w:val="none" w:sz="0" w:space="0" w:color="auto"/>
        <w:bottom w:val="none" w:sz="0" w:space="0" w:color="auto"/>
        <w:right w:val="none" w:sz="0" w:space="0" w:color="auto"/>
      </w:divBdr>
      <w:divsChild>
        <w:div w:id="731738644">
          <w:marLeft w:val="0"/>
          <w:marRight w:val="0"/>
          <w:marTop w:val="0"/>
          <w:marBottom w:val="0"/>
          <w:divBdr>
            <w:top w:val="none" w:sz="0" w:space="0" w:color="auto"/>
            <w:left w:val="none" w:sz="0" w:space="0" w:color="auto"/>
            <w:bottom w:val="none" w:sz="0" w:space="0" w:color="auto"/>
            <w:right w:val="none" w:sz="0" w:space="0" w:color="auto"/>
          </w:divBdr>
        </w:div>
      </w:divsChild>
    </w:div>
    <w:div w:id="313872447">
      <w:bodyDiv w:val="1"/>
      <w:marLeft w:val="0"/>
      <w:marRight w:val="0"/>
      <w:marTop w:val="0"/>
      <w:marBottom w:val="0"/>
      <w:divBdr>
        <w:top w:val="none" w:sz="0" w:space="0" w:color="auto"/>
        <w:left w:val="none" w:sz="0" w:space="0" w:color="auto"/>
        <w:bottom w:val="none" w:sz="0" w:space="0" w:color="auto"/>
        <w:right w:val="none" w:sz="0" w:space="0" w:color="auto"/>
      </w:divBdr>
    </w:div>
    <w:div w:id="320697921">
      <w:bodyDiv w:val="1"/>
      <w:marLeft w:val="0"/>
      <w:marRight w:val="0"/>
      <w:marTop w:val="0"/>
      <w:marBottom w:val="0"/>
      <w:divBdr>
        <w:top w:val="none" w:sz="0" w:space="0" w:color="auto"/>
        <w:left w:val="none" w:sz="0" w:space="0" w:color="auto"/>
        <w:bottom w:val="none" w:sz="0" w:space="0" w:color="auto"/>
        <w:right w:val="none" w:sz="0" w:space="0" w:color="auto"/>
      </w:divBdr>
    </w:div>
    <w:div w:id="321084110">
      <w:bodyDiv w:val="1"/>
      <w:marLeft w:val="0"/>
      <w:marRight w:val="0"/>
      <w:marTop w:val="0"/>
      <w:marBottom w:val="0"/>
      <w:divBdr>
        <w:top w:val="none" w:sz="0" w:space="0" w:color="auto"/>
        <w:left w:val="none" w:sz="0" w:space="0" w:color="auto"/>
        <w:bottom w:val="none" w:sz="0" w:space="0" w:color="auto"/>
        <w:right w:val="none" w:sz="0" w:space="0" w:color="auto"/>
      </w:divBdr>
      <w:divsChild>
        <w:div w:id="916133877">
          <w:marLeft w:val="0"/>
          <w:marRight w:val="0"/>
          <w:marTop w:val="0"/>
          <w:marBottom w:val="0"/>
          <w:divBdr>
            <w:top w:val="none" w:sz="0" w:space="0" w:color="auto"/>
            <w:left w:val="none" w:sz="0" w:space="0" w:color="auto"/>
            <w:bottom w:val="none" w:sz="0" w:space="0" w:color="auto"/>
            <w:right w:val="none" w:sz="0" w:space="0" w:color="auto"/>
          </w:divBdr>
        </w:div>
      </w:divsChild>
    </w:div>
    <w:div w:id="334771162">
      <w:bodyDiv w:val="1"/>
      <w:marLeft w:val="0"/>
      <w:marRight w:val="0"/>
      <w:marTop w:val="0"/>
      <w:marBottom w:val="0"/>
      <w:divBdr>
        <w:top w:val="none" w:sz="0" w:space="0" w:color="auto"/>
        <w:left w:val="none" w:sz="0" w:space="0" w:color="auto"/>
        <w:bottom w:val="none" w:sz="0" w:space="0" w:color="auto"/>
        <w:right w:val="none" w:sz="0" w:space="0" w:color="auto"/>
      </w:divBdr>
      <w:divsChild>
        <w:div w:id="861362633">
          <w:marLeft w:val="0"/>
          <w:marRight w:val="0"/>
          <w:marTop w:val="0"/>
          <w:marBottom w:val="0"/>
          <w:divBdr>
            <w:top w:val="none" w:sz="0" w:space="0" w:color="auto"/>
            <w:left w:val="none" w:sz="0" w:space="0" w:color="auto"/>
            <w:bottom w:val="none" w:sz="0" w:space="0" w:color="auto"/>
            <w:right w:val="none" w:sz="0" w:space="0" w:color="auto"/>
          </w:divBdr>
          <w:divsChild>
            <w:div w:id="21774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513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72536653">
      <w:bodyDiv w:val="1"/>
      <w:marLeft w:val="0"/>
      <w:marRight w:val="0"/>
      <w:marTop w:val="0"/>
      <w:marBottom w:val="0"/>
      <w:divBdr>
        <w:top w:val="none" w:sz="0" w:space="0" w:color="auto"/>
        <w:left w:val="none" w:sz="0" w:space="0" w:color="auto"/>
        <w:bottom w:val="none" w:sz="0" w:space="0" w:color="auto"/>
        <w:right w:val="none" w:sz="0" w:space="0" w:color="auto"/>
      </w:divBdr>
      <w:divsChild>
        <w:div w:id="158158907">
          <w:marLeft w:val="0"/>
          <w:marRight w:val="0"/>
          <w:marTop w:val="0"/>
          <w:marBottom w:val="0"/>
          <w:divBdr>
            <w:top w:val="none" w:sz="0" w:space="0" w:color="auto"/>
            <w:left w:val="none" w:sz="0" w:space="0" w:color="auto"/>
            <w:bottom w:val="none" w:sz="0" w:space="0" w:color="auto"/>
            <w:right w:val="none" w:sz="0" w:space="0" w:color="auto"/>
          </w:divBdr>
        </w:div>
      </w:divsChild>
    </w:div>
    <w:div w:id="383916399">
      <w:bodyDiv w:val="1"/>
      <w:marLeft w:val="0"/>
      <w:marRight w:val="0"/>
      <w:marTop w:val="0"/>
      <w:marBottom w:val="0"/>
      <w:divBdr>
        <w:top w:val="none" w:sz="0" w:space="0" w:color="auto"/>
        <w:left w:val="none" w:sz="0" w:space="0" w:color="auto"/>
        <w:bottom w:val="none" w:sz="0" w:space="0" w:color="auto"/>
        <w:right w:val="none" w:sz="0" w:space="0" w:color="auto"/>
      </w:divBdr>
      <w:divsChild>
        <w:div w:id="529995541">
          <w:marLeft w:val="0"/>
          <w:marRight w:val="0"/>
          <w:marTop w:val="0"/>
          <w:marBottom w:val="0"/>
          <w:divBdr>
            <w:top w:val="none" w:sz="0" w:space="0" w:color="auto"/>
            <w:left w:val="none" w:sz="0" w:space="0" w:color="auto"/>
            <w:bottom w:val="none" w:sz="0" w:space="0" w:color="auto"/>
            <w:right w:val="none" w:sz="0" w:space="0" w:color="auto"/>
          </w:divBdr>
        </w:div>
      </w:divsChild>
    </w:div>
    <w:div w:id="397093363">
      <w:bodyDiv w:val="1"/>
      <w:marLeft w:val="0"/>
      <w:marRight w:val="0"/>
      <w:marTop w:val="0"/>
      <w:marBottom w:val="0"/>
      <w:divBdr>
        <w:top w:val="none" w:sz="0" w:space="0" w:color="auto"/>
        <w:left w:val="none" w:sz="0" w:space="0" w:color="auto"/>
        <w:bottom w:val="none" w:sz="0" w:space="0" w:color="auto"/>
        <w:right w:val="none" w:sz="0" w:space="0" w:color="auto"/>
      </w:divBdr>
      <w:divsChild>
        <w:div w:id="1567228278">
          <w:marLeft w:val="0"/>
          <w:marRight w:val="0"/>
          <w:marTop w:val="0"/>
          <w:marBottom w:val="0"/>
          <w:divBdr>
            <w:top w:val="none" w:sz="0" w:space="0" w:color="auto"/>
            <w:left w:val="none" w:sz="0" w:space="0" w:color="auto"/>
            <w:bottom w:val="none" w:sz="0" w:space="0" w:color="auto"/>
            <w:right w:val="none" w:sz="0" w:space="0" w:color="auto"/>
          </w:divBdr>
        </w:div>
      </w:divsChild>
    </w:div>
    <w:div w:id="418334187">
      <w:bodyDiv w:val="1"/>
      <w:marLeft w:val="0"/>
      <w:marRight w:val="0"/>
      <w:marTop w:val="0"/>
      <w:marBottom w:val="0"/>
      <w:divBdr>
        <w:top w:val="none" w:sz="0" w:space="0" w:color="auto"/>
        <w:left w:val="none" w:sz="0" w:space="0" w:color="auto"/>
        <w:bottom w:val="none" w:sz="0" w:space="0" w:color="auto"/>
        <w:right w:val="none" w:sz="0" w:space="0" w:color="auto"/>
      </w:divBdr>
      <w:divsChild>
        <w:div w:id="157768157">
          <w:marLeft w:val="0"/>
          <w:marRight w:val="0"/>
          <w:marTop w:val="0"/>
          <w:marBottom w:val="0"/>
          <w:divBdr>
            <w:top w:val="none" w:sz="0" w:space="0" w:color="auto"/>
            <w:left w:val="none" w:sz="0" w:space="0" w:color="auto"/>
            <w:bottom w:val="none" w:sz="0" w:space="0" w:color="auto"/>
            <w:right w:val="none" w:sz="0" w:space="0" w:color="auto"/>
          </w:divBdr>
        </w:div>
      </w:divsChild>
    </w:div>
    <w:div w:id="420761475">
      <w:bodyDiv w:val="1"/>
      <w:marLeft w:val="0"/>
      <w:marRight w:val="0"/>
      <w:marTop w:val="0"/>
      <w:marBottom w:val="0"/>
      <w:divBdr>
        <w:top w:val="none" w:sz="0" w:space="0" w:color="auto"/>
        <w:left w:val="none" w:sz="0" w:space="0" w:color="auto"/>
        <w:bottom w:val="none" w:sz="0" w:space="0" w:color="auto"/>
        <w:right w:val="none" w:sz="0" w:space="0" w:color="auto"/>
      </w:divBdr>
      <w:divsChild>
        <w:div w:id="11030287">
          <w:marLeft w:val="0"/>
          <w:marRight w:val="0"/>
          <w:marTop w:val="0"/>
          <w:marBottom w:val="0"/>
          <w:divBdr>
            <w:top w:val="none" w:sz="0" w:space="0" w:color="auto"/>
            <w:left w:val="none" w:sz="0" w:space="0" w:color="auto"/>
            <w:bottom w:val="none" w:sz="0" w:space="0" w:color="auto"/>
            <w:right w:val="none" w:sz="0" w:space="0" w:color="auto"/>
          </w:divBdr>
        </w:div>
      </w:divsChild>
    </w:div>
    <w:div w:id="424034517">
      <w:bodyDiv w:val="1"/>
      <w:marLeft w:val="0"/>
      <w:marRight w:val="0"/>
      <w:marTop w:val="0"/>
      <w:marBottom w:val="0"/>
      <w:divBdr>
        <w:top w:val="none" w:sz="0" w:space="0" w:color="auto"/>
        <w:left w:val="none" w:sz="0" w:space="0" w:color="auto"/>
        <w:bottom w:val="none" w:sz="0" w:space="0" w:color="auto"/>
        <w:right w:val="none" w:sz="0" w:space="0" w:color="auto"/>
      </w:divBdr>
      <w:divsChild>
        <w:div w:id="609318607">
          <w:marLeft w:val="0"/>
          <w:marRight w:val="0"/>
          <w:marTop w:val="0"/>
          <w:marBottom w:val="0"/>
          <w:divBdr>
            <w:top w:val="none" w:sz="0" w:space="0" w:color="auto"/>
            <w:left w:val="none" w:sz="0" w:space="0" w:color="auto"/>
            <w:bottom w:val="none" w:sz="0" w:space="0" w:color="auto"/>
            <w:right w:val="none" w:sz="0" w:space="0" w:color="auto"/>
          </w:divBdr>
        </w:div>
      </w:divsChild>
    </w:div>
    <w:div w:id="437528888">
      <w:bodyDiv w:val="1"/>
      <w:marLeft w:val="0"/>
      <w:marRight w:val="0"/>
      <w:marTop w:val="0"/>
      <w:marBottom w:val="0"/>
      <w:divBdr>
        <w:top w:val="none" w:sz="0" w:space="0" w:color="auto"/>
        <w:left w:val="none" w:sz="0" w:space="0" w:color="auto"/>
        <w:bottom w:val="none" w:sz="0" w:space="0" w:color="auto"/>
        <w:right w:val="none" w:sz="0" w:space="0" w:color="auto"/>
      </w:divBdr>
      <w:divsChild>
        <w:div w:id="1994143161">
          <w:marLeft w:val="0"/>
          <w:marRight w:val="0"/>
          <w:marTop w:val="0"/>
          <w:marBottom w:val="0"/>
          <w:divBdr>
            <w:top w:val="none" w:sz="0" w:space="0" w:color="auto"/>
            <w:left w:val="none" w:sz="0" w:space="0" w:color="auto"/>
            <w:bottom w:val="none" w:sz="0" w:space="0" w:color="auto"/>
            <w:right w:val="none" w:sz="0" w:space="0" w:color="auto"/>
          </w:divBdr>
        </w:div>
      </w:divsChild>
    </w:div>
    <w:div w:id="446584802">
      <w:bodyDiv w:val="1"/>
      <w:marLeft w:val="0"/>
      <w:marRight w:val="0"/>
      <w:marTop w:val="0"/>
      <w:marBottom w:val="0"/>
      <w:divBdr>
        <w:top w:val="none" w:sz="0" w:space="0" w:color="auto"/>
        <w:left w:val="none" w:sz="0" w:space="0" w:color="auto"/>
        <w:bottom w:val="none" w:sz="0" w:space="0" w:color="auto"/>
        <w:right w:val="none" w:sz="0" w:space="0" w:color="auto"/>
      </w:divBdr>
      <w:divsChild>
        <w:div w:id="379473362">
          <w:marLeft w:val="0"/>
          <w:marRight w:val="0"/>
          <w:marTop w:val="0"/>
          <w:marBottom w:val="0"/>
          <w:divBdr>
            <w:top w:val="none" w:sz="0" w:space="0" w:color="auto"/>
            <w:left w:val="none" w:sz="0" w:space="0" w:color="auto"/>
            <w:bottom w:val="none" w:sz="0" w:space="0" w:color="auto"/>
            <w:right w:val="none" w:sz="0" w:space="0" w:color="auto"/>
          </w:divBdr>
        </w:div>
      </w:divsChild>
    </w:div>
    <w:div w:id="451478636">
      <w:bodyDiv w:val="1"/>
      <w:marLeft w:val="0"/>
      <w:marRight w:val="0"/>
      <w:marTop w:val="0"/>
      <w:marBottom w:val="0"/>
      <w:divBdr>
        <w:top w:val="none" w:sz="0" w:space="0" w:color="auto"/>
        <w:left w:val="none" w:sz="0" w:space="0" w:color="auto"/>
        <w:bottom w:val="none" w:sz="0" w:space="0" w:color="auto"/>
        <w:right w:val="none" w:sz="0" w:space="0" w:color="auto"/>
      </w:divBdr>
      <w:divsChild>
        <w:div w:id="860318421">
          <w:marLeft w:val="0"/>
          <w:marRight w:val="0"/>
          <w:marTop w:val="0"/>
          <w:marBottom w:val="0"/>
          <w:divBdr>
            <w:top w:val="none" w:sz="0" w:space="0" w:color="auto"/>
            <w:left w:val="none" w:sz="0" w:space="0" w:color="auto"/>
            <w:bottom w:val="none" w:sz="0" w:space="0" w:color="auto"/>
            <w:right w:val="none" w:sz="0" w:space="0" w:color="auto"/>
          </w:divBdr>
        </w:div>
      </w:divsChild>
    </w:div>
    <w:div w:id="457919360">
      <w:bodyDiv w:val="1"/>
      <w:marLeft w:val="0"/>
      <w:marRight w:val="0"/>
      <w:marTop w:val="0"/>
      <w:marBottom w:val="0"/>
      <w:divBdr>
        <w:top w:val="none" w:sz="0" w:space="0" w:color="auto"/>
        <w:left w:val="none" w:sz="0" w:space="0" w:color="auto"/>
        <w:bottom w:val="none" w:sz="0" w:space="0" w:color="auto"/>
        <w:right w:val="none" w:sz="0" w:space="0" w:color="auto"/>
      </w:divBdr>
      <w:divsChild>
        <w:div w:id="709650817">
          <w:marLeft w:val="0"/>
          <w:marRight w:val="0"/>
          <w:marTop w:val="0"/>
          <w:marBottom w:val="0"/>
          <w:divBdr>
            <w:top w:val="none" w:sz="0" w:space="0" w:color="auto"/>
            <w:left w:val="none" w:sz="0" w:space="0" w:color="auto"/>
            <w:bottom w:val="none" w:sz="0" w:space="0" w:color="auto"/>
            <w:right w:val="none" w:sz="0" w:space="0" w:color="auto"/>
          </w:divBdr>
        </w:div>
      </w:divsChild>
    </w:div>
    <w:div w:id="464466352">
      <w:bodyDiv w:val="1"/>
      <w:marLeft w:val="0"/>
      <w:marRight w:val="0"/>
      <w:marTop w:val="0"/>
      <w:marBottom w:val="0"/>
      <w:divBdr>
        <w:top w:val="none" w:sz="0" w:space="0" w:color="auto"/>
        <w:left w:val="none" w:sz="0" w:space="0" w:color="auto"/>
        <w:bottom w:val="none" w:sz="0" w:space="0" w:color="auto"/>
        <w:right w:val="none" w:sz="0" w:space="0" w:color="auto"/>
      </w:divBdr>
      <w:divsChild>
        <w:div w:id="1365326649">
          <w:marLeft w:val="0"/>
          <w:marRight w:val="0"/>
          <w:marTop w:val="0"/>
          <w:marBottom w:val="0"/>
          <w:divBdr>
            <w:top w:val="none" w:sz="0" w:space="0" w:color="auto"/>
            <w:left w:val="none" w:sz="0" w:space="0" w:color="auto"/>
            <w:bottom w:val="none" w:sz="0" w:space="0" w:color="auto"/>
            <w:right w:val="none" w:sz="0" w:space="0" w:color="auto"/>
          </w:divBdr>
        </w:div>
      </w:divsChild>
    </w:div>
    <w:div w:id="504712827">
      <w:bodyDiv w:val="1"/>
      <w:marLeft w:val="0"/>
      <w:marRight w:val="0"/>
      <w:marTop w:val="0"/>
      <w:marBottom w:val="0"/>
      <w:divBdr>
        <w:top w:val="none" w:sz="0" w:space="0" w:color="auto"/>
        <w:left w:val="none" w:sz="0" w:space="0" w:color="auto"/>
        <w:bottom w:val="none" w:sz="0" w:space="0" w:color="auto"/>
        <w:right w:val="none" w:sz="0" w:space="0" w:color="auto"/>
      </w:divBdr>
    </w:div>
    <w:div w:id="510602923">
      <w:bodyDiv w:val="1"/>
      <w:marLeft w:val="0"/>
      <w:marRight w:val="0"/>
      <w:marTop w:val="0"/>
      <w:marBottom w:val="0"/>
      <w:divBdr>
        <w:top w:val="none" w:sz="0" w:space="0" w:color="auto"/>
        <w:left w:val="none" w:sz="0" w:space="0" w:color="auto"/>
        <w:bottom w:val="none" w:sz="0" w:space="0" w:color="auto"/>
        <w:right w:val="none" w:sz="0" w:space="0" w:color="auto"/>
      </w:divBdr>
      <w:divsChild>
        <w:div w:id="990795743">
          <w:marLeft w:val="0"/>
          <w:marRight w:val="0"/>
          <w:marTop w:val="0"/>
          <w:marBottom w:val="0"/>
          <w:divBdr>
            <w:top w:val="none" w:sz="0" w:space="0" w:color="auto"/>
            <w:left w:val="none" w:sz="0" w:space="0" w:color="auto"/>
            <w:bottom w:val="none" w:sz="0" w:space="0" w:color="auto"/>
            <w:right w:val="none" w:sz="0" w:space="0" w:color="auto"/>
          </w:divBdr>
        </w:div>
      </w:divsChild>
    </w:div>
    <w:div w:id="522010727">
      <w:bodyDiv w:val="1"/>
      <w:marLeft w:val="0"/>
      <w:marRight w:val="0"/>
      <w:marTop w:val="0"/>
      <w:marBottom w:val="0"/>
      <w:divBdr>
        <w:top w:val="none" w:sz="0" w:space="0" w:color="auto"/>
        <w:left w:val="none" w:sz="0" w:space="0" w:color="auto"/>
        <w:bottom w:val="none" w:sz="0" w:space="0" w:color="auto"/>
        <w:right w:val="none" w:sz="0" w:space="0" w:color="auto"/>
      </w:divBdr>
      <w:divsChild>
        <w:div w:id="1605648683">
          <w:marLeft w:val="0"/>
          <w:marRight w:val="0"/>
          <w:marTop w:val="0"/>
          <w:marBottom w:val="0"/>
          <w:divBdr>
            <w:top w:val="none" w:sz="0" w:space="0" w:color="auto"/>
            <w:left w:val="none" w:sz="0" w:space="0" w:color="auto"/>
            <w:bottom w:val="none" w:sz="0" w:space="0" w:color="auto"/>
            <w:right w:val="none" w:sz="0" w:space="0" w:color="auto"/>
          </w:divBdr>
        </w:div>
      </w:divsChild>
    </w:div>
    <w:div w:id="526141487">
      <w:bodyDiv w:val="1"/>
      <w:marLeft w:val="0"/>
      <w:marRight w:val="0"/>
      <w:marTop w:val="0"/>
      <w:marBottom w:val="0"/>
      <w:divBdr>
        <w:top w:val="none" w:sz="0" w:space="0" w:color="auto"/>
        <w:left w:val="none" w:sz="0" w:space="0" w:color="auto"/>
        <w:bottom w:val="none" w:sz="0" w:space="0" w:color="auto"/>
        <w:right w:val="none" w:sz="0" w:space="0" w:color="auto"/>
      </w:divBdr>
      <w:divsChild>
        <w:div w:id="789323966">
          <w:marLeft w:val="0"/>
          <w:marRight w:val="0"/>
          <w:marTop w:val="0"/>
          <w:marBottom w:val="0"/>
          <w:divBdr>
            <w:top w:val="none" w:sz="0" w:space="0" w:color="auto"/>
            <w:left w:val="none" w:sz="0" w:space="0" w:color="auto"/>
            <w:bottom w:val="none" w:sz="0" w:space="0" w:color="auto"/>
            <w:right w:val="none" w:sz="0" w:space="0" w:color="auto"/>
          </w:divBdr>
        </w:div>
      </w:divsChild>
    </w:div>
    <w:div w:id="526674319">
      <w:bodyDiv w:val="1"/>
      <w:marLeft w:val="0"/>
      <w:marRight w:val="0"/>
      <w:marTop w:val="0"/>
      <w:marBottom w:val="0"/>
      <w:divBdr>
        <w:top w:val="none" w:sz="0" w:space="0" w:color="auto"/>
        <w:left w:val="none" w:sz="0" w:space="0" w:color="auto"/>
        <w:bottom w:val="none" w:sz="0" w:space="0" w:color="auto"/>
        <w:right w:val="none" w:sz="0" w:space="0" w:color="auto"/>
      </w:divBdr>
      <w:divsChild>
        <w:div w:id="1518617565">
          <w:marLeft w:val="0"/>
          <w:marRight w:val="0"/>
          <w:marTop w:val="0"/>
          <w:marBottom w:val="0"/>
          <w:divBdr>
            <w:top w:val="none" w:sz="0" w:space="0" w:color="auto"/>
            <w:left w:val="none" w:sz="0" w:space="0" w:color="auto"/>
            <w:bottom w:val="none" w:sz="0" w:space="0" w:color="auto"/>
            <w:right w:val="none" w:sz="0" w:space="0" w:color="auto"/>
          </w:divBdr>
        </w:div>
      </w:divsChild>
    </w:div>
    <w:div w:id="548345697">
      <w:bodyDiv w:val="1"/>
      <w:marLeft w:val="0"/>
      <w:marRight w:val="0"/>
      <w:marTop w:val="0"/>
      <w:marBottom w:val="0"/>
      <w:divBdr>
        <w:top w:val="none" w:sz="0" w:space="0" w:color="auto"/>
        <w:left w:val="none" w:sz="0" w:space="0" w:color="auto"/>
        <w:bottom w:val="none" w:sz="0" w:space="0" w:color="auto"/>
        <w:right w:val="none" w:sz="0" w:space="0" w:color="auto"/>
      </w:divBdr>
      <w:divsChild>
        <w:div w:id="1395197056">
          <w:marLeft w:val="0"/>
          <w:marRight w:val="0"/>
          <w:marTop w:val="0"/>
          <w:marBottom w:val="0"/>
          <w:divBdr>
            <w:top w:val="none" w:sz="0" w:space="0" w:color="auto"/>
            <w:left w:val="none" w:sz="0" w:space="0" w:color="auto"/>
            <w:bottom w:val="none" w:sz="0" w:space="0" w:color="auto"/>
            <w:right w:val="none" w:sz="0" w:space="0" w:color="auto"/>
          </w:divBdr>
        </w:div>
      </w:divsChild>
    </w:div>
    <w:div w:id="558591757">
      <w:bodyDiv w:val="1"/>
      <w:marLeft w:val="0"/>
      <w:marRight w:val="0"/>
      <w:marTop w:val="0"/>
      <w:marBottom w:val="0"/>
      <w:divBdr>
        <w:top w:val="none" w:sz="0" w:space="0" w:color="auto"/>
        <w:left w:val="none" w:sz="0" w:space="0" w:color="auto"/>
        <w:bottom w:val="none" w:sz="0" w:space="0" w:color="auto"/>
        <w:right w:val="none" w:sz="0" w:space="0" w:color="auto"/>
      </w:divBdr>
      <w:divsChild>
        <w:div w:id="587930086">
          <w:marLeft w:val="0"/>
          <w:marRight w:val="0"/>
          <w:marTop w:val="0"/>
          <w:marBottom w:val="0"/>
          <w:divBdr>
            <w:top w:val="none" w:sz="0" w:space="0" w:color="auto"/>
            <w:left w:val="none" w:sz="0" w:space="0" w:color="auto"/>
            <w:bottom w:val="none" w:sz="0" w:space="0" w:color="auto"/>
            <w:right w:val="none" w:sz="0" w:space="0" w:color="auto"/>
          </w:divBdr>
        </w:div>
      </w:divsChild>
    </w:div>
    <w:div w:id="559749103">
      <w:bodyDiv w:val="1"/>
      <w:marLeft w:val="0"/>
      <w:marRight w:val="0"/>
      <w:marTop w:val="0"/>
      <w:marBottom w:val="0"/>
      <w:divBdr>
        <w:top w:val="none" w:sz="0" w:space="0" w:color="auto"/>
        <w:left w:val="none" w:sz="0" w:space="0" w:color="auto"/>
        <w:bottom w:val="none" w:sz="0" w:space="0" w:color="auto"/>
        <w:right w:val="none" w:sz="0" w:space="0" w:color="auto"/>
      </w:divBdr>
      <w:divsChild>
        <w:div w:id="632565277">
          <w:marLeft w:val="0"/>
          <w:marRight w:val="0"/>
          <w:marTop w:val="0"/>
          <w:marBottom w:val="0"/>
          <w:divBdr>
            <w:top w:val="none" w:sz="0" w:space="0" w:color="auto"/>
            <w:left w:val="none" w:sz="0" w:space="0" w:color="auto"/>
            <w:bottom w:val="none" w:sz="0" w:space="0" w:color="auto"/>
            <w:right w:val="none" w:sz="0" w:space="0" w:color="auto"/>
          </w:divBdr>
        </w:div>
      </w:divsChild>
    </w:div>
    <w:div w:id="570966811">
      <w:bodyDiv w:val="1"/>
      <w:marLeft w:val="0"/>
      <w:marRight w:val="0"/>
      <w:marTop w:val="0"/>
      <w:marBottom w:val="0"/>
      <w:divBdr>
        <w:top w:val="none" w:sz="0" w:space="0" w:color="auto"/>
        <w:left w:val="none" w:sz="0" w:space="0" w:color="auto"/>
        <w:bottom w:val="none" w:sz="0" w:space="0" w:color="auto"/>
        <w:right w:val="none" w:sz="0" w:space="0" w:color="auto"/>
      </w:divBdr>
      <w:divsChild>
        <w:div w:id="303899384">
          <w:marLeft w:val="0"/>
          <w:marRight w:val="0"/>
          <w:marTop w:val="0"/>
          <w:marBottom w:val="0"/>
          <w:divBdr>
            <w:top w:val="none" w:sz="0" w:space="0" w:color="auto"/>
            <w:left w:val="none" w:sz="0" w:space="0" w:color="auto"/>
            <w:bottom w:val="none" w:sz="0" w:space="0" w:color="auto"/>
            <w:right w:val="none" w:sz="0" w:space="0" w:color="auto"/>
          </w:divBdr>
        </w:div>
      </w:divsChild>
    </w:div>
    <w:div w:id="571431590">
      <w:bodyDiv w:val="1"/>
      <w:marLeft w:val="0"/>
      <w:marRight w:val="0"/>
      <w:marTop w:val="0"/>
      <w:marBottom w:val="0"/>
      <w:divBdr>
        <w:top w:val="none" w:sz="0" w:space="0" w:color="auto"/>
        <w:left w:val="none" w:sz="0" w:space="0" w:color="auto"/>
        <w:bottom w:val="none" w:sz="0" w:space="0" w:color="auto"/>
        <w:right w:val="none" w:sz="0" w:space="0" w:color="auto"/>
      </w:divBdr>
      <w:divsChild>
        <w:div w:id="690034630">
          <w:marLeft w:val="0"/>
          <w:marRight w:val="0"/>
          <w:marTop w:val="0"/>
          <w:marBottom w:val="0"/>
          <w:divBdr>
            <w:top w:val="none" w:sz="0" w:space="0" w:color="auto"/>
            <w:left w:val="none" w:sz="0" w:space="0" w:color="auto"/>
            <w:bottom w:val="none" w:sz="0" w:space="0" w:color="auto"/>
            <w:right w:val="none" w:sz="0" w:space="0" w:color="auto"/>
          </w:divBdr>
        </w:div>
      </w:divsChild>
    </w:div>
    <w:div w:id="580025578">
      <w:bodyDiv w:val="1"/>
      <w:marLeft w:val="0"/>
      <w:marRight w:val="0"/>
      <w:marTop w:val="0"/>
      <w:marBottom w:val="0"/>
      <w:divBdr>
        <w:top w:val="none" w:sz="0" w:space="0" w:color="auto"/>
        <w:left w:val="none" w:sz="0" w:space="0" w:color="auto"/>
        <w:bottom w:val="none" w:sz="0" w:space="0" w:color="auto"/>
        <w:right w:val="none" w:sz="0" w:space="0" w:color="auto"/>
      </w:divBdr>
      <w:divsChild>
        <w:div w:id="1776319177">
          <w:marLeft w:val="0"/>
          <w:marRight w:val="0"/>
          <w:marTop w:val="0"/>
          <w:marBottom w:val="0"/>
          <w:divBdr>
            <w:top w:val="none" w:sz="0" w:space="0" w:color="auto"/>
            <w:left w:val="none" w:sz="0" w:space="0" w:color="auto"/>
            <w:bottom w:val="none" w:sz="0" w:space="0" w:color="auto"/>
            <w:right w:val="none" w:sz="0" w:space="0" w:color="auto"/>
          </w:divBdr>
        </w:div>
      </w:divsChild>
    </w:div>
    <w:div w:id="581990562">
      <w:bodyDiv w:val="1"/>
      <w:marLeft w:val="0"/>
      <w:marRight w:val="0"/>
      <w:marTop w:val="0"/>
      <w:marBottom w:val="0"/>
      <w:divBdr>
        <w:top w:val="none" w:sz="0" w:space="0" w:color="auto"/>
        <w:left w:val="none" w:sz="0" w:space="0" w:color="auto"/>
        <w:bottom w:val="none" w:sz="0" w:space="0" w:color="auto"/>
        <w:right w:val="none" w:sz="0" w:space="0" w:color="auto"/>
      </w:divBdr>
      <w:divsChild>
        <w:div w:id="296028135">
          <w:marLeft w:val="0"/>
          <w:marRight w:val="0"/>
          <w:marTop w:val="0"/>
          <w:marBottom w:val="0"/>
          <w:divBdr>
            <w:top w:val="none" w:sz="0" w:space="0" w:color="auto"/>
            <w:left w:val="none" w:sz="0" w:space="0" w:color="auto"/>
            <w:bottom w:val="none" w:sz="0" w:space="0" w:color="auto"/>
            <w:right w:val="none" w:sz="0" w:space="0" w:color="auto"/>
          </w:divBdr>
        </w:div>
      </w:divsChild>
    </w:div>
    <w:div w:id="598175846">
      <w:bodyDiv w:val="1"/>
      <w:marLeft w:val="0"/>
      <w:marRight w:val="0"/>
      <w:marTop w:val="0"/>
      <w:marBottom w:val="0"/>
      <w:divBdr>
        <w:top w:val="none" w:sz="0" w:space="0" w:color="auto"/>
        <w:left w:val="none" w:sz="0" w:space="0" w:color="auto"/>
        <w:bottom w:val="none" w:sz="0" w:space="0" w:color="auto"/>
        <w:right w:val="none" w:sz="0" w:space="0" w:color="auto"/>
      </w:divBdr>
    </w:div>
    <w:div w:id="607349440">
      <w:bodyDiv w:val="1"/>
      <w:marLeft w:val="0"/>
      <w:marRight w:val="0"/>
      <w:marTop w:val="0"/>
      <w:marBottom w:val="0"/>
      <w:divBdr>
        <w:top w:val="none" w:sz="0" w:space="0" w:color="auto"/>
        <w:left w:val="none" w:sz="0" w:space="0" w:color="auto"/>
        <w:bottom w:val="none" w:sz="0" w:space="0" w:color="auto"/>
        <w:right w:val="none" w:sz="0" w:space="0" w:color="auto"/>
      </w:divBdr>
      <w:divsChild>
        <w:div w:id="2044019908">
          <w:marLeft w:val="0"/>
          <w:marRight w:val="0"/>
          <w:marTop w:val="0"/>
          <w:marBottom w:val="0"/>
          <w:divBdr>
            <w:top w:val="none" w:sz="0" w:space="0" w:color="auto"/>
            <w:left w:val="none" w:sz="0" w:space="0" w:color="auto"/>
            <w:bottom w:val="none" w:sz="0" w:space="0" w:color="auto"/>
            <w:right w:val="none" w:sz="0" w:space="0" w:color="auto"/>
          </w:divBdr>
        </w:div>
      </w:divsChild>
    </w:div>
    <w:div w:id="608852109">
      <w:bodyDiv w:val="1"/>
      <w:marLeft w:val="0"/>
      <w:marRight w:val="0"/>
      <w:marTop w:val="0"/>
      <w:marBottom w:val="0"/>
      <w:divBdr>
        <w:top w:val="none" w:sz="0" w:space="0" w:color="auto"/>
        <w:left w:val="none" w:sz="0" w:space="0" w:color="auto"/>
        <w:bottom w:val="none" w:sz="0" w:space="0" w:color="auto"/>
        <w:right w:val="none" w:sz="0" w:space="0" w:color="auto"/>
      </w:divBdr>
      <w:divsChild>
        <w:div w:id="384184384">
          <w:marLeft w:val="0"/>
          <w:marRight w:val="0"/>
          <w:marTop w:val="0"/>
          <w:marBottom w:val="0"/>
          <w:divBdr>
            <w:top w:val="none" w:sz="0" w:space="0" w:color="auto"/>
            <w:left w:val="none" w:sz="0" w:space="0" w:color="auto"/>
            <w:bottom w:val="none" w:sz="0" w:space="0" w:color="auto"/>
            <w:right w:val="none" w:sz="0" w:space="0" w:color="auto"/>
          </w:divBdr>
        </w:div>
      </w:divsChild>
    </w:div>
    <w:div w:id="616909107">
      <w:bodyDiv w:val="1"/>
      <w:marLeft w:val="0"/>
      <w:marRight w:val="0"/>
      <w:marTop w:val="0"/>
      <w:marBottom w:val="0"/>
      <w:divBdr>
        <w:top w:val="none" w:sz="0" w:space="0" w:color="auto"/>
        <w:left w:val="none" w:sz="0" w:space="0" w:color="auto"/>
        <w:bottom w:val="none" w:sz="0" w:space="0" w:color="auto"/>
        <w:right w:val="none" w:sz="0" w:space="0" w:color="auto"/>
      </w:divBdr>
      <w:divsChild>
        <w:div w:id="1412039814">
          <w:marLeft w:val="0"/>
          <w:marRight w:val="0"/>
          <w:marTop w:val="0"/>
          <w:marBottom w:val="0"/>
          <w:divBdr>
            <w:top w:val="none" w:sz="0" w:space="0" w:color="auto"/>
            <w:left w:val="none" w:sz="0" w:space="0" w:color="auto"/>
            <w:bottom w:val="none" w:sz="0" w:space="0" w:color="auto"/>
            <w:right w:val="none" w:sz="0" w:space="0" w:color="auto"/>
          </w:divBdr>
        </w:div>
      </w:divsChild>
    </w:div>
    <w:div w:id="619579547">
      <w:bodyDiv w:val="1"/>
      <w:marLeft w:val="0"/>
      <w:marRight w:val="0"/>
      <w:marTop w:val="0"/>
      <w:marBottom w:val="0"/>
      <w:divBdr>
        <w:top w:val="none" w:sz="0" w:space="0" w:color="auto"/>
        <w:left w:val="none" w:sz="0" w:space="0" w:color="auto"/>
        <w:bottom w:val="none" w:sz="0" w:space="0" w:color="auto"/>
        <w:right w:val="none" w:sz="0" w:space="0" w:color="auto"/>
      </w:divBdr>
      <w:divsChild>
        <w:div w:id="1523201953">
          <w:marLeft w:val="0"/>
          <w:marRight w:val="0"/>
          <w:marTop w:val="0"/>
          <w:marBottom w:val="0"/>
          <w:divBdr>
            <w:top w:val="none" w:sz="0" w:space="0" w:color="auto"/>
            <w:left w:val="none" w:sz="0" w:space="0" w:color="auto"/>
            <w:bottom w:val="none" w:sz="0" w:space="0" w:color="auto"/>
            <w:right w:val="none" w:sz="0" w:space="0" w:color="auto"/>
          </w:divBdr>
        </w:div>
      </w:divsChild>
    </w:div>
    <w:div w:id="622688018">
      <w:bodyDiv w:val="1"/>
      <w:marLeft w:val="0"/>
      <w:marRight w:val="0"/>
      <w:marTop w:val="0"/>
      <w:marBottom w:val="0"/>
      <w:divBdr>
        <w:top w:val="none" w:sz="0" w:space="0" w:color="auto"/>
        <w:left w:val="none" w:sz="0" w:space="0" w:color="auto"/>
        <w:bottom w:val="none" w:sz="0" w:space="0" w:color="auto"/>
        <w:right w:val="none" w:sz="0" w:space="0" w:color="auto"/>
      </w:divBdr>
      <w:divsChild>
        <w:div w:id="1011494582">
          <w:marLeft w:val="0"/>
          <w:marRight w:val="0"/>
          <w:marTop w:val="0"/>
          <w:marBottom w:val="0"/>
          <w:divBdr>
            <w:top w:val="none" w:sz="0" w:space="0" w:color="auto"/>
            <w:left w:val="none" w:sz="0" w:space="0" w:color="auto"/>
            <w:bottom w:val="none" w:sz="0" w:space="0" w:color="auto"/>
            <w:right w:val="none" w:sz="0" w:space="0" w:color="auto"/>
          </w:divBdr>
        </w:div>
      </w:divsChild>
    </w:div>
    <w:div w:id="631667385">
      <w:bodyDiv w:val="1"/>
      <w:marLeft w:val="0"/>
      <w:marRight w:val="0"/>
      <w:marTop w:val="0"/>
      <w:marBottom w:val="0"/>
      <w:divBdr>
        <w:top w:val="none" w:sz="0" w:space="0" w:color="auto"/>
        <w:left w:val="none" w:sz="0" w:space="0" w:color="auto"/>
        <w:bottom w:val="none" w:sz="0" w:space="0" w:color="auto"/>
        <w:right w:val="none" w:sz="0" w:space="0" w:color="auto"/>
      </w:divBdr>
      <w:divsChild>
        <w:div w:id="424231868">
          <w:marLeft w:val="0"/>
          <w:marRight w:val="0"/>
          <w:marTop w:val="0"/>
          <w:marBottom w:val="0"/>
          <w:divBdr>
            <w:top w:val="none" w:sz="0" w:space="0" w:color="auto"/>
            <w:left w:val="none" w:sz="0" w:space="0" w:color="auto"/>
            <w:bottom w:val="none" w:sz="0" w:space="0" w:color="auto"/>
            <w:right w:val="none" w:sz="0" w:space="0" w:color="auto"/>
          </w:divBdr>
        </w:div>
      </w:divsChild>
    </w:div>
    <w:div w:id="634674822">
      <w:bodyDiv w:val="1"/>
      <w:marLeft w:val="0"/>
      <w:marRight w:val="0"/>
      <w:marTop w:val="0"/>
      <w:marBottom w:val="0"/>
      <w:divBdr>
        <w:top w:val="none" w:sz="0" w:space="0" w:color="auto"/>
        <w:left w:val="none" w:sz="0" w:space="0" w:color="auto"/>
        <w:bottom w:val="none" w:sz="0" w:space="0" w:color="auto"/>
        <w:right w:val="none" w:sz="0" w:space="0" w:color="auto"/>
      </w:divBdr>
      <w:divsChild>
        <w:div w:id="1458646297">
          <w:marLeft w:val="0"/>
          <w:marRight w:val="0"/>
          <w:marTop w:val="0"/>
          <w:marBottom w:val="0"/>
          <w:divBdr>
            <w:top w:val="none" w:sz="0" w:space="0" w:color="auto"/>
            <w:left w:val="none" w:sz="0" w:space="0" w:color="auto"/>
            <w:bottom w:val="none" w:sz="0" w:space="0" w:color="auto"/>
            <w:right w:val="none" w:sz="0" w:space="0" w:color="auto"/>
          </w:divBdr>
        </w:div>
      </w:divsChild>
    </w:div>
    <w:div w:id="652607547">
      <w:bodyDiv w:val="1"/>
      <w:marLeft w:val="0"/>
      <w:marRight w:val="0"/>
      <w:marTop w:val="0"/>
      <w:marBottom w:val="0"/>
      <w:divBdr>
        <w:top w:val="none" w:sz="0" w:space="0" w:color="auto"/>
        <w:left w:val="none" w:sz="0" w:space="0" w:color="auto"/>
        <w:bottom w:val="none" w:sz="0" w:space="0" w:color="auto"/>
        <w:right w:val="none" w:sz="0" w:space="0" w:color="auto"/>
      </w:divBdr>
      <w:divsChild>
        <w:div w:id="1500728780">
          <w:marLeft w:val="0"/>
          <w:marRight w:val="0"/>
          <w:marTop w:val="0"/>
          <w:marBottom w:val="0"/>
          <w:divBdr>
            <w:top w:val="none" w:sz="0" w:space="0" w:color="auto"/>
            <w:left w:val="none" w:sz="0" w:space="0" w:color="auto"/>
            <w:bottom w:val="none" w:sz="0" w:space="0" w:color="auto"/>
            <w:right w:val="none" w:sz="0" w:space="0" w:color="auto"/>
          </w:divBdr>
        </w:div>
      </w:divsChild>
    </w:div>
    <w:div w:id="679744918">
      <w:bodyDiv w:val="1"/>
      <w:marLeft w:val="0"/>
      <w:marRight w:val="0"/>
      <w:marTop w:val="0"/>
      <w:marBottom w:val="0"/>
      <w:divBdr>
        <w:top w:val="none" w:sz="0" w:space="0" w:color="auto"/>
        <w:left w:val="none" w:sz="0" w:space="0" w:color="auto"/>
        <w:bottom w:val="none" w:sz="0" w:space="0" w:color="auto"/>
        <w:right w:val="none" w:sz="0" w:space="0" w:color="auto"/>
      </w:divBdr>
      <w:divsChild>
        <w:div w:id="1268074162">
          <w:marLeft w:val="0"/>
          <w:marRight w:val="0"/>
          <w:marTop w:val="0"/>
          <w:marBottom w:val="0"/>
          <w:divBdr>
            <w:top w:val="none" w:sz="0" w:space="0" w:color="auto"/>
            <w:left w:val="none" w:sz="0" w:space="0" w:color="auto"/>
            <w:bottom w:val="none" w:sz="0" w:space="0" w:color="auto"/>
            <w:right w:val="none" w:sz="0" w:space="0" w:color="auto"/>
          </w:divBdr>
        </w:div>
      </w:divsChild>
    </w:div>
    <w:div w:id="715354771">
      <w:bodyDiv w:val="1"/>
      <w:marLeft w:val="0"/>
      <w:marRight w:val="0"/>
      <w:marTop w:val="0"/>
      <w:marBottom w:val="0"/>
      <w:divBdr>
        <w:top w:val="none" w:sz="0" w:space="0" w:color="auto"/>
        <w:left w:val="none" w:sz="0" w:space="0" w:color="auto"/>
        <w:bottom w:val="none" w:sz="0" w:space="0" w:color="auto"/>
        <w:right w:val="none" w:sz="0" w:space="0" w:color="auto"/>
      </w:divBdr>
      <w:divsChild>
        <w:div w:id="2080328347">
          <w:marLeft w:val="0"/>
          <w:marRight w:val="0"/>
          <w:marTop w:val="0"/>
          <w:marBottom w:val="0"/>
          <w:divBdr>
            <w:top w:val="none" w:sz="0" w:space="0" w:color="auto"/>
            <w:left w:val="none" w:sz="0" w:space="0" w:color="auto"/>
            <w:bottom w:val="none" w:sz="0" w:space="0" w:color="auto"/>
            <w:right w:val="none" w:sz="0" w:space="0" w:color="auto"/>
          </w:divBdr>
        </w:div>
      </w:divsChild>
    </w:div>
    <w:div w:id="727923579">
      <w:bodyDiv w:val="1"/>
      <w:marLeft w:val="0"/>
      <w:marRight w:val="0"/>
      <w:marTop w:val="0"/>
      <w:marBottom w:val="0"/>
      <w:divBdr>
        <w:top w:val="none" w:sz="0" w:space="0" w:color="auto"/>
        <w:left w:val="none" w:sz="0" w:space="0" w:color="auto"/>
        <w:bottom w:val="none" w:sz="0" w:space="0" w:color="auto"/>
        <w:right w:val="none" w:sz="0" w:space="0" w:color="auto"/>
      </w:divBdr>
      <w:divsChild>
        <w:div w:id="1059937911">
          <w:marLeft w:val="0"/>
          <w:marRight w:val="0"/>
          <w:marTop w:val="0"/>
          <w:marBottom w:val="0"/>
          <w:divBdr>
            <w:top w:val="none" w:sz="0" w:space="0" w:color="auto"/>
            <w:left w:val="none" w:sz="0" w:space="0" w:color="auto"/>
            <w:bottom w:val="none" w:sz="0" w:space="0" w:color="auto"/>
            <w:right w:val="none" w:sz="0" w:space="0" w:color="auto"/>
          </w:divBdr>
        </w:div>
      </w:divsChild>
    </w:div>
    <w:div w:id="731850414">
      <w:bodyDiv w:val="1"/>
      <w:marLeft w:val="0"/>
      <w:marRight w:val="0"/>
      <w:marTop w:val="0"/>
      <w:marBottom w:val="0"/>
      <w:divBdr>
        <w:top w:val="none" w:sz="0" w:space="0" w:color="auto"/>
        <w:left w:val="none" w:sz="0" w:space="0" w:color="auto"/>
        <w:bottom w:val="none" w:sz="0" w:space="0" w:color="auto"/>
        <w:right w:val="none" w:sz="0" w:space="0" w:color="auto"/>
      </w:divBdr>
      <w:divsChild>
        <w:div w:id="1765950997">
          <w:marLeft w:val="0"/>
          <w:marRight w:val="0"/>
          <w:marTop w:val="0"/>
          <w:marBottom w:val="0"/>
          <w:divBdr>
            <w:top w:val="none" w:sz="0" w:space="0" w:color="auto"/>
            <w:left w:val="none" w:sz="0" w:space="0" w:color="auto"/>
            <w:bottom w:val="none" w:sz="0" w:space="0" w:color="auto"/>
            <w:right w:val="none" w:sz="0" w:space="0" w:color="auto"/>
          </w:divBdr>
        </w:div>
      </w:divsChild>
    </w:div>
    <w:div w:id="739910601">
      <w:bodyDiv w:val="1"/>
      <w:marLeft w:val="0"/>
      <w:marRight w:val="0"/>
      <w:marTop w:val="0"/>
      <w:marBottom w:val="0"/>
      <w:divBdr>
        <w:top w:val="none" w:sz="0" w:space="0" w:color="auto"/>
        <w:left w:val="none" w:sz="0" w:space="0" w:color="auto"/>
        <w:bottom w:val="none" w:sz="0" w:space="0" w:color="auto"/>
        <w:right w:val="none" w:sz="0" w:space="0" w:color="auto"/>
      </w:divBdr>
      <w:divsChild>
        <w:div w:id="922956684">
          <w:marLeft w:val="0"/>
          <w:marRight w:val="0"/>
          <w:marTop w:val="0"/>
          <w:marBottom w:val="0"/>
          <w:divBdr>
            <w:top w:val="none" w:sz="0" w:space="0" w:color="auto"/>
            <w:left w:val="none" w:sz="0" w:space="0" w:color="auto"/>
            <w:bottom w:val="none" w:sz="0" w:space="0" w:color="auto"/>
            <w:right w:val="none" w:sz="0" w:space="0" w:color="auto"/>
          </w:divBdr>
        </w:div>
      </w:divsChild>
    </w:div>
    <w:div w:id="744301608">
      <w:bodyDiv w:val="1"/>
      <w:marLeft w:val="0"/>
      <w:marRight w:val="0"/>
      <w:marTop w:val="0"/>
      <w:marBottom w:val="0"/>
      <w:divBdr>
        <w:top w:val="none" w:sz="0" w:space="0" w:color="auto"/>
        <w:left w:val="none" w:sz="0" w:space="0" w:color="auto"/>
        <w:bottom w:val="none" w:sz="0" w:space="0" w:color="auto"/>
        <w:right w:val="none" w:sz="0" w:space="0" w:color="auto"/>
      </w:divBdr>
    </w:div>
    <w:div w:id="773743935">
      <w:bodyDiv w:val="1"/>
      <w:marLeft w:val="0"/>
      <w:marRight w:val="0"/>
      <w:marTop w:val="0"/>
      <w:marBottom w:val="0"/>
      <w:divBdr>
        <w:top w:val="none" w:sz="0" w:space="0" w:color="auto"/>
        <w:left w:val="none" w:sz="0" w:space="0" w:color="auto"/>
        <w:bottom w:val="none" w:sz="0" w:space="0" w:color="auto"/>
        <w:right w:val="none" w:sz="0" w:space="0" w:color="auto"/>
      </w:divBdr>
      <w:divsChild>
        <w:div w:id="63913075">
          <w:marLeft w:val="0"/>
          <w:marRight w:val="0"/>
          <w:marTop w:val="0"/>
          <w:marBottom w:val="0"/>
          <w:divBdr>
            <w:top w:val="none" w:sz="0" w:space="0" w:color="auto"/>
            <w:left w:val="none" w:sz="0" w:space="0" w:color="auto"/>
            <w:bottom w:val="none" w:sz="0" w:space="0" w:color="auto"/>
            <w:right w:val="none" w:sz="0" w:space="0" w:color="auto"/>
          </w:divBdr>
        </w:div>
      </w:divsChild>
    </w:div>
    <w:div w:id="782188593">
      <w:bodyDiv w:val="1"/>
      <w:marLeft w:val="0"/>
      <w:marRight w:val="0"/>
      <w:marTop w:val="0"/>
      <w:marBottom w:val="0"/>
      <w:divBdr>
        <w:top w:val="none" w:sz="0" w:space="0" w:color="auto"/>
        <w:left w:val="none" w:sz="0" w:space="0" w:color="auto"/>
        <w:bottom w:val="none" w:sz="0" w:space="0" w:color="auto"/>
        <w:right w:val="none" w:sz="0" w:space="0" w:color="auto"/>
      </w:divBdr>
      <w:divsChild>
        <w:div w:id="841697583">
          <w:marLeft w:val="0"/>
          <w:marRight w:val="0"/>
          <w:marTop w:val="0"/>
          <w:marBottom w:val="0"/>
          <w:divBdr>
            <w:top w:val="none" w:sz="0" w:space="0" w:color="auto"/>
            <w:left w:val="none" w:sz="0" w:space="0" w:color="auto"/>
            <w:bottom w:val="none" w:sz="0" w:space="0" w:color="auto"/>
            <w:right w:val="none" w:sz="0" w:space="0" w:color="auto"/>
          </w:divBdr>
        </w:div>
      </w:divsChild>
    </w:div>
    <w:div w:id="797839941">
      <w:bodyDiv w:val="1"/>
      <w:marLeft w:val="0"/>
      <w:marRight w:val="0"/>
      <w:marTop w:val="0"/>
      <w:marBottom w:val="0"/>
      <w:divBdr>
        <w:top w:val="none" w:sz="0" w:space="0" w:color="auto"/>
        <w:left w:val="none" w:sz="0" w:space="0" w:color="auto"/>
        <w:bottom w:val="none" w:sz="0" w:space="0" w:color="auto"/>
        <w:right w:val="none" w:sz="0" w:space="0" w:color="auto"/>
      </w:divBdr>
      <w:divsChild>
        <w:div w:id="2016807958">
          <w:marLeft w:val="0"/>
          <w:marRight w:val="0"/>
          <w:marTop w:val="0"/>
          <w:marBottom w:val="0"/>
          <w:divBdr>
            <w:top w:val="none" w:sz="0" w:space="0" w:color="auto"/>
            <w:left w:val="none" w:sz="0" w:space="0" w:color="auto"/>
            <w:bottom w:val="none" w:sz="0" w:space="0" w:color="auto"/>
            <w:right w:val="none" w:sz="0" w:space="0" w:color="auto"/>
          </w:divBdr>
        </w:div>
      </w:divsChild>
    </w:div>
    <w:div w:id="824050250">
      <w:bodyDiv w:val="1"/>
      <w:marLeft w:val="0"/>
      <w:marRight w:val="0"/>
      <w:marTop w:val="0"/>
      <w:marBottom w:val="0"/>
      <w:divBdr>
        <w:top w:val="none" w:sz="0" w:space="0" w:color="auto"/>
        <w:left w:val="none" w:sz="0" w:space="0" w:color="auto"/>
        <w:bottom w:val="none" w:sz="0" w:space="0" w:color="auto"/>
        <w:right w:val="none" w:sz="0" w:space="0" w:color="auto"/>
      </w:divBdr>
      <w:divsChild>
        <w:div w:id="1976830741">
          <w:marLeft w:val="0"/>
          <w:marRight w:val="0"/>
          <w:marTop w:val="0"/>
          <w:marBottom w:val="0"/>
          <w:divBdr>
            <w:top w:val="none" w:sz="0" w:space="0" w:color="auto"/>
            <w:left w:val="none" w:sz="0" w:space="0" w:color="auto"/>
            <w:bottom w:val="none" w:sz="0" w:space="0" w:color="auto"/>
            <w:right w:val="none" w:sz="0" w:space="0" w:color="auto"/>
          </w:divBdr>
        </w:div>
      </w:divsChild>
    </w:div>
    <w:div w:id="841160044">
      <w:bodyDiv w:val="1"/>
      <w:marLeft w:val="0"/>
      <w:marRight w:val="0"/>
      <w:marTop w:val="0"/>
      <w:marBottom w:val="0"/>
      <w:divBdr>
        <w:top w:val="none" w:sz="0" w:space="0" w:color="auto"/>
        <w:left w:val="none" w:sz="0" w:space="0" w:color="auto"/>
        <w:bottom w:val="none" w:sz="0" w:space="0" w:color="auto"/>
        <w:right w:val="none" w:sz="0" w:space="0" w:color="auto"/>
      </w:divBdr>
      <w:divsChild>
        <w:div w:id="252058524">
          <w:marLeft w:val="0"/>
          <w:marRight w:val="0"/>
          <w:marTop w:val="0"/>
          <w:marBottom w:val="0"/>
          <w:divBdr>
            <w:top w:val="none" w:sz="0" w:space="0" w:color="auto"/>
            <w:left w:val="none" w:sz="0" w:space="0" w:color="auto"/>
            <w:bottom w:val="none" w:sz="0" w:space="0" w:color="auto"/>
            <w:right w:val="none" w:sz="0" w:space="0" w:color="auto"/>
          </w:divBdr>
        </w:div>
      </w:divsChild>
    </w:div>
    <w:div w:id="854341849">
      <w:bodyDiv w:val="1"/>
      <w:marLeft w:val="0"/>
      <w:marRight w:val="0"/>
      <w:marTop w:val="0"/>
      <w:marBottom w:val="0"/>
      <w:divBdr>
        <w:top w:val="none" w:sz="0" w:space="0" w:color="auto"/>
        <w:left w:val="none" w:sz="0" w:space="0" w:color="auto"/>
        <w:bottom w:val="none" w:sz="0" w:space="0" w:color="auto"/>
        <w:right w:val="none" w:sz="0" w:space="0" w:color="auto"/>
      </w:divBdr>
      <w:divsChild>
        <w:div w:id="976300720">
          <w:marLeft w:val="0"/>
          <w:marRight w:val="0"/>
          <w:marTop w:val="0"/>
          <w:marBottom w:val="0"/>
          <w:divBdr>
            <w:top w:val="none" w:sz="0" w:space="0" w:color="auto"/>
            <w:left w:val="none" w:sz="0" w:space="0" w:color="auto"/>
            <w:bottom w:val="none" w:sz="0" w:space="0" w:color="auto"/>
            <w:right w:val="none" w:sz="0" w:space="0" w:color="auto"/>
          </w:divBdr>
        </w:div>
      </w:divsChild>
    </w:div>
    <w:div w:id="856234921">
      <w:bodyDiv w:val="1"/>
      <w:marLeft w:val="0"/>
      <w:marRight w:val="0"/>
      <w:marTop w:val="0"/>
      <w:marBottom w:val="0"/>
      <w:divBdr>
        <w:top w:val="none" w:sz="0" w:space="0" w:color="auto"/>
        <w:left w:val="none" w:sz="0" w:space="0" w:color="auto"/>
        <w:bottom w:val="none" w:sz="0" w:space="0" w:color="auto"/>
        <w:right w:val="none" w:sz="0" w:space="0" w:color="auto"/>
      </w:divBdr>
      <w:divsChild>
        <w:div w:id="1415711392">
          <w:marLeft w:val="0"/>
          <w:marRight w:val="0"/>
          <w:marTop w:val="0"/>
          <w:marBottom w:val="0"/>
          <w:divBdr>
            <w:top w:val="none" w:sz="0" w:space="0" w:color="auto"/>
            <w:left w:val="none" w:sz="0" w:space="0" w:color="auto"/>
            <w:bottom w:val="none" w:sz="0" w:space="0" w:color="auto"/>
            <w:right w:val="none" w:sz="0" w:space="0" w:color="auto"/>
          </w:divBdr>
        </w:div>
      </w:divsChild>
    </w:div>
    <w:div w:id="858352650">
      <w:bodyDiv w:val="1"/>
      <w:marLeft w:val="0"/>
      <w:marRight w:val="0"/>
      <w:marTop w:val="0"/>
      <w:marBottom w:val="0"/>
      <w:divBdr>
        <w:top w:val="none" w:sz="0" w:space="0" w:color="auto"/>
        <w:left w:val="none" w:sz="0" w:space="0" w:color="auto"/>
        <w:bottom w:val="none" w:sz="0" w:space="0" w:color="auto"/>
        <w:right w:val="none" w:sz="0" w:space="0" w:color="auto"/>
      </w:divBdr>
      <w:divsChild>
        <w:div w:id="670303357">
          <w:marLeft w:val="0"/>
          <w:marRight w:val="0"/>
          <w:marTop w:val="0"/>
          <w:marBottom w:val="0"/>
          <w:divBdr>
            <w:top w:val="none" w:sz="0" w:space="0" w:color="auto"/>
            <w:left w:val="none" w:sz="0" w:space="0" w:color="auto"/>
            <w:bottom w:val="none" w:sz="0" w:space="0" w:color="auto"/>
            <w:right w:val="none" w:sz="0" w:space="0" w:color="auto"/>
          </w:divBdr>
        </w:div>
      </w:divsChild>
    </w:div>
    <w:div w:id="890574549">
      <w:bodyDiv w:val="1"/>
      <w:marLeft w:val="0"/>
      <w:marRight w:val="0"/>
      <w:marTop w:val="0"/>
      <w:marBottom w:val="0"/>
      <w:divBdr>
        <w:top w:val="none" w:sz="0" w:space="0" w:color="auto"/>
        <w:left w:val="none" w:sz="0" w:space="0" w:color="auto"/>
        <w:bottom w:val="none" w:sz="0" w:space="0" w:color="auto"/>
        <w:right w:val="none" w:sz="0" w:space="0" w:color="auto"/>
      </w:divBdr>
      <w:divsChild>
        <w:div w:id="1598126306">
          <w:marLeft w:val="0"/>
          <w:marRight w:val="0"/>
          <w:marTop w:val="0"/>
          <w:marBottom w:val="0"/>
          <w:divBdr>
            <w:top w:val="none" w:sz="0" w:space="0" w:color="auto"/>
            <w:left w:val="none" w:sz="0" w:space="0" w:color="auto"/>
            <w:bottom w:val="none" w:sz="0" w:space="0" w:color="auto"/>
            <w:right w:val="none" w:sz="0" w:space="0" w:color="auto"/>
          </w:divBdr>
        </w:div>
      </w:divsChild>
    </w:div>
    <w:div w:id="902637535">
      <w:bodyDiv w:val="1"/>
      <w:marLeft w:val="0"/>
      <w:marRight w:val="0"/>
      <w:marTop w:val="0"/>
      <w:marBottom w:val="0"/>
      <w:divBdr>
        <w:top w:val="none" w:sz="0" w:space="0" w:color="auto"/>
        <w:left w:val="none" w:sz="0" w:space="0" w:color="auto"/>
        <w:bottom w:val="none" w:sz="0" w:space="0" w:color="auto"/>
        <w:right w:val="none" w:sz="0" w:space="0" w:color="auto"/>
      </w:divBdr>
      <w:divsChild>
        <w:div w:id="1091127899">
          <w:marLeft w:val="0"/>
          <w:marRight w:val="0"/>
          <w:marTop w:val="0"/>
          <w:marBottom w:val="0"/>
          <w:divBdr>
            <w:top w:val="none" w:sz="0" w:space="0" w:color="auto"/>
            <w:left w:val="none" w:sz="0" w:space="0" w:color="auto"/>
            <w:bottom w:val="none" w:sz="0" w:space="0" w:color="auto"/>
            <w:right w:val="none" w:sz="0" w:space="0" w:color="auto"/>
          </w:divBdr>
        </w:div>
      </w:divsChild>
    </w:div>
    <w:div w:id="906962058">
      <w:bodyDiv w:val="1"/>
      <w:marLeft w:val="0"/>
      <w:marRight w:val="0"/>
      <w:marTop w:val="0"/>
      <w:marBottom w:val="0"/>
      <w:divBdr>
        <w:top w:val="none" w:sz="0" w:space="0" w:color="auto"/>
        <w:left w:val="none" w:sz="0" w:space="0" w:color="auto"/>
        <w:bottom w:val="none" w:sz="0" w:space="0" w:color="auto"/>
        <w:right w:val="none" w:sz="0" w:space="0" w:color="auto"/>
      </w:divBdr>
      <w:divsChild>
        <w:div w:id="1952663215">
          <w:marLeft w:val="0"/>
          <w:marRight w:val="0"/>
          <w:marTop w:val="0"/>
          <w:marBottom w:val="0"/>
          <w:divBdr>
            <w:top w:val="none" w:sz="0" w:space="0" w:color="auto"/>
            <w:left w:val="none" w:sz="0" w:space="0" w:color="auto"/>
            <w:bottom w:val="none" w:sz="0" w:space="0" w:color="auto"/>
            <w:right w:val="none" w:sz="0" w:space="0" w:color="auto"/>
          </w:divBdr>
        </w:div>
      </w:divsChild>
    </w:div>
    <w:div w:id="927928351">
      <w:bodyDiv w:val="1"/>
      <w:marLeft w:val="0"/>
      <w:marRight w:val="0"/>
      <w:marTop w:val="0"/>
      <w:marBottom w:val="0"/>
      <w:divBdr>
        <w:top w:val="none" w:sz="0" w:space="0" w:color="auto"/>
        <w:left w:val="none" w:sz="0" w:space="0" w:color="auto"/>
        <w:bottom w:val="none" w:sz="0" w:space="0" w:color="auto"/>
        <w:right w:val="none" w:sz="0" w:space="0" w:color="auto"/>
      </w:divBdr>
      <w:divsChild>
        <w:div w:id="694889540">
          <w:marLeft w:val="0"/>
          <w:marRight w:val="0"/>
          <w:marTop w:val="0"/>
          <w:marBottom w:val="0"/>
          <w:divBdr>
            <w:top w:val="none" w:sz="0" w:space="0" w:color="auto"/>
            <w:left w:val="none" w:sz="0" w:space="0" w:color="auto"/>
            <w:bottom w:val="none" w:sz="0" w:space="0" w:color="auto"/>
            <w:right w:val="none" w:sz="0" w:space="0" w:color="auto"/>
          </w:divBdr>
        </w:div>
      </w:divsChild>
    </w:div>
    <w:div w:id="935555319">
      <w:bodyDiv w:val="1"/>
      <w:marLeft w:val="0"/>
      <w:marRight w:val="0"/>
      <w:marTop w:val="0"/>
      <w:marBottom w:val="0"/>
      <w:divBdr>
        <w:top w:val="none" w:sz="0" w:space="0" w:color="auto"/>
        <w:left w:val="none" w:sz="0" w:space="0" w:color="auto"/>
        <w:bottom w:val="none" w:sz="0" w:space="0" w:color="auto"/>
        <w:right w:val="none" w:sz="0" w:space="0" w:color="auto"/>
      </w:divBdr>
      <w:divsChild>
        <w:div w:id="1954894808">
          <w:marLeft w:val="0"/>
          <w:marRight w:val="0"/>
          <w:marTop w:val="0"/>
          <w:marBottom w:val="0"/>
          <w:divBdr>
            <w:top w:val="none" w:sz="0" w:space="0" w:color="auto"/>
            <w:left w:val="none" w:sz="0" w:space="0" w:color="auto"/>
            <w:bottom w:val="none" w:sz="0" w:space="0" w:color="auto"/>
            <w:right w:val="none" w:sz="0" w:space="0" w:color="auto"/>
          </w:divBdr>
        </w:div>
      </w:divsChild>
    </w:div>
    <w:div w:id="936405024">
      <w:bodyDiv w:val="1"/>
      <w:marLeft w:val="0"/>
      <w:marRight w:val="0"/>
      <w:marTop w:val="0"/>
      <w:marBottom w:val="0"/>
      <w:divBdr>
        <w:top w:val="none" w:sz="0" w:space="0" w:color="auto"/>
        <w:left w:val="none" w:sz="0" w:space="0" w:color="auto"/>
        <w:bottom w:val="none" w:sz="0" w:space="0" w:color="auto"/>
        <w:right w:val="none" w:sz="0" w:space="0" w:color="auto"/>
      </w:divBdr>
      <w:divsChild>
        <w:div w:id="1169251463">
          <w:marLeft w:val="0"/>
          <w:marRight w:val="0"/>
          <w:marTop w:val="0"/>
          <w:marBottom w:val="0"/>
          <w:divBdr>
            <w:top w:val="none" w:sz="0" w:space="0" w:color="auto"/>
            <w:left w:val="none" w:sz="0" w:space="0" w:color="auto"/>
            <w:bottom w:val="none" w:sz="0" w:space="0" w:color="auto"/>
            <w:right w:val="none" w:sz="0" w:space="0" w:color="auto"/>
          </w:divBdr>
        </w:div>
      </w:divsChild>
    </w:div>
    <w:div w:id="941188159">
      <w:bodyDiv w:val="1"/>
      <w:marLeft w:val="0"/>
      <w:marRight w:val="0"/>
      <w:marTop w:val="0"/>
      <w:marBottom w:val="0"/>
      <w:divBdr>
        <w:top w:val="none" w:sz="0" w:space="0" w:color="auto"/>
        <w:left w:val="none" w:sz="0" w:space="0" w:color="auto"/>
        <w:bottom w:val="none" w:sz="0" w:space="0" w:color="auto"/>
        <w:right w:val="none" w:sz="0" w:space="0" w:color="auto"/>
      </w:divBdr>
      <w:divsChild>
        <w:div w:id="580914702">
          <w:marLeft w:val="0"/>
          <w:marRight w:val="0"/>
          <w:marTop w:val="0"/>
          <w:marBottom w:val="0"/>
          <w:divBdr>
            <w:top w:val="none" w:sz="0" w:space="0" w:color="auto"/>
            <w:left w:val="none" w:sz="0" w:space="0" w:color="auto"/>
            <w:bottom w:val="none" w:sz="0" w:space="0" w:color="auto"/>
            <w:right w:val="none" w:sz="0" w:space="0" w:color="auto"/>
          </w:divBdr>
        </w:div>
      </w:divsChild>
    </w:div>
    <w:div w:id="941455661">
      <w:bodyDiv w:val="1"/>
      <w:marLeft w:val="0"/>
      <w:marRight w:val="0"/>
      <w:marTop w:val="0"/>
      <w:marBottom w:val="0"/>
      <w:divBdr>
        <w:top w:val="none" w:sz="0" w:space="0" w:color="auto"/>
        <w:left w:val="none" w:sz="0" w:space="0" w:color="auto"/>
        <w:bottom w:val="none" w:sz="0" w:space="0" w:color="auto"/>
        <w:right w:val="none" w:sz="0" w:space="0" w:color="auto"/>
      </w:divBdr>
      <w:divsChild>
        <w:div w:id="1424376705">
          <w:marLeft w:val="0"/>
          <w:marRight w:val="0"/>
          <w:marTop w:val="0"/>
          <w:marBottom w:val="0"/>
          <w:divBdr>
            <w:top w:val="none" w:sz="0" w:space="0" w:color="auto"/>
            <w:left w:val="none" w:sz="0" w:space="0" w:color="auto"/>
            <w:bottom w:val="none" w:sz="0" w:space="0" w:color="auto"/>
            <w:right w:val="none" w:sz="0" w:space="0" w:color="auto"/>
          </w:divBdr>
        </w:div>
      </w:divsChild>
    </w:div>
    <w:div w:id="947784273">
      <w:bodyDiv w:val="1"/>
      <w:marLeft w:val="0"/>
      <w:marRight w:val="0"/>
      <w:marTop w:val="0"/>
      <w:marBottom w:val="0"/>
      <w:divBdr>
        <w:top w:val="none" w:sz="0" w:space="0" w:color="auto"/>
        <w:left w:val="none" w:sz="0" w:space="0" w:color="auto"/>
        <w:bottom w:val="none" w:sz="0" w:space="0" w:color="auto"/>
        <w:right w:val="none" w:sz="0" w:space="0" w:color="auto"/>
      </w:divBdr>
      <w:divsChild>
        <w:div w:id="1464153780">
          <w:marLeft w:val="0"/>
          <w:marRight w:val="0"/>
          <w:marTop w:val="0"/>
          <w:marBottom w:val="0"/>
          <w:divBdr>
            <w:top w:val="none" w:sz="0" w:space="0" w:color="auto"/>
            <w:left w:val="none" w:sz="0" w:space="0" w:color="auto"/>
            <w:bottom w:val="none" w:sz="0" w:space="0" w:color="auto"/>
            <w:right w:val="none" w:sz="0" w:space="0" w:color="auto"/>
          </w:divBdr>
        </w:div>
      </w:divsChild>
    </w:div>
    <w:div w:id="964581445">
      <w:bodyDiv w:val="1"/>
      <w:marLeft w:val="0"/>
      <w:marRight w:val="0"/>
      <w:marTop w:val="0"/>
      <w:marBottom w:val="0"/>
      <w:divBdr>
        <w:top w:val="none" w:sz="0" w:space="0" w:color="auto"/>
        <w:left w:val="none" w:sz="0" w:space="0" w:color="auto"/>
        <w:bottom w:val="none" w:sz="0" w:space="0" w:color="auto"/>
        <w:right w:val="none" w:sz="0" w:space="0" w:color="auto"/>
      </w:divBdr>
      <w:divsChild>
        <w:div w:id="2142915020">
          <w:marLeft w:val="0"/>
          <w:marRight w:val="0"/>
          <w:marTop w:val="0"/>
          <w:marBottom w:val="0"/>
          <w:divBdr>
            <w:top w:val="none" w:sz="0" w:space="0" w:color="auto"/>
            <w:left w:val="none" w:sz="0" w:space="0" w:color="auto"/>
            <w:bottom w:val="none" w:sz="0" w:space="0" w:color="auto"/>
            <w:right w:val="none" w:sz="0" w:space="0" w:color="auto"/>
          </w:divBdr>
        </w:div>
      </w:divsChild>
    </w:div>
    <w:div w:id="972441035">
      <w:bodyDiv w:val="1"/>
      <w:marLeft w:val="0"/>
      <w:marRight w:val="0"/>
      <w:marTop w:val="0"/>
      <w:marBottom w:val="0"/>
      <w:divBdr>
        <w:top w:val="none" w:sz="0" w:space="0" w:color="auto"/>
        <w:left w:val="none" w:sz="0" w:space="0" w:color="auto"/>
        <w:bottom w:val="none" w:sz="0" w:space="0" w:color="auto"/>
        <w:right w:val="none" w:sz="0" w:space="0" w:color="auto"/>
      </w:divBdr>
      <w:divsChild>
        <w:div w:id="328219757">
          <w:marLeft w:val="0"/>
          <w:marRight w:val="0"/>
          <w:marTop w:val="0"/>
          <w:marBottom w:val="0"/>
          <w:divBdr>
            <w:top w:val="none" w:sz="0" w:space="0" w:color="auto"/>
            <w:left w:val="none" w:sz="0" w:space="0" w:color="auto"/>
            <w:bottom w:val="none" w:sz="0" w:space="0" w:color="auto"/>
            <w:right w:val="none" w:sz="0" w:space="0" w:color="auto"/>
          </w:divBdr>
        </w:div>
      </w:divsChild>
    </w:div>
    <w:div w:id="975648086">
      <w:bodyDiv w:val="1"/>
      <w:marLeft w:val="0"/>
      <w:marRight w:val="0"/>
      <w:marTop w:val="0"/>
      <w:marBottom w:val="0"/>
      <w:divBdr>
        <w:top w:val="none" w:sz="0" w:space="0" w:color="auto"/>
        <w:left w:val="none" w:sz="0" w:space="0" w:color="auto"/>
        <w:bottom w:val="none" w:sz="0" w:space="0" w:color="auto"/>
        <w:right w:val="none" w:sz="0" w:space="0" w:color="auto"/>
      </w:divBdr>
      <w:divsChild>
        <w:div w:id="2091461369">
          <w:marLeft w:val="0"/>
          <w:marRight w:val="0"/>
          <w:marTop w:val="0"/>
          <w:marBottom w:val="0"/>
          <w:divBdr>
            <w:top w:val="none" w:sz="0" w:space="0" w:color="auto"/>
            <w:left w:val="none" w:sz="0" w:space="0" w:color="auto"/>
            <w:bottom w:val="none" w:sz="0" w:space="0" w:color="auto"/>
            <w:right w:val="none" w:sz="0" w:space="0" w:color="auto"/>
          </w:divBdr>
        </w:div>
      </w:divsChild>
    </w:div>
    <w:div w:id="987325508">
      <w:bodyDiv w:val="1"/>
      <w:marLeft w:val="0"/>
      <w:marRight w:val="0"/>
      <w:marTop w:val="0"/>
      <w:marBottom w:val="0"/>
      <w:divBdr>
        <w:top w:val="none" w:sz="0" w:space="0" w:color="auto"/>
        <w:left w:val="none" w:sz="0" w:space="0" w:color="auto"/>
        <w:bottom w:val="none" w:sz="0" w:space="0" w:color="auto"/>
        <w:right w:val="none" w:sz="0" w:space="0" w:color="auto"/>
      </w:divBdr>
      <w:divsChild>
        <w:div w:id="923685872">
          <w:marLeft w:val="0"/>
          <w:marRight w:val="0"/>
          <w:marTop w:val="0"/>
          <w:marBottom w:val="0"/>
          <w:divBdr>
            <w:top w:val="none" w:sz="0" w:space="0" w:color="auto"/>
            <w:left w:val="none" w:sz="0" w:space="0" w:color="auto"/>
            <w:bottom w:val="none" w:sz="0" w:space="0" w:color="auto"/>
            <w:right w:val="none" w:sz="0" w:space="0" w:color="auto"/>
          </w:divBdr>
        </w:div>
      </w:divsChild>
    </w:div>
    <w:div w:id="993067572">
      <w:bodyDiv w:val="1"/>
      <w:marLeft w:val="0"/>
      <w:marRight w:val="0"/>
      <w:marTop w:val="0"/>
      <w:marBottom w:val="0"/>
      <w:divBdr>
        <w:top w:val="none" w:sz="0" w:space="0" w:color="auto"/>
        <w:left w:val="none" w:sz="0" w:space="0" w:color="auto"/>
        <w:bottom w:val="none" w:sz="0" w:space="0" w:color="auto"/>
        <w:right w:val="none" w:sz="0" w:space="0" w:color="auto"/>
      </w:divBdr>
    </w:div>
    <w:div w:id="993485406">
      <w:bodyDiv w:val="1"/>
      <w:marLeft w:val="0"/>
      <w:marRight w:val="0"/>
      <w:marTop w:val="0"/>
      <w:marBottom w:val="0"/>
      <w:divBdr>
        <w:top w:val="none" w:sz="0" w:space="0" w:color="auto"/>
        <w:left w:val="none" w:sz="0" w:space="0" w:color="auto"/>
        <w:bottom w:val="none" w:sz="0" w:space="0" w:color="auto"/>
        <w:right w:val="none" w:sz="0" w:space="0" w:color="auto"/>
      </w:divBdr>
      <w:divsChild>
        <w:div w:id="644434784">
          <w:marLeft w:val="0"/>
          <w:marRight w:val="0"/>
          <w:marTop w:val="0"/>
          <w:marBottom w:val="0"/>
          <w:divBdr>
            <w:top w:val="none" w:sz="0" w:space="0" w:color="auto"/>
            <w:left w:val="none" w:sz="0" w:space="0" w:color="auto"/>
            <w:bottom w:val="none" w:sz="0" w:space="0" w:color="auto"/>
            <w:right w:val="none" w:sz="0" w:space="0" w:color="auto"/>
          </w:divBdr>
        </w:div>
      </w:divsChild>
    </w:div>
    <w:div w:id="994643327">
      <w:bodyDiv w:val="1"/>
      <w:marLeft w:val="0"/>
      <w:marRight w:val="0"/>
      <w:marTop w:val="0"/>
      <w:marBottom w:val="0"/>
      <w:divBdr>
        <w:top w:val="none" w:sz="0" w:space="0" w:color="auto"/>
        <w:left w:val="none" w:sz="0" w:space="0" w:color="auto"/>
        <w:bottom w:val="none" w:sz="0" w:space="0" w:color="auto"/>
        <w:right w:val="none" w:sz="0" w:space="0" w:color="auto"/>
      </w:divBdr>
      <w:divsChild>
        <w:div w:id="1123773382">
          <w:marLeft w:val="0"/>
          <w:marRight w:val="0"/>
          <w:marTop w:val="0"/>
          <w:marBottom w:val="0"/>
          <w:divBdr>
            <w:top w:val="none" w:sz="0" w:space="0" w:color="auto"/>
            <w:left w:val="none" w:sz="0" w:space="0" w:color="auto"/>
            <w:bottom w:val="none" w:sz="0" w:space="0" w:color="auto"/>
            <w:right w:val="none" w:sz="0" w:space="0" w:color="auto"/>
          </w:divBdr>
        </w:div>
      </w:divsChild>
    </w:div>
    <w:div w:id="999383444">
      <w:bodyDiv w:val="1"/>
      <w:marLeft w:val="0"/>
      <w:marRight w:val="0"/>
      <w:marTop w:val="0"/>
      <w:marBottom w:val="0"/>
      <w:divBdr>
        <w:top w:val="none" w:sz="0" w:space="0" w:color="auto"/>
        <w:left w:val="none" w:sz="0" w:space="0" w:color="auto"/>
        <w:bottom w:val="none" w:sz="0" w:space="0" w:color="auto"/>
        <w:right w:val="none" w:sz="0" w:space="0" w:color="auto"/>
      </w:divBdr>
      <w:divsChild>
        <w:div w:id="47535328">
          <w:marLeft w:val="0"/>
          <w:marRight w:val="0"/>
          <w:marTop w:val="0"/>
          <w:marBottom w:val="0"/>
          <w:divBdr>
            <w:top w:val="none" w:sz="0" w:space="0" w:color="auto"/>
            <w:left w:val="none" w:sz="0" w:space="0" w:color="auto"/>
            <w:bottom w:val="none" w:sz="0" w:space="0" w:color="auto"/>
            <w:right w:val="none" w:sz="0" w:space="0" w:color="auto"/>
          </w:divBdr>
        </w:div>
      </w:divsChild>
    </w:div>
    <w:div w:id="1003974600">
      <w:bodyDiv w:val="1"/>
      <w:marLeft w:val="0"/>
      <w:marRight w:val="0"/>
      <w:marTop w:val="0"/>
      <w:marBottom w:val="0"/>
      <w:divBdr>
        <w:top w:val="none" w:sz="0" w:space="0" w:color="auto"/>
        <w:left w:val="none" w:sz="0" w:space="0" w:color="auto"/>
        <w:bottom w:val="none" w:sz="0" w:space="0" w:color="auto"/>
        <w:right w:val="none" w:sz="0" w:space="0" w:color="auto"/>
      </w:divBdr>
    </w:div>
    <w:div w:id="1025983628">
      <w:bodyDiv w:val="1"/>
      <w:marLeft w:val="0"/>
      <w:marRight w:val="0"/>
      <w:marTop w:val="0"/>
      <w:marBottom w:val="0"/>
      <w:divBdr>
        <w:top w:val="none" w:sz="0" w:space="0" w:color="auto"/>
        <w:left w:val="none" w:sz="0" w:space="0" w:color="auto"/>
        <w:bottom w:val="none" w:sz="0" w:space="0" w:color="auto"/>
        <w:right w:val="none" w:sz="0" w:space="0" w:color="auto"/>
      </w:divBdr>
      <w:divsChild>
        <w:div w:id="846216988">
          <w:marLeft w:val="0"/>
          <w:marRight w:val="0"/>
          <w:marTop w:val="0"/>
          <w:marBottom w:val="0"/>
          <w:divBdr>
            <w:top w:val="none" w:sz="0" w:space="0" w:color="auto"/>
            <w:left w:val="none" w:sz="0" w:space="0" w:color="auto"/>
            <w:bottom w:val="none" w:sz="0" w:space="0" w:color="auto"/>
            <w:right w:val="none" w:sz="0" w:space="0" w:color="auto"/>
          </w:divBdr>
        </w:div>
      </w:divsChild>
    </w:div>
    <w:div w:id="1028875274">
      <w:bodyDiv w:val="1"/>
      <w:marLeft w:val="0"/>
      <w:marRight w:val="0"/>
      <w:marTop w:val="0"/>
      <w:marBottom w:val="0"/>
      <w:divBdr>
        <w:top w:val="none" w:sz="0" w:space="0" w:color="auto"/>
        <w:left w:val="none" w:sz="0" w:space="0" w:color="auto"/>
        <w:bottom w:val="none" w:sz="0" w:space="0" w:color="auto"/>
        <w:right w:val="none" w:sz="0" w:space="0" w:color="auto"/>
      </w:divBdr>
      <w:divsChild>
        <w:div w:id="973680872">
          <w:marLeft w:val="0"/>
          <w:marRight w:val="0"/>
          <w:marTop w:val="0"/>
          <w:marBottom w:val="0"/>
          <w:divBdr>
            <w:top w:val="none" w:sz="0" w:space="0" w:color="auto"/>
            <w:left w:val="none" w:sz="0" w:space="0" w:color="auto"/>
            <w:bottom w:val="none" w:sz="0" w:space="0" w:color="auto"/>
            <w:right w:val="none" w:sz="0" w:space="0" w:color="auto"/>
          </w:divBdr>
        </w:div>
      </w:divsChild>
    </w:div>
    <w:div w:id="1034187512">
      <w:bodyDiv w:val="1"/>
      <w:marLeft w:val="0"/>
      <w:marRight w:val="0"/>
      <w:marTop w:val="0"/>
      <w:marBottom w:val="0"/>
      <w:divBdr>
        <w:top w:val="none" w:sz="0" w:space="0" w:color="auto"/>
        <w:left w:val="none" w:sz="0" w:space="0" w:color="auto"/>
        <w:bottom w:val="none" w:sz="0" w:space="0" w:color="auto"/>
        <w:right w:val="none" w:sz="0" w:space="0" w:color="auto"/>
      </w:divBdr>
      <w:divsChild>
        <w:div w:id="780337651">
          <w:marLeft w:val="0"/>
          <w:marRight w:val="0"/>
          <w:marTop w:val="0"/>
          <w:marBottom w:val="0"/>
          <w:divBdr>
            <w:top w:val="none" w:sz="0" w:space="0" w:color="auto"/>
            <w:left w:val="none" w:sz="0" w:space="0" w:color="auto"/>
            <w:bottom w:val="none" w:sz="0" w:space="0" w:color="auto"/>
            <w:right w:val="none" w:sz="0" w:space="0" w:color="auto"/>
          </w:divBdr>
        </w:div>
      </w:divsChild>
    </w:div>
    <w:div w:id="1035275514">
      <w:bodyDiv w:val="1"/>
      <w:marLeft w:val="0"/>
      <w:marRight w:val="0"/>
      <w:marTop w:val="0"/>
      <w:marBottom w:val="0"/>
      <w:divBdr>
        <w:top w:val="none" w:sz="0" w:space="0" w:color="auto"/>
        <w:left w:val="none" w:sz="0" w:space="0" w:color="auto"/>
        <w:bottom w:val="none" w:sz="0" w:space="0" w:color="auto"/>
        <w:right w:val="none" w:sz="0" w:space="0" w:color="auto"/>
      </w:divBdr>
      <w:divsChild>
        <w:div w:id="1608005804">
          <w:marLeft w:val="0"/>
          <w:marRight w:val="0"/>
          <w:marTop w:val="0"/>
          <w:marBottom w:val="0"/>
          <w:divBdr>
            <w:top w:val="none" w:sz="0" w:space="0" w:color="auto"/>
            <w:left w:val="none" w:sz="0" w:space="0" w:color="auto"/>
            <w:bottom w:val="none" w:sz="0" w:space="0" w:color="auto"/>
            <w:right w:val="none" w:sz="0" w:space="0" w:color="auto"/>
          </w:divBdr>
        </w:div>
      </w:divsChild>
    </w:div>
    <w:div w:id="1036007910">
      <w:bodyDiv w:val="1"/>
      <w:marLeft w:val="0"/>
      <w:marRight w:val="0"/>
      <w:marTop w:val="0"/>
      <w:marBottom w:val="0"/>
      <w:divBdr>
        <w:top w:val="none" w:sz="0" w:space="0" w:color="auto"/>
        <w:left w:val="none" w:sz="0" w:space="0" w:color="auto"/>
        <w:bottom w:val="none" w:sz="0" w:space="0" w:color="auto"/>
        <w:right w:val="none" w:sz="0" w:space="0" w:color="auto"/>
      </w:divBdr>
      <w:divsChild>
        <w:div w:id="1816599469">
          <w:marLeft w:val="0"/>
          <w:marRight w:val="0"/>
          <w:marTop w:val="0"/>
          <w:marBottom w:val="0"/>
          <w:divBdr>
            <w:top w:val="none" w:sz="0" w:space="0" w:color="auto"/>
            <w:left w:val="none" w:sz="0" w:space="0" w:color="auto"/>
            <w:bottom w:val="none" w:sz="0" w:space="0" w:color="auto"/>
            <w:right w:val="none" w:sz="0" w:space="0" w:color="auto"/>
          </w:divBdr>
        </w:div>
      </w:divsChild>
    </w:div>
    <w:div w:id="1066300957">
      <w:bodyDiv w:val="1"/>
      <w:marLeft w:val="0"/>
      <w:marRight w:val="0"/>
      <w:marTop w:val="0"/>
      <w:marBottom w:val="0"/>
      <w:divBdr>
        <w:top w:val="none" w:sz="0" w:space="0" w:color="auto"/>
        <w:left w:val="none" w:sz="0" w:space="0" w:color="auto"/>
        <w:bottom w:val="none" w:sz="0" w:space="0" w:color="auto"/>
        <w:right w:val="none" w:sz="0" w:space="0" w:color="auto"/>
      </w:divBdr>
      <w:divsChild>
        <w:div w:id="1555777269">
          <w:marLeft w:val="0"/>
          <w:marRight w:val="0"/>
          <w:marTop w:val="0"/>
          <w:marBottom w:val="0"/>
          <w:divBdr>
            <w:top w:val="none" w:sz="0" w:space="0" w:color="auto"/>
            <w:left w:val="none" w:sz="0" w:space="0" w:color="auto"/>
            <w:bottom w:val="none" w:sz="0" w:space="0" w:color="auto"/>
            <w:right w:val="none" w:sz="0" w:space="0" w:color="auto"/>
          </w:divBdr>
          <w:divsChild>
            <w:div w:id="1225414006">
              <w:marLeft w:val="0"/>
              <w:marRight w:val="0"/>
              <w:marTop w:val="0"/>
              <w:marBottom w:val="0"/>
              <w:divBdr>
                <w:top w:val="none" w:sz="0" w:space="0" w:color="auto"/>
                <w:left w:val="none" w:sz="0" w:space="0" w:color="auto"/>
                <w:bottom w:val="none" w:sz="0" w:space="0" w:color="auto"/>
                <w:right w:val="none" w:sz="0" w:space="0" w:color="auto"/>
              </w:divBdr>
              <w:divsChild>
                <w:div w:id="502864730">
                  <w:marLeft w:val="0"/>
                  <w:marRight w:val="0"/>
                  <w:marTop w:val="0"/>
                  <w:marBottom w:val="0"/>
                  <w:divBdr>
                    <w:top w:val="none" w:sz="0" w:space="0" w:color="auto"/>
                    <w:left w:val="none" w:sz="0" w:space="0" w:color="auto"/>
                    <w:bottom w:val="none" w:sz="0" w:space="0" w:color="auto"/>
                    <w:right w:val="none" w:sz="0" w:space="0" w:color="auto"/>
                  </w:divBdr>
                  <w:divsChild>
                    <w:div w:id="88626736">
                      <w:marLeft w:val="0"/>
                      <w:marRight w:val="0"/>
                      <w:marTop w:val="0"/>
                      <w:marBottom w:val="0"/>
                      <w:divBdr>
                        <w:top w:val="none" w:sz="0" w:space="0" w:color="auto"/>
                        <w:left w:val="none" w:sz="0" w:space="0" w:color="auto"/>
                        <w:bottom w:val="none" w:sz="0" w:space="0" w:color="auto"/>
                        <w:right w:val="none" w:sz="0" w:space="0" w:color="auto"/>
                      </w:divBdr>
                      <w:divsChild>
                        <w:div w:id="331763157">
                          <w:marLeft w:val="0"/>
                          <w:marRight w:val="0"/>
                          <w:marTop w:val="0"/>
                          <w:marBottom w:val="0"/>
                          <w:divBdr>
                            <w:top w:val="none" w:sz="0" w:space="0" w:color="auto"/>
                            <w:left w:val="none" w:sz="0" w:space="0" w:color="auto"/>
                            <w:bottom w:val="none" w:sz="0" w:space="0" w:color="auto"/>
                            <w:right w:val="none" w:sz="0" w:space="0" w:color="auto"/>
                          </w:divBdr>
                          <w:divsChild>
                            <w:div w:id="135873978">
                              <w:marLeft w:val="0"/>
                              <w:marRight w:val="0"/>
                              <w:marTop w:val="0"/>
                              <w:marBottom w:val="0"/>
                              <w:divBdr>
                                <w:top w:val="none" w:sz="0" w:space="0" w:color="auto"/>
                                <w:left w:val="none" w:sz="0" w:space="0" w:color="auto"/>
                                <w:bottom w:val="none" w:sz="0" w:space="0" w:color="auto"/>
                                <w:right w:val="none" w:sz="0" w:space="0" w:color="auto"/>
                              </w:divBdr>
                              <w:divsChild>
                                <w:div w:id="1291352593">
                                  <w:marLeft w:val="0"/>
                                  <w:marRight w:val="0"/>
                                  <w:marTop w:val="0"/>
                                  <w:marBottom w:val="0"/>
                                  <w:divBdr>
                                    <w:top w:val="none" w:sz="0" w:space="0" w:color="auto"/>
                                    <w:left w:val="none" w:sz="0" w:space="0" w:color="auto"/>
                                    <w:bottom w:val="none" w:sz="0" w:space="0" w:color="auto"/>
                                    <w:right w:val="none" w:sz="0" w:space="0" w:color="auto"/>
                                  </w:divBdr>
                                  <w:divsChild>
                                    <w:div w:id="1152714931">
                                      <w:marLeft w:val="0"/>
                                      <w:marRight w:val="0"/>
                                      <w:marTop w:val="0"/>
                                      <w:marBottom w:val="0"/>
                                      <w:divBdr>
                                        <w:top w:val="none" w:sz="0" w:space="0" w:color="auto"/>
                                        <w:left w:val="none" w:sz="0" w:space="0" w:color="auto"/>
                                        <w:bottom w:val="none" w:sz="0" w:space="0" w:color="auto"/>
                                        <w:right w:val="none" w:sz="0" w:space="0" w:color="auto"/>
                                      </w:divBdr>
                                      <w:divsChild>
                                        <w:div w:id="965156761">
                                          <w:marLeft w:val="0"/>
                                          <w:marRight w:val="0"/>
                                          <w:marTop w:val="0"/>
                                          <w:marBottom w:val="0"/>
                                          <w:divBdr>
                                            <w:top w:val="none" w:sz="0" w:space="0" w:color="auto"/>
                                            <w:left w:val="none" w:sz="0" w:space="0" w:color="auto"/>
                                            <w:bottom w:val="none" w:sz="0" w:space="0" w:color="auto"/>
                                            <w:right w:val="none" w:sz="0" w:space="0" w:color="auto"/>
                                          </w:divBdr>
                                          <w:divsChild>
                                            <w:div w:id="2014018954">
                                              <w:marLeft w:val="0"/>
                                              <w:marRight w:val="0"/>
                                              <w:marTop w:val="0"/>
                                              <w:marBottom w:val="0"/>
                                              <w:divBdr>
                                                <w:top w:val="none" w:sz="0" w:space="0" w:color="auto"/>
                                                <w:left w:val="none" w:sz="0" w:space="0" w:color="auto"/>
                                                <w:bottom w:val="none" w:sz="0" w:space="0" w:color="auto"/>
                                                <w:right w:val="none" w:sz="0" w:space="0" w:color="auto"/>
                                              </w:divBdr>
                                              <w:divsChild>
                                                <w:div w:id="299269585">
                                                  <w:marLeft w:val="0"/>
                                                  <w:marRight w:val="0"/>
                                                  <w:marTop w:val="0"/>
                                                  <w:marBottom w:val="0"/>
                                                  <w:divBdr>
                                                    <w:top w:val="none" w:sz="0" w:space="0" w:color="auto"/>
                                                    <w:left w:val="none" w:sz="0" w:space="0" w:color="auto"/>
                                                    <w:bottom w:val="none" w:sz="0" w:space="0" w:color="auto"/>
                                                    <w:right w:val="none" w:sz="0" w:space="0" w:color="auto"/>
                                                  </w:divBdr>
                                                  <w:divsChild>
                                                    <w:div w:id="1216619082">
                                                      <w:marLeft w:val="0"/>
                                                      <w:marRight w:val="0"/>
                                                      <w:marTop w:val="0"/>
                                                      <w:marBottom w:val="0"/>
                                                      <w:divBdr>
                                                        <w:top w:val="none" w:sz="0" w:space="0" w:color="auto"/>
                                                        <w:left w:val="none" w:sz="0" w:space="0" w:color="auto"/>
                                                        <w:bottom w:val="none" w:sz="0" w:space="0" w:color="auto"/>
                                                        <w:right w:val="none" w:sz="0" w:space="0" w:color="auto"/>
                                                      </w:divBdr>
                                                      <w:divsChild>
                                                        <w:div w:id="938561894">
                                                          <w:marLeft w:val="0"/>
                                                          <w:marRight w:val="0"/>
                                                          <w:marTop w:val="0"/>
                                                          <w:marBottom w:val="0"/>
                                                          <w:divBdr>
                                                            <w:top w:val="none" w:sz="0" w:space="0" w:color="auto"/>
                                                            <w:left w:val="none" w:sz="0" w:space="0" w:color="auto"/>
                                                            <w:bottom w:val="none" w:sz="0" w:space="0" w:color="auto"/>
                                                            <w:right w:val="none" w:sz="0" w:space="0" w:color="auto"/>
                                                          </w:divBdr>
                                                          <w:divsChild>
                                                            <w:div w:id="19621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25561">
              <w:marLeft w:val="0"/>
              <w:marRight w:val="0"/>
              <w:marTop w:val="0"/>
              <w:marBottom w:val="0"/>
              <w:divBdr>
                <w:top w:val="none" w:sz="0" w:space="0" w:color="auto"/>
                <w:left w:val="none" w:sz="0" w:space="0" w:color="auto"/>
                <w:bottom w:val="none" w:sz="0" w:space="0" w:color="auto"/>
                <w:right w:val="none" w:sz="0" w:space="0" w:color="auto"/>
              </w:divBdr>
              <w:divsChild>
                <w:div w:id="98917877">
                  <w:marLeft w:val="0"/>
                  <w:marRight w:val="0"/>
                  <w:marTop w:val="0"/>
                  <w:marBottom w:val="0"/>
                  <w:divBdr>
                    <w:top w:val="none" w:sz="0" w:space="0" w:color="auto"/>
                    <w:left w:val="none" w:sz="0" w:space="0" w:color="auto"/>
                    <w:bottom w:val="none" w:sz="0" w:space="0" w:color="auto"/>
                    <w:right w:val="none" w:sz="0" w:space="0" w:color="auto"/>
                  </w:divBdr>
                  <w:divsChild>
                    <w:div w:id="1843617759">
                      <w:marLeft w:val="0"/>
                      <w:marRight w:val="0"/>
                      <w:marTop w:val="0"/>
                      <w:marBottom w:val="0"/>
                      <w:divBdr>
                        <w:top w:val="none" w:sz="0" w:space="0" w:color="auto"/>
                        <w:left w:val="none" w:sz="0" w:space="0" w:color="auto"/>
                        <w:bottom w:val="none" w:sz="0" w:space="0" w:color="auto"/>
                        <w:right w:val="none" w:sz="0" w:space="0" w:color="auto"/>
                      </w:divBdr>
                      <w:divsChild>
                        <w:div w:id="764230566">
                          <w:marLeft w:val="0"/>
                          <w:marRight w:val="0"/>
                          <w:marTop w:val="0"/>
                          <w:marBottom w:val="0"/>
                          <w:divBdr>
                            <w:top w:val="none" w:sz="0" w:space="0" w:color="auto"/>
                            <w:left w:val="none" w:sz="0" w:space="0" w:color="auto"/>
                            <w:bottom w:val="none" w:sz="0" w:space="0" w:color="auto"/>
                            <w:right w:val="none" w:sz="0" w:space="0" w:color="auto"/>
                          </w:divBdr>
                          <w:divsChild>
                            <w:div w:id="1153179064">
                              <w:marLeft w:val="0"/>
                              <w:marRight w:val="0"/>
                              <w:marTop w:val="0"/>
                              <w:marBottom w:val="0"/>
                              <w:divBdr>
                                <w:top w:val="none" w:sz="0" w:space="0" w:color="auto"/>
                                <w:left w:val="none" w:sz="0" w:space="0" w:color="auto"/>
                                <w:bottom w:val="none" w:sz="0" w:space="0" w:color="auto"/>
                                <w:right w:val="none" w:sz="0" w:space="0" w:color="auto"/>
                              </w:divBdr>
                              <w:divsChild>
                                <w:div w:id="5673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958107">
      <w:bodyDiv w:val="1"/>
      <w:marLeft w:val="0"/>
      <w:marRight w:val="0"/>
      <w:marTop w:val="0"/>
      <w:marBottom w:val="0"/>
      <w:divBdr>
        <w:top w:val="none" w:sz="0" w:space="0" w:color="auto"/>
        <w:left w:val="none" w:sz="0" w:space="0" w:color="auto"/>
        <w:bottom w:val="none" w:sz="0" w:space="0" w:color="auto"/>
        <w:right w:val="none" w:sz="0" w:space="0" w:color="auto"/>
      </w:divBdr>
      <w:divsChild>
        <w:div w:id="1177035133">
          <w:marLeft w:val="0"/>
          <w:marRight w:val="0"/>
          <w:marTop w:val="0"/>
          <w:marBottom w:val="0"/>
          <w:divBdr>
            <w:top w:val="none" w:sz="0" w:space="0" w:color="auto"/>
            <w:left w:val="none" w:sz="0" w:space="0" w:color="auto"/>
            <w:bottom w:val="none" w:sz="0" w:space="0" w:color="auto"/>
            <w:right w:val="none" w:sz="0" w:space="0" w:color="auto"/>
          </w:divBdr>
        </w:div>
      </w:divsChild>
    </w:div>
    <w:div w:id="1072893785">
      <w:bodyDiv w:val="1"/>
      <w:marLeft w:val="0"/>
      <w:marRight w:val="0"/>
      <w:marTop w:val="0"/>
      <w:marBottom w:val="0"/>
      <w:divBdr>
        <w:top w:val="none" w:sz="0" w:space="0" w:color="auto"/>
        <w:left w:val="none" w:sz="0" w:space="0" w:color="auto"/>
        <w:bottom w:val="none" w:sz="0" w:space="0" w:color="auto"/>
        <w:right w:val="none" w:sz="0" w:space="0" w:color="auto"/>
      </w:divBdr>
      <w:divsChild>
        <w:div w:id="474105819">
          <w:marLeft w:val="0"/>
          <w:marRight w:val="0"/>
          <w:marTop w:val="0"/>
          <w:marBottom w:val="0"/>
          <w:divBdr>
            <w:top w:val="none" w:sz="0" w:space="0" w:color="auto"/>
            <w:left w:val="none" w:sz="0" w:space="0" w:color="auto"/>
            <w:bottom w:val="none" w:sz="0" w:space="0" w:color="auto"/>
            <w:right w:val="none" w:sz="0" w:space="0" w:color="auto"/>
          </w:divBdr>
        </w:div>
      </w:divsChild>
    </w:div>
    <w:div w:id="1076824392">
      <w:bodyDiv w:val="1"/>
      <w:marLeft w:val="0"/>
      <w:marRight w:val="0"/>
      <w:marTop w:val="0"/>
      <w:marBottom w:val="0"/>
      <w:divBdr>
        <w:top w:val="none" w:sz="0" w:space="0" w:color="auto"/>
        <w:left w:val="none" w:sz="0" w:space="0" w:color="auto"/>
        <w:bottom w:val="none" w:sz="0" w:space="0" w:color="auto"/>
        <w:right w:val="none" w:sz="0" w:space="0" w:color="auto"/>
      </w:divBdr>
      <w:divsChild>
        <w:div w:id="1562860849">
          <w:marLeft w:val="0"/>
          <w:marRight w:val="0"/>
          <w:marTop w:val="0"/>
          <w:marBottom w:val="0"/>
          <w:divBdr>
            <w:top w:val="none" w:sz="0" w:space="0" w:color="auto"/>
            <w:left w:val="none" w:sz="0" w:space="0" w:color="auto"/>
            <w:bottom w:val="none" w:sz="0" w:space="0" w:color="auto"/>
            <w:right w:val="none" w:sz="0" w:space="0" w:color="auto"/>
          </w:divBdr>
        </w:div>
      </w:divsChild>
    </w:div>
    <w:div w:id="1095324867">
      <w:bodyDiv w:val="1"/>
      <w:marLeft w:val="0"/>
      <w:marRight w:val="0"/>
      <w:marTop w:val="0"/>
      <w:marBottom w:val="0"/>
      <w:divBdr>
        <w:top w:val="none" w:sz="0" w:space="0" w:color="auto"/>
        <w:left w:val="none" w:sz="0" w:space="0" w:color="auto"/>
        <w:bottom w:val="none" w:sz="0" w:space="0" w:color="auto"/>
        <w:right w:val="none" w:sz="0" w:space="0" w:color="auto"/>
      </w:divBdr>
      <w:divsChild>
        <w:div w:id="1157644651">
          <w:marLeft w:val="0"/>
          <w:marRight w:val="0"/>
          <w:marTop w:val="0"/>
          <w:marBottom w:val="0"/>
          <w:divBdr>
            <w:top w:val="none" w:sz="0" w:space="0" w:color="auto"/>
            <w:left w:val="none" w:sz="0" w:space="0" w:color="auto"/>
            <w:bottom w:val="none" w:sz="0" w:space="0" w:color="auto"/>
            <w:right w:val="none" w:sz="0" w:space="0" w:color="auto"/>
          </w:divBdr>
          <w:divsChild>
            <w:div w:id="173542692">
              <w:blockQuote w:val="1"/>
              <w:marLeft w:val="720"/>
              <w:marRight w:val="720"/>
              <w:marTop w:val="100"/>
              <w:marBottom w:val="100"/>
              <w:divBdr>
                <w:top w:val="none" w:sz="0" w:space="0" w:color="auto"/>
                <w:left w:val="none" w:sz="0" w:space="0" w:color="auto"/>
                <w:bottom w:val="none" w:sz="0" w:space="0" w:color="auto"/>
                <w:right w:val="none" w:sz="0" w:space="0" w:color="auto"/>
              </w:divBdr>
            </w:div>
            <w:div w:id="895092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99564089">
      <w:bodyDiv w:val="1"/>
      <w:marLeft w:val="0"/>
      <w:marRight w:val="0"/>
      <w:marTop w:val="0"/>
      <w:marBottom w:val="0"/>
      <w:divBdr>
        <w:top w:val="none" w:sz="0" w:space="0" w:color="auto"/>
        <w:left w:val="none" w:sz="0" w:space="0" w:color="auto"/>
        <w:bottom w:val="none" w:sz="0" w:space="0" w:color="auto"/>
        <w:right w:val="none" w:sz="0" w:space="0" w:color="auto"/>
      </w:divBdr>
      <w:divsChild>
        <w:div w:id="1329943603">
          <w:marLeft w:val="0"/>
          <w:marRight w:val="0"/>
          <w:marTop w:val="0"/>
          <w:marBottom w:val="0"/>
          <w:divBdr>
            <w:top w:val="none" w:sz="0" w:space="0" w:color="auto"/>
            <w:left w:val="none" w:sz="0" w:space="0" w:color="auto"/>
            <w:bottom w:val="none" w:sz="0" w:space="0" w:color="auto"/>
            <w:right w:val="none" w:sz="0" w:space="0" w:color="auto"/>
          </w:divBdr>
        </w:div>
      </w:divsChild>
    </w:div>
    <w:div w:id="1105081202">
      <w:bodyDiv w:val="1"/>
      <w:marLeft w:val="0"/>
      <w:marRight w:val="0"/>
      <w:marTop w:val="0"/>
      <w:marBottom w:val="0"/>
      <w:divBdr>
        <w:top w:val="none" w:sz="0" w:space="0" w:color="auto"/>
        <w:left w:val="none" w:sz="0" w:space="0" w:color="auto"/>
        <w:bottom w:val="none" w:sz="0" w:space="0" w:color="auto"/>
        <w:right w:val="none" w:sz="0" w:space="0" w:color="auto"/>
      </w:divBdr>
      <w:divsChild>
        <w:div w:id="1005865260">
          <w:marLeft w:val="0"/>
          <w:marRight w:val="0"/>
          <w:marTop w:val="0"/>
          <w:marBottom w:val="0"/>
          <w:divBdr>
            <w:top w:val="none" w:sz="0" w:space="0" w:color="auto"/>
            <w:left w:val="none" w:sz="0" w:space="0" w:color="auto"/>
            <w:bottom w:val="none" w:sz="0" w:space="0" w:color="auto"/>
            <w:right w:val="none" w:sz="0" w:space="0" w:color="auto"/>
          </w:divBdr>
        </w:div>
      </w:divsChild>
    </w:div>
    <w:div w:id="1106459431">
      <w:bodyDiv w:val="1"/>
      <w:marLeft w:val="0"/>
      <w:marRight w:val="0"/>
      <w:marTop w:val="0"/>
      <w:marBottom w:val="0"/>
      <w:divBdr>
        <w:top w:val="none" w:sz="0" w:space="0" w:color="auto"/>
        <w:left w:val="none" w:sz="0" w:space="0" w:color="auto"/>
        <w:bottom w:val="none" w:sz="0" w:space="0" w:color="auto"/>
        <w:right w:val="none" w:sz="0" w:space="0" w:color="auto"/>
      </w:divBdr>
      <w:divsChild>
        <w:div w:id="309480442">
          <w:marLeft w:val="0"/>
          <w:marRight w:val="0"/>
          <w:marTop w:val="0"/>
          <w:marBottom w:val="0"/>
          <w:divBdr>
            <w:top w:val="none" w:sz="0" w:space="0" w:color="auto"/>
            <w:left w:val="none" w:sz="0" w:space="0" w:color="auto"/>
            <w:bottom w:val="none" w:sz="0" w:space="0" w:color="auto"/>
            <w:right w:val="none" w:sz="0" w:space="0" w:color="auto"/>
          </w:divBdr>
        </w:div>
      </w:divsChild>
    </w:div>
    <w:div w:id="1119959028">
      <w:bodyDiv w:val="1"/>
      <w:marLeft w:val="0"/>
      <w:marRight w:val="0"/>
      <w:marTop w:val="0"/>
      <w:marBottom w:val="0"/>
      <w:divBdr>
        <w:top w:val="none" w:sz="0" w:space="0" w:color="auto"/>
        <w:left w:val="none" w:sz="0" w:space="0" w:color="auto"/>
        <w:bottom w:val="none" w:sz="0" w:space="0" w:color="auto"/>
        <w:right w:val="none" w:sz="0" w:space="0" w:color="auto"/>
      </w:divBdr>
      <w:divsChild>
        <w:div w:id="141506582">
          <w:marLeft w:val="0"/>
          <w:marRight w:val="0"/>
          <w:marTop w:val="0"/>
          <w:marBottom w:val="0"/>
          <w:divBdr>
            <w:top w:val="none" w:sz="0" w:space="0" w:color="auto"/>
            <w:left w:val="none" w:sz="0" w:space="0" w:color="auto"/>
            <w:bottom w:val="none" w:sz="0" w:space="0" w:color="auto"/>
            <w:right w:val="none" w:sz="0" w:space="0" w:color="auto"/>
          </w:divBdr>
        </w:div>
      </w:divsChild>
    </w:div>
    <w:div w:id="1127508602">
      <w:bodyDiv w:val="1"/>
      <w:marLeft w:val="0"/>
      <w:marRight w:val="0"/>
      <w:marTop w:val="0"/>
      <w:marBottom w:val="0"/>
      <w:divBdr>
        <w:top w:val="none" w:sz="0" w:space="0" w:color="auto"/>
        <w:left w:val="none" w:sz="0" w:space="0" w:color="auto"/>
        <w:bottom w:val="none" w:sz="0" w:space="0" w:color="auto"/>
        <w:right w:val="none" w:sz="0" w:space="0" w:color="auto"/>
      </w:divBdr>
      <w:divsChild>
        <w:div w:id="148405725">
          <w:marLeft w:val="0"/>
          <w:marRight w:val="0"/>
          <w:marTop w:val="0"/>
          <w:marBottom w:val="0"/>
          <w:divBdr>
            <w:top w:val="none" w:sz="0" w:space="0" w:color="auto"/>
            <w:left w:val="none" w:sz="0" w:space="0" w:color="auto"/>
            <w:bottom w:val="none" w:sz="0" w:space="0" w:color="auto"/>
            <w:right w:val="none" w:sz="0" w:space="0" w:color="auto"/>
          </w:divBdr>
        </w:div>
      </w:divsChild>
    </w:div>
    <w:div w:id="1134758367">
      <w:bodyDiv w:val="1"/>
      <w:marLeft w:val="0"/>
      <w:marRight w:val="0"/>
      <w:marTop w:val="0"/>
      <w:marBottom w:val="0"/>
      <w:divBdr>
        <w:top w:val="none" w:sz="0" w:space="0" w:color="auto"/>
        <w:left w:val="none" w:sz="0" w:space="0" w:color="auto"/>
        <w:bottom w:val="none" w:sz="0" w:space="0" w:color="auto"/>
        <w:right w:val="none" w:sz="0" w:space="0" w:color="auto"/>
      </w:divBdr>
    </w:div>
    <w:div w:id="1146505674">
      <w:bodyDiv w:val="1"/>
      <w:marLeft w:val="0"/>
      <w:marRight w:val="0"/>
      <w:marTop w:val="0"/>
      <w:marBottom w:val="0"/>
      <w:divBdr>
        <w:top w:val="none" w:sz="0" w:space="0" w:color="auto"/>
        <w:left w:val="none" w:sz="0" w:space="0" w:color="auto"/>
        <w:bottom w:val="none" w:sz="0" w:space="0" w:color="auto"/>
        <w:right w:val="none" w:sz="0" w:space="0" w:color="auto"/>
      </w:divBdr>
      <w:divsChild>
        <w:div w:id="305664740">
          <w:marLeft w:val="0"/>
          <w:marRight w:val="0"/>
          <w:marTop w:val="0"/>
          <w:marBottom w:val="0"/>
          <w:divBdr>
            <w:top w:val="none" w:sz="0" w:space="0" w:color="auto"/>
            <w:left w:val="none" w:sz="0" w:space="0" w:color="auto"/>
            <w:bottom w:val="none" w:sz="0" w:space="0" w:color="auto"/>
            <w:right w:val="none" w:sz="0" w:space="0" w:color="auto"/>
          </w:divBdr>
        </w:div>
      </w:divsChild>
    </w:div>
    <w:div w:id="1150901707">
      <w:bodyDiv w:val="1"/>
      <w:marLeft w:val="0"/>
      <w:marRight w:val="0"/>
      <w:marTop w:val="0"/>
      <w:marBottom w:val="0"/>
      <w:divBdr>
        <w:top w:val="none" w:sz="0" w:space="0" w:color="auto"/>
        <w:left w:val="none" w:sz="0" w:space="0" w:color="auto"/>
        <w:bottom w:val="none" w:sz="0" w:space="0" w:color="auto"/>
        <w:right w:val="none" w:sz="0" w:space="0" w:color="auto"/>
      </w:divBdr>
      <w:divsChild>
        <w:div w:id="1100443394">
          <w:marLeft w:val="0"/>
          <w:marRight w:val="0"/>
          <w:marTop w:val="0"/>
          <w:marBottom w:val="0"/>
          <w:divBdr>
            <w:top w:val="none" w:sz="0" w:space="0" w:color="auto"/>
            <w:left w:val="none" w:sz="0" w:space="0" w:color="auto"/>
            <w:bottom w:val="none" w:sz="0" w:space="0" w:color="auto"/>
            <w:right w:val="none" w:sz="0" w:space="0" w:color="auto"/>
          </w:divBdr>
        </w:div>
      </w:divsChild>
    </w:div>
    <w:div w:id="1180587313">
      <w:bodyDiv w:val="1"/>
      <w:marLeft w:val="0"/>
      <w:marRight w:val="0"/>
      <w:marTop w:val="0"/>
      <w:marBottom w:val="0"/>
      <w:divBdr>
        <w:top w:val="none" w:sz="0" w:space="0" w:color="auto"/>
        <w:left w:val="none" w:sz="0" w:space="0" w:color="auto"/>
        <w:bottom w:val="none" w:sz="0" w:space="0" w:color="auto"/>
        <w:right w:val="none" w:sz="0" w:space="0" w:color="auto"/>
      </w:divBdr>
      <w:divsChild>
        <w:div w:id="814220580">
          <w:marLeft w:val="0"/>
          <w:marRight w:val="0"/>
          <w:marTop w:val="0"/>
          <w:marBottom w:val="0"/>
          <w:divBdr>
            <w:top w:val="none" w:sz="0" w:space="0" w:color="auto"/>
            <w:left w:val="none" w:sz="0" w:space="0" w:color="auto"/>
            <w:bottom w:val="none" w:sz="0" w:space="0" w:color="auto"/>
            <w:right w:val="none" w:sz="0" w:space="0" w:color="auto"/>
          </w:divBdr>
        </w:div>
      </w:divsChild>
    </w:div>
    <w:div w:id="1183276353">
      <w:bodyDiv w:val="1"/>
      <w:marLeft w:val="0"/>
      <w:marRight w:val="0"/>
      <w:marTop w:val="0"/>
      <w:marBottom w:val="0"/>
      <w:divBdr>
        <w:top w:val="none" w:sz="0" w:space="0" w:color="auto"/>
        <w:left w:val="none" w:sz="0" w:space="0" w:color="auto"/>
        <w:bottom w:val="none" w:sz="0" w:space="0" w:color="auto"/>
        <w:right w:val="none" w:sz="0" w:space="0" w:color="auto"/>
      </w:divBdr>
    </w:div>
    <w:div w:id="1189024395">
      <w:bodyDiv w:val="1"/>
      <w:marLeft w:val="0"/>
      <w:marRight w:val="0"/>
      <w:marTop w:val="0"/>
      <w:marBottom w:val="0"/>
      <w:divBdr>
        <w:top w:val="none" w:sz="0" w:space="0" w:color="auto"/>
        <w:left w:val="none" w:sz="0" w:space="0" w:color="auto"/>
        <w:bottom w:val="none" w:sz="0" w:space="0" w:color="auto"/>
        <w:right w:val="none" w:sz="0" w:space="0" w:color="auto"/>
      </w:divBdr>
    </w:div>
    <w:div w:id="1214004038">
      <w:bodyDiv w:val="1"/>
      <w:marLeft w:val="0"/>
      <w:marRight w:val="0"/>
      <w:marTop w:val="0"/>
      <w:marBottom w:val="0"/>
      <w:divBdr>
        <w:top w:val="none" w:sz="0" w:space="0" w:color="auto"/>
        <w:left w:val="none" w:sz="0" w:space="0" w:color="auto"/>
        <w:bottom w:val="none" w:sz="0" w:space="0" w:color="auto"/>
        <w:right w:val="none" w:sz="0" w:space="0" w:color="auto"/>
      </w:divBdr>
      <w:divsChild>
        <w:div w:id="2044206391">
          <w:marLeft w:val="0"/>
          <w:marRight w:val="0"/>
          <w:marTop w:val="0"/>
          <w:marBottom w:val="0"/>
          <w:divBdr>
            <w:top w:val="none" w:sz="0" w:space="0" w:color="auto"/>
            <w:left w:val="none" w:sz="0" w:space="0" w:color="auto"/>
            <w:bottom w:val="none" w:sz="0" w:space="0" w:color="auto"/>
            <w:right w:val="none" w:sz="0" w:space="0" w:color="auto"/>
          </w:divBdr>
        </w:div>
      </w:divsChild>
    </w:div>
    <w:div w:id="1221476124">
      <w:bodyDiv w:val="1"/>
      <w:marLeft w:val="0"/>
      <w:marRight w:val="0"/>
      <w:marTop w:val="0"/>
      <w:marBottom w:val="0"/>
      <w:divBdr>
        <w:top w:val="none" w:sz="0" w:space="0" w:color="auto"/>
        <w:left w:val="none" w:sz="0" w:space="0" w:color="auto"/>
        <w:bottom w:val="none" w:sz="0" w:space="0" w:color="auto"/>
        <w:right w:val="none" w:sz="0" w:space="0" w:color="auto"/>
      </w:divBdr>
      <w:divsChild>
        <w:div w:id="463623936">
          <w:marLeft w:val="0"/>
          <w:marRight w:val="0"/>
          <w:marTop w:val="0"/>
          <w:marBottom w:val="0"/>
          <w:divBdr>
            <w:top w:val="none" w:sz="0" w:space="0" w:color="auto"/>
            <w:left w:val="none" w:sz="0" w:space="0" w:color="auto"/>
            <w:bottom w:val="none" w:sz="0" w:space="0" w:color="auto"/>
            <w:right w:val="none" w:sz="0" w:space="0" w:color="auto"/>
          </w:divBdr>
        </w:div>
      </w:divsChild>
    </w:div>
    <w:div w:id="1224677147">
      <w:bodyDiv w:val="1"/>
      <w:marLeft w:val="0"/>
      <w:marRight w:val="0"/>
      <w:marTop w:val="0"/>
      <w:marBottom w:val="0"/>
      <w:divBdr>
        <w:top w:val="none" w:sz="0" w:space="0" w:color="auto"/>
        <w:left w:val="none" w:sz="0" w:space="0" w:color="auto"/>
        <w:bottom w:val="none" w:sz="0" w:space="0" w:color="auto"/>
        <w:right w:val="none" w:sz="0" w:space="0" w:color="auto"/>
      </w:divBdr>
      <w:divsChild>
        <w:div w:id="1478567126">
          <w:marLeft w:val="0"/>
          <w:marRight w:val="0"/>
          <w:marTop w:val="0"/>
          <w:marBottom w:val="0"/>
          <w:divBdr>
            <w:top w:val="none" w:sz="0" w:space="0" w:color="auto"/>
            <w:left w:val="none" w:sz="0" w:space="0" w:color="auto"/>
            <w:bottom w:val="none" w:sz="0" w:space="0" w:color="auto"/>
            <w:right w:val="none" w:sz="0" w:space="0" w:color="auto"/>
          </w:divBdr>
        </w:div>
      </w:divsChild>
    </w:div>
    <w:div w:id="1233931830">
      <w:bodyDiv w:val="1"/>
      <w:marLeft w:val="0"/>
      <w:marRight w:val="0"/>
      <w:marTop w:val="0"/>
      <w:marBottom w:val="0"/>
      <w:divBdr>
        <w:top w:val="none" w:sz="0" w:space="0" w:color="auto"/>
        <w:left w:val="none" w:sz="0" w:space="0" w:color="auto"/>
        <w:bottom w:val="none" w:sz="0" w:space="0" w:color="auto"/>
        <w:right w:val="none" w:sz="0" w:space="0" w:color="auto"/>
      </w:divBdr>
      <w:divsChild>
        <w:div w:id="1696223556">
          <w:marLeft w:val="0"/>
          <w:marRight w:val="0"/>
          <w:marTop w:val="0"/>
          <w:marBottom w:val="0"/>
          <w:divBdr>
            <w:top w:val="none" w:sz="0" w:space="0" w:color="auto"/>
            <w:left w:val="none" w:sz="0" w:space="0" w:color="auto"/>
            <w:bottom w:val="none" w:sz="0" w:space="0" w:color="auto"/>
            <w:right w:val="none" w:sz="0" w:space="0" w:color="auto"/>
          </w:divBdr>
        </w:div>
      </w:divsChild>
    </w:div>
    <w:div w:id="1250852329">
      <w:bodyDiv w:val="1"/>
      <w:marLeft w:val="0"/>
      <w:marRight w:val="0"/>
      <w:marTop w:val="0"/>
      <w:marBottom w:val="0"/>
      <w:divBdr>
        <w:top w:val="none" w:sz="0" w:space="0" w:color="auto"/>
        <w:left w:val="none" w:sz="0" w:space="0" w:color="auto"/>
        <w:bottom w:val="none" w:sz="0" w:space="0" w:color="auto"/>
        <w:right w:val="none" w:sz="0" w:space="0" w:color="auto"/>
      </w:divBdr>
      <w:divsChild>
        <w:div w:id="1563252837">
          <w:marLeft w:val="0"/>
          <w:marRight w:val="0"/>
          <w:marTop w:val="0"/>
          <w:marBottom w:val="0"/>
          <w:divBdr>
            <w:top w:val="none" w:sz="0" w:space="0" w:color="auto"/>
            <w:left w:val="none" w:sz="0" w:space="0" w:color="auto"/>
            <w:bottom w:val="none" w:sz="0" w:space="0" w:color="auto"/>
            <w:right w:val="none" w:sz="0" w:space="0" w:color="auto"/>
          </w:divBdr>
        </w:div>
      </w:divsChild>
    </w:div>
    <w:div w:id="1251701269">
      <w:bodyDiv w:val="1"/>
      <w:marLeft w:val="0"/>
      <w:marRight w:val="0"/>
      <w:marTop w:val="0"/>
      <w:marBottom w:val="0"/>
      <w:divBdr>
        <w:top w:val="none" w:sz="0" w:space="0" w:color="auto"/>
        <w:left w:val="none" w:sz="0" w:space="0" w:color="auto"/>
        <w:bottom w:val="none" w:sz="0" w:space="0" w:color="auto"/>
        <w:right w:val="none" w:sz="0" w:space="0" w:color="auto"/>
      </w:divBdr>
      <w:divsChild>
        <w:div w:id="1437407245">
          <w:marLeft w:val="0"/>
          <w:marRight w:val="0"/>
          <w:marTop w:val="0"/>
          <w:marBottom w:val="0"/>
          <w:divBdr>
            <w:top w:val="none" w:sz="0" w:space="0" w:color="auto"/>
            <w:left w:val="none" w:sz="0" w:space="0" w:color="auto"/>
            <w:bottom w:val="none" w:sz="0" w:space="0" w:color="auto"/>
            <w:right w:val="none" w:sz="0" w:space="0" w:color="auto"/>
          </w:divBdr>
        </w:div>
      </w:divsChild>
    </w:div>
    <w:div w:id="1256745025">
      <w:bodyDiv w:val="1"/>
      <w:marLeft w:val="0"/>
      <w:marRight w:val="0"/>
      <w:marTop w:val="0"/>
      <w:marBottom w:val="0"/>
      <w:divBdr>
        <w:top w:val="none" w:sz="0" w:space="0" w:color="auto"/>
        <w:left w:val="none" w:sz="0" w:space="0" w:color="auto"/>
        <w:bottom w:val="none" w:sz="0" w:space="0" w:color="auto"/>
        <w:right w:val="none" w:sz="0" w:space="0" w:color="auto"/>
      </w:divBdr>
      <w:divsChild>
        <w:div w:id="642198898">
          <w:marLeft w:val="0"/>
          <w:marRight w:val="0"/>
          <w:marTop w:val="0"/>
          <w:marBottom w:val="0"/>
          <w:divBdr>
            <w:top w:val="none" w:sz="0" w:space="0" w:color="auto"/>
            <w:left w:val="none" w:sz="0" w:space="0" w:color="auto"/>
            <w:bottom w:val="none" w:sz="0" w:space="0" w:color="auto"/>
            <w:right w:val="none" w:sz="0" w:space="0" w:color="auto"/>
          </w:divBdr>
        </w:div>
        <w:div w:id="869343589">
          <w:marLeft w:val="0"/>
          <w:marRight w:val="0"/>
          <w:marTop w:val="0"/>
          <w:marBottom w:val="0"/>
          <w:divBdr>
            <w:top w:val="none" w:sz="0" w:space="0" w:color="auto"/>
            <w:left w:val="none" w:sz="0" w:space="0" w:color="auto"/>
            <w:bottom w:val="none" w:sz="0" w:space="0" w:color="auto"/>
            <w:right w:val="none" w:sz="0" w:space="0" w:color="auto"/>
          </w:divBdr>
        </w:div>
        <w:div w:id="154611221">
          <w:marLeft w:val="0"/>
          <w:marRight w:val="0"/>
          <w:marTop w:val="0"/>
          <w:marBottom w:val="0"/>
          <w:divBdr>
            <w:top w:val="none" w:sz="0" w:space="0" w:color="auto"/>
            <w:left w:val="none" w:sz="0" w:space="0" w:color="auto"/>
            <w:bottom w:val="none" w:sz="0" w:space="0" w:color="auto"/>
            <w:right w:val="none" w:sz="0" w:space="0" w:color="auto"/>
          </w:divBdr>
        </w:div>
        <w:div w:id="1411973174">
          <w:marLeft w:val="0"/>
          <w:marRight w:val="0"/>
          <w:marTop w:val="0"/>
          <w:marBottom w:val="0"/>
          <w:divBdr>
            <w:top w:val="none" w:sz="0" w:space="0" w:color="auto"/>
            <w:left w:val="none" w:sz="0" w:space="0" w:color="auto"/>
            <w:bottom w:val="none" w:sz="0" w:space="0" w:color="auto"/>
            <w:right w:val="none" w:sz="0" w:space="0" w:color="auto"/>
          </w:divBdr>
        </w:div>
        <w:div w:id="1108812421">
          <w:marLeft w:val="0"/>
          <w:marRight w:val="0"/>
          <w:marTop w:val="0"/>
          <w:marBottom w:val="0"/>
          <w:divBdr>
            <w:top w:val="none" w:sz="0" w:space="0" w:color="auto"/>
            <w:left w:val="none" w:sz="0" w:space="0" w:color="auto"/>
            <w:bottom w:val="none" w:sz="0" w:space="0" w:color="auto"/>
            <w:right w:val="none" w:sz="0" w:space="0" w:color="auto"/>
          </w:divBdr>
        </w:div>
        <w:div w:id="1568997895">
          <w:marLeft w:val="0"/>
          <w:marRight w:val="0"/>
          <w:marTop w:val="0"/>
          <w:marBottom w:val="0"/>
          <w:divBdr>
            <w:top w:val="none" w:sz="0" w:space="0" w:color="auto"/>
            <w:left w:val="none" w:sz="0" w:space="0" w:color="auto"/>
            <w:bottom w:val="none" w:sz="0" w:space="0" w:color="auto"/>
            <w:right w:val="none" w:sz="0" w:space="0" w:color="auto"/>
          </w:divBdr>
        </w:div>
      </w:divsChild>
    </w:div>
    <w:div w:id="1256748946">
      <w:bodyDiv w:val="1"/>
      <w:marLeft w:val="0"/>
      <w:marRight w:val="0"/>
      <w:marTop w:val="0"/>
      <w:marBottom w:val="0"/>
      <w:divBdr>
        <w:top w:val="none" w:sz="0" w:space="0" w:color="auto"/>
        <w:left w:val="none" w:sz="0" w:space="0" w:color="auto"/>
        <w:bottom w:val="none" w:sz="0" w:space="0" w:color="auto"/>
        <w:right w:val="none" w:sz="0" w:space="0" w:color="auto"/>
      </w:divBdr>
      <w:divsChild>
        <w:div w:id="1376464628">
          <w:marLeft w:val="0"/>
          <w:marRight w:val="0"/>
          <w:marTop w:val="0"/>
          <w:marBottom w:val="0"/>
          <w:divBdr>
            <w:top w:val="none" w:sz="0" w:space="0" w:color="auto"/>
            <w:left w:val="none" w:sz="0" w:space="0" w:color="auto"/>
            <w:bottom w:val="none" w:sz="0" w:space="0" w:color="auto"/>
            <w:right w:val="none" w:sz="0" w:space="0" w:color="auto"/>
          </w:divBdr>
        </w:div>
      </w:divsChild>
    </w:div>
    <w:div w:id="1257208637">
      <w:bodyDiv w:val="1"/>
      <w:marLeft w:val="0"/>
      <w:marRight w:val="0"/>
      <w:marTop w:val="0"/>
      <w:marBottom w:val="0"/>
      <w:divBdr>
        <w:top w:val="none" w:sz="0" w:space="0" w:color="auto"/>
        <w:left w:val="none" w:sz="0" w:space="0" w:color="auto"/>
        <w:bottom w:val="none" w:sz="0" w:space="0" w:color="auto"/>
        <w:right w:val="none" w:sz="0" w:space="0" w:color="auto"/>
      </w:divBdr>
      <w:divsChild>
        <w:div w:id="1489518972">
          <w:marLeft w:val="0"/>
          <w:marRight w:val="0"/>
          <w:marTop w:val="0"/>
          <w:marBottom w:val="0"/>
          <w:divBdr>
            <w:top w:val="none" w:sz="0" w:space="0" w:color="auto"/>
            <w:left w:val="none" w:sz="0" w:space="0" w:color="auto"/>
            <w:bottom w:val="none" w:sz="0" w:space="0" w:color="auto"/>
            <w:right w:val="none" w:sz="0" w:space="0" w:color="auto"/>
          </w:divBdr>
        </w:div>
      </w:divsChild>
    </w:div>
    <w:div w:id="1268007895">
      <w:bodyDiv w:val="1"/>
      <w:marLeft w:val="0"/>
      <w:marRight w:val="0"/>
      <w:marTop w:val="0"/>
      <w:marBottom w:val="0"/>
      <w:divBdr>
        <w:top w:val="none" w:sz="0" w:space="0" w:color="auto"/>
        <w:left w:val="none" w:sz="0" w:space="0" w:color="auto"/>
        <w:bottom w:val="none" w:sz="0" w:space="0" w:color="auto"/>
        <w:right w:val="none" w:sz="0" w:space="0" w:color="auto"/>
      </w:divBdr>
      <w:divsChild>
        <w:div w:id="855078435">
          <w:marLeft w:val="0"/>
          <w:marRight w:val="0"/>
          <w:marTop w:val="0"/>
          <w:marBottom w:val="0"/>
          <w:divBdr>
            <w:top w:val="none" w:sz="0" w:space="0" w:color="auto"/>
            <w:left w:val="none" w:sz="0" w:space="0" w:color="auto"/>
            <w:bottom w:val="none" w:sz="0" w:space="0" w:color="auto"/>
            <w:right w:val="none" w:sz="0" w:space="0" w:color="auto"/>
          </w:divBdr>
        </w:div>
      </w:divsChild>
    </w:div>
    <w:div w:id="1270163726">
      <w:bodyDiv w:val="1"/>
      <w:marLeft w:val="0"/>
      <w:marRight w:val="0"/>
      <w:marTop w:val="0"/>
      <w:marBottom w:val="0"/>
      <w:divBdr>
        <w:top w:val="none" w:sz="0" w:space="0" w:color="auto"/>
        <w:left w:val="none" w:sz="0" w:space="0" w:color="auto"/>
        <w:bottom w:val="none" w:sz="0" w:space="0" w:color="auto"/>
        <w:right w:val="none" w:sz="0" w:space="0" w:color="auto"/>
      </w:divBdr>
      <w:divsChild>
        <w:div w:id="1672949088">
          <w:marLeft w:val="0"/>
          <w:marRight w:val="0"/>
          <w:marTop w:val="0"/>
          <w:marBottom w:val="0"/>
          <w:divBdr>
            <w:top w:val="none" w:sz="0" w:space="0" w:color="auto"/>
            <w:left w:val="none" w:sz="0" w:space="0" w:color="auto"/>
            <w:bottom w:val="none" w:sz="0" w:space="0" w:color="auto"/>
            <w:right w:val="none" w:sz="0" w:space="0" w:color="auto"/>
          </w:divBdr>
        </w:div>
      </w:divsChild>
    </w:div>
    <w:div w:id="1291977106">
      <w:bodyDiv w:val="1"/>
      <w:marLeft w:val="0"/>
      <w:marRight w:val="0"/>
      <w:marTop w:val="0"/>
      <w:marBottom w:val="0"/>
      <w:divBdr>
        <w:top w:val="none" w:sz="0" w:space="0" w:color="auto"/>
        <w:left w:val="none" w:sz="0" w:space="0" w:color="auto"/>
        <w:bottom w:val="none" w:sz="0" w:space="0" w:color="auto"/>
        <w:right w:val="none" w:sz="0" w:space="0" w:color="auto"/>
      </w:divBdr>
      <w:divsChild>
        <w:div w:id="1284724224">
          <w:marLeft w:val="0"/>
          <w:marRight w:val="0"/>
          <w:marTop w:val="0"/>
          <w:marBottom w:val="0"/>
          <w:divBdr>
            <w:top w:val="none" w:sz="0" w:space="0" w:color="auto"/>
            <w:left w:val="none" w:sz="0" w:space="0" w:color="auto"/>
            <w:bottom w:val="none" w:sz="0" w:space="0" w:color="auto"/>
            <w:right w:val="none" w:sz="0" w:space="0" w:color="auto"/>
          </w:divBdr>
        </w:div>
      </w:divsChild>
    </w:div>
    <w:div w:id="1295867914">
      <w:bodyDiv w:val="1"/>
      <w:marLeft w:val="0"/>
      <w:marRight w:val="0"/>
      <w:marTop w:val="0"/>
      <w:marBottom w:val="0"/>
      <w:divBdr>
        <w:top w:val="none" w:sz="0" w:space="0" w:color="auto"/>
        <w:left w:val="none" w:sz="0" w:space="0" w:color="auto"/>
        <w:bottom w:val="none" w:sz="0" w:space="0" w:color="auto"/>
        <w:right w:val="none" w:sz="0" w:space="0" w:color="auto"/>
      </w:divBdr>
      <w:divsChild>
        <w:div w:id="1331299704">
          <w:marLeft w:val="0"/>
          <w:marRight w:val="0"/>
          <w:marTop w:val="0"/>
          <w:marBottom w:val="0"/>
          <w:divBdr>
            <w:top w:val="none" w:sz="0" w:space="0" w:color="auto"/>
            <w:left w:val="none" w:sz="0" w:space="0" w:color="auto"/>
            <w:bottom w:val="none" w:sz="0" w:space="0" w:color="auto"/>
            <w:right w:val="none" w:sz="0" w:space="0" w:color="auto"/>
          </w:divBdr>
          <w:divsChild>
            <w:div w:id="1909069834">
              <w:marLeft w:val="0"/>
              <w:marRight w:val="0"/>
              <w:marTop w:val="0"/>
              <w:marBottom w:val="0"/>
              <w:divBdr>
                <w:top w:val="none" w:sz="0" w:space="0" w:color="auto"/>
                <w:left w:val="none" w:sz="0" w:space="0" w:color="auto"/>
                <w:bottom w:val="none" w:sz="0" w:space="0" w:color="auto"/>
                <w:right w:val="none" w:sz="0" w:space="0" w:color="auto"/>
              </w:divBdr>
              <w:divsChild>
                <w:div w:id="1916011323">
                  <w:marLeft w:val="0"/>
                  <w:marRight w:val="0"/>
                  <w:marTop w:val="0"/>
                  <w:marBottom w:val="0"/>
                  <w:divBdr>
                    <w:top w:val="none" w:sz="0" w:space="0" w:color="auto"/>
                    <w:left w:val="none" w:sz="0" w:space="0" w:color="auto"/>
                    <w:bottom w:val="none" w:sz="0" w:space="0" w:color="auto"/>
                    <w:right w:val="none" w:sz="0" w:space="0" w:color="auto"/>
                  </w:divBdr>
                  <w:divsChild>
                    <w:div w:id="1524514443">
                      <w:marLeft w:val="0"/>
                      <w:marRight w:val="0"/>
                      <w:marTop w:val="0"/>
                      <w:marBottom w:val="0"/>
                      <w:divBdr>
                        <w:top w:val="none" w:sz="0" w:space="0" w:color="auto"/>
                        <w:left w:val="none" w:sz="0" w:space="0" w:color="auto"/>
                        <w:bottom w:val="none" w:sz="0" w:space="0" w:color="auto"/>
                        <w:right w:val="none" w:sz="0" w:space="0" w:color="auto"/>
                      </w:divBdr>
                      <w:divsChild>
                        <w:div w:id="1592811986">
                          <w:marLeft w:val="0"/>
                          <w:marRight w:val="0"/>
                          <w:marTop w:val="0"/>
                          <w:marBottom w:val="0"/>
                          <w:divBdr>
                            <w:top w:val="none" w:sz="0" w:space="0" w:color="auto"/>
                            <w:left w:val="none" w:sz="0" w:space="0" w:color="auto"/>
                            <w:bottom w:val="none" w:sz="0" w:space="0" w:color="auto"/>
                            <w:right w:val="none" w:sz="0" w:space="0" w:color="auto"/>
                          </w:divBdr>
                          <w:divsChild>
                            <w:div w:id="1934588562">
                              <w:marLeft w:val="0"/>
                              <w:marRight w:val="0"/>
                              <w:marTop w:val="0"/>
                              <w:marBottom w:val="0"/>
                              <w:divBdr>
                                <w:top w:val="none" w:sz="0" w:space="0" w:color="auto"/>
                                <w:left w:val="none" w:sz="0" w:space="0" w:color="auto"/>
                                <w:bottom w:val="none" w:sz="0" w:space="0" w:color="auto"/>
                                <w:right w:val="none" w:sz="0" w:space="0" w:color="auto"/>
                              </w:divBdr>
                              <w:divsChild>
                                <w:div w:id="1730152425">
                                  <w:marLeft w:val="0"/>
                                  <w:marRight w:val="0"/>
                                  <w:marTop w:val="0"/>
                                  <w:marBottom w:val="0"/>
                                  <w:divBdr>
                                    <w:top w:val="none" w:sz="0" w:space="0" w:color="auto"/>
                                    <w:left w:val="none" w:sz="0" w:space="0" w:color="auto"/>
                                    <w:bottom w:val="none" w:sz="0" w:space="0" w:color="auto"/>
                                    <w:right w:val="none" w:sz="0" w:space="0" w:color="auto"/>
                                  </w:divBdr>
                                  <w:divsChild>
                                    <w:div w:id="447045451">
                                      <w:marLeft w:val="0"/>
                                      <w:marRight w:val="0"/>
                                      <w:marTop w:val="0"/>
                                      <w:marBottom w:val="0"/>
                                      <w:divBdr>
                                        <w:top w:val="none" w:sz="0" w:space="0" w:color="auto"/>
                                        <w:left w:val="none" w:sz="0" w:space="0" w:color="auto"/>
                                        <w:bottom w:val="none" w:sz="0" w:space="0" w:color="auto"/>
                                        <w:right w:val="none" w:sz="0" w:space="0" w:color="auto"/>
                                      </w:divBdr>
                                      <w:divsChild>
                                        <w:div w:id="1221091739">
                                          <w:marLeft w:val="0"/>
                                          <w:marRight w:val="0"/>
                                          <w:marTop w:val="0"/>
                                          <w:marBottom w:val="0"/>
                                          <w:divBdr>
                                            <w:top w:val="none" w:sz="0" w:space="0" w:color="auto"/>
                                            <w:left w:val="none" w:sz="0" w:space="0" w:color="auto"/>
                                            <w:bottom w:val="none" w:sz="0" w:space="0" w:color="auto"/>
                                            <w:right w:val="none" w:sz="0" w:space="0" w:color="auto"/>
                                          </w:divBdr>
                                          <w:divsChild>
                                            <w:div w:id="1314335222">
                                              <w:marLeft w:val="0"/>
                                              <w:marRight w:val="0"/>
                                              <w:marTop w:val="0"/>
                                              <w:marBottom w:val="0"/>
                                              <w:divBdr>
                                                <w:top w:val="none" w:sz="0" w:space="0" w:color="auto"/>
                                                <w:left w:val="none" w:sz="0" w:space="0" w:color="auto"/>
                                                <w:bottom w:val="none" w:sz="0" w:space="0" w:color="auto"/>
                                                <w:right w:val="none" w:sz="0" w:space="0" w:color="auto"/>
                                              </w:divBdr>
                                              <w:divsChild>
                                                <w:div w:id="1783181854">
                                                  <w:marLeft w:val="0"/>
                                                  <w:marRight w:val="0"/>
                                                  <w:marTop w:val="0"/>
                                                  <w:marBottom w:val="0"/>
                                                  <w:divBdr>
                                                    <w:top w:val="none" w:sz="0" w:space="0" w:color="auto"/>
                                                    <w:left w:val="none" w:sz="0" w:space="0" w:color="auto"/>
                                                    <w:bottom w:val="none" w:sz="0" w:space="0" w:color="auto"/>
                                                    <w:right w:val="none" w:sz="0" w:space="0" w:color="auto"/>
                                                  </w:divBdr>
                                                  <w:divsChild>
                                                    <w:div w:id="1014571133">
                                                      <w:marLeft w:val="0"/>
                                                      <w:marRight w:val="0"/>
                                                      <w:marTop w:val="0"/>
                                                      <w:marBottom w:val="0"/>
                                                      <w:divBdr>
                                                        <w:top w:val="none" w:sz="0" w:space="0" w:color="auto"/>
                                                        <w:left w:val="none" w:sz="0" w:space="0" w:color="auto"/>
                                                        <w:bottom w:val="none" w:sz="0" w:space="0" w:color="auto"/>
                                                        <w:right w:val="none" w:sz="0" w:space="0" w:color="auto"/>
                                                      </w:divBdr>
                                                      <w:divsChild>
                                                        <w:div w:id="1351492512">
                                                          <w:marLeft w:val="0"/>
                                                          <w:marRight w:val="0"/>
                                                          <w:marTop w:val="0"/>
                                                          <w:marBottom w:val="0"/>
                                                          <w:divBdr>
                                                            <w:top w:val="none" w:sz="0" w:space="0" w:color="auto"/>
                                                            <w:left w:val="none" w:sz="0" w:space="0" w:color="auto"/>
                                                            <w:bottom w:val="none" w:sz="0" w:space="0" w:color="auto"/>
                                                            <w:right w:val="none" w:sz="0" w:space="0" w:color="auto"/>
                                                          </w:divBdr>
                                                          <w:divsChild>
                                                            <w:div w:id="17480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78780">
              <w:marLeft w:val="0"/>
              <w:marRight w:val="0"/>
              <w:marTop w:val="0"/>
              <w:marBottom w:val="0"/>
              <w:divBdr>
                <w:top w:val="none" w:sz="0" w:space="0" w:color="auto"/>
                <w:left w:val="none" w:sz="0" w:space="0" w:color="auto"/>
                <w:bottom w:val="none" w:sz="0" w:space="0" w:color="auto"/>
                <w:right w:val="none" w:sz="0" w:space="0" w:color="auto"/>
              </w:divBdr>
              <w:divsChild>
                <w:div w:id="1251426664">
                  <w:marLeft w:val="0"/>
                  <w:marRight w:val="0"/>
                  <w:marTop w:val="0"/>
                  <w:marBottom w:val="0"/>
                  <w:divBdr>
                    <w:top w:val="none" w:sz="0" w:space="0" w:color="auto"/>
                    <w:left w:val="none" w:sz="0" w:space="0" w:color="auto"/>
                    <w:bottom w:val="none" w:sz="0" w:space="0" w:color="auto"/>
                    <w:right w:val="none" w:sz="0" w:space="0" w:color="auto"/>
                  </w:divBdr>
                  <w:divsChild>
                    <w:div w:id="1995572840">
                      <w:marLeft w:val="0"/>
                      <w:marRight w:val="0"/>
                      <w:marTop w:val="0"/>
                      <w:marBottom w:val="0"/>
                      <w:divBdr>
                        <w:top w:val="none" w:sz="0" w:space="0" w:color="auto"/>
                        <w:left w:val="none" w:sz="0" w:space="0" w:color="auto"/>
                        <w:bottom w:val="none" w:sz="0" w:space="0" w:color="auto"/>
                        <w:right w:val="none" w:sz="0" w:space="0" w:color="auto"/>
                      </w:divBdr>
                      <w:divsChild>
                        <w:div w:id="1741488641">
                          <w:marLeft w:val="0"/>
                          <w:marRight w:val="0"/>
                          <w:marTop w:val="0"/>
                          <w:marBottom w:val="0"/>
                          <w:divBdr>
                            <w:top w:val="none" w:sz="0" w:space="0" w:color="auto"/>
                            <w:left w:val="none" w:sz="0" w:space="0" w:color="auto"/>
                            <w:bottom w:val="none" w:sz="0" w:space="0" w:color="auto"/>
                            <w:right w:val="none" w:sz="0" w:space="0" w:color="auto"/>
                          </w:divBdr>
                          <w:divsChild>
                            <w:div w:id="869073022">
                              <w:marLeft w:val="0"/>
                              <w:marRight w:val="0"/>
                              <w:marTop w:val="0"/>
                              <w:marBottom w:val="0"/>
                              <w:divBdr>
                                <w:top w:val="none" w:sz="0" w:space="0" w:color="auto"/>
                                <w:left w:val="none" w:sz="0" w:space="0" w:color="auto"/>
                                <w:bottom w:val="none" w:sz="0" w:space="0" w:color="auto"/>
                                <w:right w:val="none" w:sz="0" w:space="0" w:color="auto"/>
                              </w:divBdr>
                              <w:divsChild>
                                <w:div w:id="12800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047219">
      <w:bodyDiv w:val="1"/>
      <w:marLeft w:val="0"/>
      <w:marRight w:val="0"/>
      <w:marTop w:val="0"/>
      <w:marBottom w:val="0"/>
      <w:divBdr>
        <w:top w:val="none" w:sz="0" w:space="0" w:color="auto"/>
        <w:left w:val="none" w:sz="0" w:space="0" w:color="auto"/>
        <w:bottom w:val="none" w:sz="0" w:space="0" w:color="auto"/>
        <w:right w:val="none" w:sz="0" w:space="0" w:color="auto"/>
      </w:divBdr>
      <w:divsChild>
        <w:div w:id="1013606656">
          <w:marLeft w:val="0"/>
          <w:marRight w:val="0"/>
          <w:marTop w:val="0"/>
          <w:marBottom w:val="0"/>
          <w:divBdr>
            <w:top w:val="none" w:sz="0" w:space="0" w:color="auto"/>
            <w:left w:val="none" w:sz="0" w:space="0" w:color="auto"/>
            <w:bottom w:val="none" w:sz="0" w:space="0" w:color="auto"/>
            <w:right w:val="none" w:sz="0" w:space="0" w:color="auto"/>
          </w:divBdr>
        </w:div>
      </w:divsChild>
    </w:div>
    <w:div w:id="1313948006">
      <w:bodyDiv w:val="1"/>
      <w:marLeft w:val="0"/>
      <w:marRight w:val="0"/>
      <w:marTop w:val="0"/>
      <w:marBottom w:val="0"/>
      <w:divBdr>
        <w:top w:val="none" w:sz="0" w:space="0" w:color="auto"/>
        <w:left w:val="none" w:sz="0" w:space="0" w:color="auto"/>
        <w:bottom w:val="none" w:sz="0" w:space="0" w:color="auto"/>
        <w:right w:val="none" w:sz="0" w:space="0" w:color="auto"/>
      </w:divBdr>
      <w:divsChild>
        <w:div w:id="593906258">
          <w:marLeft w:val="0"/>
          <w:marRight w:val="0"/>
          <w:marTop w:val="0"/>
          <w:marBottom w:val="0"/>
          <w:divBdr>
            <w:top w:val="none" w:sz="0" w:space="0" w:color="auto"/>
            <w:left w:val="none" w:sz="0" w:space="0" w:color="auto"/>
            <w:bottom w:val="none" w:sz="0" w:space="0" w:color="auto"/>
            <w:right w:val="none" w:sz="0" w:space="0" w:color="auto"/>
          </w:divBdr>
        </w:div>
      </w:divsChild>
    </w:div>
    <w:div w:id="1335959192">
      <w:bodyDiv w:val="1"/>
      <w:marLeft w:val="0"/>
      <w:marRight w:val="0"/>
      <w:marTop w:val="0"/>
      <w:marBottom w:val="0"/>
      <w:divBdr>
        <w:top w:val="none" w:sz="0" w:space="0" w:color="auto"/>
        <w:left w:val="none" w:sz="0" w:space="0" w:color="auto"/>
        <w:bottom w:val="none" w:sz="0" w:space="0" w:color="auto"/>
        <w:right w:val="none" w:sz="0" w:space="0" w:color="auto"/>
      </w:divBdr>
      <w:divsChild>
        <w:div w:id="1189759066">
          <w:marLeft w:val="0"/>
          <w:marRight w:val="0"/>
          <w:marTop w:val="0"/>
          <w:marBottom w:val="0"/>
          <w:divBdr>
            <w:top w:val="none" w:sz="0" w:space="0" w:color="auto"/>
            <w:left w:val="none" w:sz="0" w:space="0" w:color="auto"/>
            <w:bottom w:val="none" w:sz="0" w:space="0" w:color="auto"/>
            <w:right w:val="none" w:sz="0" w:space="0" w:color="auto"/>
          </w:divBdr>
        </w:div>
      </w:divsChild>
    </w:div>
    <w:div w:id="1358383228">
      <w:bodyDiv w:val="1"/>
      <w:marLeft w:val="0"/>
      <w:marRight w:val="0"/>
      <w:marTop w:val="0"/>
      <w:marBottom w:val="0"/>
      <w:divBdr>
        <w:top w:val="none" w:sz="0" w:space="0" w:color="auto"/>
        <w:left w:val="none" w:sz="0" w:space="0" w:color="auto"/>
        <w:bottom w:val="none" w:sz="0" w:space="0" w:color="auto"/>
        <w:right w:val="none" w:sz="0" w:space="0" w:color="auto"/>
      </w:divBdr>
    </w:div>
    <w:div w:id="1379161058">
      <w:bodyDiv w:val="1"/>
      <w:marLeft w:val="0"/>
      <w:marRight w:val="0"/>
      <w:marTop w:val="0"/>
      <w:marBottom w:val="0"/>
      <w:divBdr>
        <w:top w:val="none" w:sz="0" w:space="0" w:color="auto"/>
        <w:left w:val="none" w:sz="0" w:space="0" w:color="auto"/>
        <w:bottom w:val="none" w:sz="0" w:space="0" w:color="auto"/>
        <w:right w:val="none" w:sz="0" w:space="0" w:color="auto"/>
      </w:divBdr>
      <w:divsChild>
        <w:div w:id="280233846">
          <w:marLeft w:val="0"/>
          <w:marRight w:val="0"/>
          <w:marTop w:val="0"/>
          <w:marBottom w:val="0"/>
          <w:divBdr>
            <w:top w:val="none" w:sz="0" w:space="0" w:color="auto"/>
            <w:left w:val="none" w:sz="0" w:space="0" w:color="auto"/>
            <w:bottom w:val="none" w:sz="0" w:space="0" w:color="auto"/>
            <w:right w:val="none" w:sz="0" w:space="0" w:color="auto"/>
          </w:divBdr>
        </w:div>
      </w:divsChild>
    </w:div>
    <w:div w:id="1379745315">
      <w:bodyDiv w:val="1"/>
      <w:marLeft w:val="0"/>
      <w:marRight w:val="0"/>
      <w:marTop w:val="0"/>
      <w:marBottom w:val="0"/>
      <w:divBdr>
        <w:top w:val="none" w:sz="0" w:space="0" w:color="auto"/>
        <w:left w:val="none" w:sz="0" w:space="0" w:color="auto"/>
        <w:bottom w:val="none" w:sz="0" w:space="0" w:color="auto"/>
        <w:right w:val="none" w:sz="0" w:space="0" w:color="auto"/>
      </w:divBdr>
      <w:divsChild>
        <w:div w:id="303238581">
          <w:marLeft w:val="0"/>
          <w:marRight w:val="0"/>
          <w:marTop w:val="0"/>
          <w:marBottom w:val="0"/>
          <w:divBdr>
            <w:top w:val="none" w:sz="0" w:space="0" w:color="auto"/>
            <w:left w:val="none" w:sz="0" w:space="0" w:color="auto"/>
            <w:bottom w:val="none" w:sz="0" w:space="0" w:color="auto"/>
            <w:right w:val="none" w:sz="0" w:space="0" w:color="auto"/>
          </w:divBdr>
          <w:divsChild>
            <w:div w:id="1702591711">
              <w:marLeft w:val="0"/>
              <w:marRight w:val="0"/>
              <w:marTop w:val="0"/>
              <w:marBottom w:val="0"/>
              <w:divBdr>
                <w:top w:val="none" w:sz="0" w:space="0" w:color="auto"/>
                <w:left w:val="none" w:sz="0" w:space="0" w:color="auto"/>
                <w:bottom w:val="none" w:sz="0" w:space="0" w:color="auto"/>
                <w:right w:val="none" w:sz="0" w:space="0" w:color="auto"/>
              </w:divBdr>
            </w:div>
          </w:divsChild>
        </w:div>
        <w:div w:id="1993175548">
          <w:marLeft w:val="0"/>
          <w:marRight w:val="0"/>
          <w:marTop w:val="0"/>
          <w:marBottom w:val="0"/>
          <w:divBdr>
            <w:top w:val="none" w:sz="0" w:space="0" w:color="auto"/>
            <w:left w:val="none" w:sz="0" w:space="0" w:color="auto"/>
            <w:bottom w:val="none" w:sz="0" w:space="0" w:color="auto"/>
            <w:right w:val="none" w:sz="0" w:space="0" w:color="auto"/>
          </w:divBdr>
          <w:divsChild>
            <w:div w:id="1605914786">
              <w:marLeft w:val="0"/>
              <w:marRight w:val="0"/>
              <w:marTop w:val="0"/>
              <w:marBottom w:val="0"/>
              <w:divBdr>
                <w:top w:val="none" w:sz="0" w:space="0" w:color="auto"/>
                <w:left w:val="none" w:sz="0" w:space="0" w:color="auto"/>
                <w:bottom w:val="none" w:sz="0" w:space="0" w:color="auto"/>
                <w:right w:val="none" w:sz="0" w:space="0" w:color="auto"/>
              </w:divBdr>
            </w:div>
          </w:divsChild>
        </w:div>
        <w:div w:id="356851656">
          <w:marLeft w:val="0"/>
          <w:marRight w:val="0"/>
          <w:marTop w:val="0"/>
          <w:marBottom w:val="0"/>
          <w:divBdr>
            <w:top w:val="none" w:sz="0" w:space="0" w:color="auto"/>
            <w:left w:val="none" w:sz="0" w:space="0" w:color="auto"/>
            <w:bottom w:val="none" w:sz="0" w:space="0" w:color="auto"/>
            <w:right w:val="none" w:sz="0" w:space="0" w:color="auto"/>
          </w:divBdr>
          <w:divsChild>
            <w:div w:id="1766264260">
              <w:marLeft w:val="0"/>
              <w:marRight w:val="0"/>
              <w:marTop w:val="0"/>
              <w:marBottom w:val="0"/>
              <w:divBdr>
                <w:top w:val="none" w:sz="0" w:space="0" w:color="auto"/>
                <w:left w:val="none" w:sz="0" w:space="0" w:color="auto"/>
                <w:bottom w:val="none" w:sz="0" w:space="0" w:color="auto"/>
                <w:right w:val="none" w:sz="0" w:space="0" w:color="auto"/>
              </w:divBdr>
            </w:div>
          </w:divsChild>
        </w:div>
        <w:div w:id="1940336494">
          <w:marLeft w:val="0"/>
          <w:marRight w:val="0"/>
          <w:marTop w:val="0"/>
          <w:marBottom w:val="0"/>
          <w:divBdr>
            <w:top w:val="none" w:sz="0" w:space="0" w:color="auto"/>
            <w:left w:val="none" w:sz="0" w:space="0" w:color="auto"/>
            <w:bottom w:val="none" w:sz="0" w:space="0" w:color="auto"/>
            <w:right w:val="none" w:sz="0" w:space="0" w:color="auto"/>
          </w:divBdr>
          <w:divsChild>
            <w:div w:id="1556429117">
              <w:marLeft w:val="0"/>
              <w:marRight w:val="0"/>
              <w:marTop w:val="0"/>
              <w:marBottom w:val="0"/>
              <w:divBdr>
                <w:top w:val="none" w:sz="0" w:space="0" w:color="auto"/>
                <w:left w:val="none" w:sz="0" w:space="0" w:color="auto"/>
                <w:bottom w:val="none" w:sz="0" w:space="0" w:color="auto"/>
                <w:right w:val="none" w:sz="0" w:space="0" w:color="auto"/>
              </w:divBdr>
            </w:div>
          </w:divsChild>
        </w:div>
        <w:div w:id="503280573">
          <w:marLeft w:val="0"/>
          <w:marRight w:val="0"/>
          <w:marTop w:val="0"/>
          <w:marBottom w:val="0"/>
          <w:divBdr>
            <w:top w:val="none" w:sz="0" w:space="0" w:color="auto"/>
            <w:left w:val="none" w:sz="0" w:space="0" w:color="auto"/>
            <w:bottom w:val="none" w:sz="0" w:space="0" w:color="auto"/>
            <w:right w:val="none" w:sz="0" w:space="0" w:color="auto"/>
          </w:divBdr>
          <w:divsChild>
            <w:div w:id="784538233">
              <w:marLeft w:val="0"/>
              <w:marRight w:val="0"/>
              <w:marTop w:val="0"/>
              <w:marBottom w:val="0"/>
              <w:divBdr>
                <w:top w:val="none" w:sz="0" w:space="0" w:color="auto"/>
                <w:left w:val="none" w:sz="0" w:space="0" w:color="auto"/>
                <w:bottom w:val="none" w:sz="0" w:space="0" w:color="auto"/>
                <w:right w:val="none" w:sz="0" w:space="0" w:color="auto"/>
              </w:divBdr>
            </w:div>
          </w:divsChild>
        </w:div>
        <w:div w:id="591355604">
          <w:marLeft w:val="0"/>
          <w:marRight w:val="0"/>
          <w:marTop w:val="0"/>
          <w:marBottom w:val="0"/>
          <w:divBdr>
            <w:top w:val="none" w:sz="0" w:space="0" w:color="auto"/>
            <w:left w:val="none" w:sz="0" w:space="0" w:color="auto"/>
            <w:bottom w:val="none" w:sz="0" w:space="0" w:color="auto"/>
            <w:right w:val="none" w:sz="0" w:space="0" w:color="auto"/>
          </w:divBdr>
          <w:divsChild>
            <w:div w:id="1170946753">
              <w:marLeft w:val="0"/>
              <w:marRight w:val="0"/>
              <w:marTop w:val="0"/>
              <w:marBottom w:val="0"/>
              <w:divBdr>
                <w:top w:val="none" w:sz="0" w:space="0" w:color="auto"/>
                <w:left w:val="none" w:sz="0" w:space="0" w:color="auto"/>
                <w:bottom w:val="none" w:sz="0" w:space="0" w:color="auto"/>
                <w:right w:val="none" w:sz="0" w:space="0" w:color="auto"/>
              </w:divBdr>
            </w:div>
          </w:divsChild>
        </w:div>
        <w:div w:id="299698773">
          <w:marLeft w:val="0"/>
          <w:marRight w:val="0"/>
          <w:marTop w:val="0"/>
          <w:marBottom w:val="0"/>
          <w:divBdr>
            <w:top w:val="none" w:sz="0" w:space="0" w:color="auto"/>
            <w:left w:val="none" w:sz="0" w:space="0" w:color="auto"/>
            <w:bottom w:val="none" w:sz="0" w:space="0" w:color="auto"/>
            <w:right w:val="none" w:sz="0" w:space="0" w:color="auto"/>
          </w:divBdr>
          <w:divsChild>
            <w:div w:id="545221663">
              <w:marLeft w:val="0"/>
              <w:marRight w:val="0"/>
              <w:marTop w:val="0"/>
              <w:marBottom w:val="0"/>
              <w:divBdr>
                <w:top w:val="none" w:sz="0" w:space="0" w:color="auto"/>
                <w:left w:val="none" w:sz="0" w:space="0" w:color="auto"/>
                <w:bottom w:val="none" w:sz="0" w:space="0" w:color="auto"/>
                <w:right w:val="none" w:sz="0" w:space="0" w:color="auto"/>
              </w:divBdr>
            </w:div>
          </w:divsChild>
        </w:div>
        <w:div w:id="744650911">
          <w:marLeft w:val="0"/>
          <w:marRight w:val="0"/>
          <w:marTop w:val="0"/>
          <w:marBottom w:val="0"/>
          <w:divBdr>
            <w:top w:val="none" w:sz="0" w:space="0" w:color="auto"/>
            <w:left w:val="none" w:sz="0" w:space="0" w:color="auto"/>
            <w:bottom w:val="none" w:sz="0" w:space="0" w:color="auto"/>
            <w:right w:val="none" w:sz="0" w:space="0" w:color="auto"/>
          </w:divBdr>
          <w:divsChild>
            <w:div w:id="1596938704">
              <w:marLeft w:val="0"/>
              <w:marRight w:val="0"/>
              <w:marTop w:val="0"/>
              <w:marBottom w:val="0"/>
              <w:divBdr>
                <w:top w:val="none" w:sz="0" w:space="0" w:color="auto"/>
                <w:left w:val="none" w:sz="0" w:space="0" w:color="auto"/>
                <w:bottom w:val="none" w:sz="0" w:space="0" w:color="auto"/>
                <w:right w:val="none" w:sz="0" w:space="0" w:color="auto"/>
              </w:divBdr>
            </w:div>
          </w:divsChild>
        </w:div>
        <w:div w:id="1050298575">
          <w:marLeft w:val="0"/>
          <w:marRight w:val="0"/>
          <w:marTop w:val="0"/>
          <w:marBottom w:val="0"/>
          <w:divBdr>
            <w:top w:val="none" w:sz="0" w:space="0" w:color="auto"/>
            <w:left w:val="none" w:sz="0" w:space="0" w:color="auto"/>
            <w:bottom w:val="none" w:sz="0" w:space="0" w:color="auto"/>
            <w:right w:val="none" w:sz="0" w:space="0" w:color="auto"/>
          </w:divBdr>
          <w:divsChild>
            <w:div w:id="462966241">
              <w:marLeft w:val="0"/>
              <w:marRight w:val="0"/>
              <w:marTop w:val="0"/>
              <w:marBottom w:val="0"/>
              <w:divBdr>
                <w:top w:val="none" w:sz="0" w:space="0" w:color="auto"/>
                <w:left w:val="none" w:sz="0" w:space="0" w:color="auto"/>
                <w:bottom w:val="none" w:sz="0" w:space="0" w:color="auto"/>
                <w:right w:val="none" w:sz="0" w:space="0" w:color="auto"/>
              </w:divBdr>
            </w:div>
          </w:divsChild>
        </w:div>
        <w:div w:id="263341166">
          <w:marLeft w:val="0"/>
          <w:marRight w:val="0"/>
          <w:marTop w:val="0"/>
          <w:marBottom w:val="0"/>
          <w:divBdr>
            <w:top w:val="none" w:sz="0" w:space="0" w:color="auto"/>
            <w:left w:val="none" w:sz="0" w:space="0" w:color="auto"/>
            <w:bottom w:val="none" w:sz="0" w:space="0" w:color="auto"/>
            <w:right w:val="none" w:sz="0" w:space="0" w:color="auto"/>
          </w:divBdr>
          <w:divsChild>
            <w:div w:id="1087728334">
              <w:marLeft w:val="0"/>
              <w:marRight w:val="0"/>
              <w:marTop w:val="0"/>
              <w:marBottom w:val="0"/>
              <w:divBdr>
                <w:top w:val="none" w:sz="0" w:space="0" w:color="auto"/>
                <w:left w:val="none" w:sz="0" w:space="0" w:color="auto"/>
                <w:bottom w:val="none" w:sz="0" w:space="0" w:color="auto"/>
                <w:right w:val="none" w:sz="0" w:space="0" w:color="auto"/>
              </w:divBdr>
            </w:div>
          </w:divsChild>
        </w:div>
        <w:div w:id="1897081000">
          <w:marLeft w:val="0"/>
          <w:marRight w:val="0"/>
          <w:marTop w:val="0"/>
          <w:marBottom w:val="0"/>
          <w:divBdr>
            <w:top w:val="none" w:sz="0" w:space="0" w:color="auto"/>
            <w:left w:val="none" w:sz="0" w:space="0" w:color="auto"/>
            <w:bottom w:val="none" w:sz="0" w:space="0" w:color="auto"/>
            <w:right w:val="none" w:sz="0" w:space="0" w:color="auto"/>
          </w:divBdr>
          <w:divsChild>
            <w:div w:id="1438061055">
              <w:marLeft w:val="0"/>
              <w:marRight w:val="0"/>
              <w:marTop w:val="0"/>
              <w:marBottom w:val="0"/>
              <w:divBdr>
                <w:top w:val="none" w:sz="0" w:space="0" w:color="auto"/>
                <w:left w:val="none" w:sz="0" w:space="0" w:color="auto"/>
                <w:bottom w:val="none" w:sz="0" w:space="0" w:color="auto"/>
                <w:right w:val="none" w:sz="0" w:space="0" w:color="auto"/>
              </w:divBdr>
            </w:div>
          </w:divsChild>
        </w:div>
        <w:div w:id="519702578">
          <w:marLeft w:val="0"/>
          <w:marRight w:val="0"/>
          <w:marTop w:val="0"/>
          <w:marBottom w:val="0"/>
          <w:divBdr>
            <w:top w:val="none" w:sz="0" w:space="0" w:color="auto"/>
            <w:left w:val="none" w:sz="0" w:space="0" w:color="auto"/>
            <w:bottom w:val="none" w:sz="0" w:space="0" w:color="auto"/>
            <w:right w:val="none" w:sz="0" w:space="0" w:color="auto"/>
          </w:divBdr>
          <w:divsChild>
            <w:div w:id="1211766930">
              <w:marLeft w:val="0"/>
              <w:marRight w:val="0"/>
              <w:marTop w:val="0"/>
              <w:marBottom w:val="0"/>
              <w:divBdr>
                <w:top w:val="none" w:sz="0" w:space="0" w:color="auto"/>
                <w:left w:val="none" w:sz="0" w:space="0" w:color="auto"/>
                <w:bottom w:val="none" w:sz="0" w:space="0" w:color="auto"/>
                <w:right w:val="none" w:sz="0" w:space="0" w:color="auto"/>
              </w:divBdr>
            </w:div>
          </w:divsChild>
        </w:div>
        <w:div w:id="1183782178">
          <w:marLeft w:val="0"/>
          <w:marRight w:val="0"/>
          <w:marTop w:val="0"/>
          <w:marBottom w:val="0"/>
          <w:divBdr>
            <w:top w:val="none" w:sz="0" w:space="0" w:color="auto"/>
            <w:left w:val="none" w:sz="0" w:space="0" w:color="auto"/>
            <w:bottom w:val="none" w:sz="0" w:space="0" w:color="auto"/>
            <w:right w:val="none" w:sz="0" w:space="0" w:color="auto"/>
          </w:divBdr>
          <w:divsChild>
            <w:div w:id="1609966509">
              <w:marLeft w:val="0"/>
              <w:marRight w:val="0"/>
              <w:marTop w:val="0"/>
              <w:marBottom w:val="0"/>
              <w:divBdr>
                <w:top w:val="none" w:sz="0" w:space="0" w:color="auto"/>
                <w:left w:val="none" w:sz="0" w:space="0" w:color="auto"/>
                <w:bottom w:val="none" w:sz="0" w:space="0" w:color="auto"/>
                <w:right w:val="none" w:sz="0" w:space="0" w:color="auto"/>
              </w:divBdr>
            </w:div>
          </w:divsChild>
        </w:div>
        <w:div w:id="1704482640">
          <w:marLeft w:val="0"/>
          <w:marRight w:val="0"/>
          <w:marTop w:val="0"/>
          <w:marBottom w:val="0"/>
          <w:divBdr>
            <w:top w:val="none" w:sz="0" w:space="0" w:color="auto"/>
            <w:left w:val="none" w:sz="0" w:space="0" w:color="auto"/>
            <w:bottom w:val="none" w:sz="0" w:space="0" w:color="auto"/>
            <w:right w:val="none" w:sz="0" w:space="0" w:color="auto"/>
          </w:divBdr>
          <w:divsChild>
            <w:div w:id="985086162">
              <w:marLeft w:val="0"/>
              <w:marRight w:val="0"/>
              <w:marTop w:val="0"/>
              <w:marBottom w:val="0"/>
              <w:divBdr>
                <w:top w:val="none" w:sz="0" w:space="0" w:color="auto"/>
                <w:left w:val="none" w:sz="0" w:space="0" w:color="auto"/>
                <w:bottom w:val="none" w:sz="0" w:space="0" w:color="auto"/>
                <w:right w:val="none" w:sz="0" w:space="0" w:color="auto"/>
              </w:divBdr>
            </w:div>
          </w:divsChild>
        </w:div>
        <w:div w:id="1617176126">
          <w:marLeft w:val="0"/>
          <w:marRight w:val="0"/>
          <w:marTop w:val="0"/>
          <w:marBottom w:val="0"/>
          <w:divBdr>
            <w:top w:val="none" w:sz="0" w:space="0" w:color="auto"/>
            <w:left w:val="none" w:sz="0" w:space="0" w:color="auto"/>
            <w:bottom w:val="none" w:sz="0" w:space="0" w:color="auto"/>
            <w:right w:val="none" w:sz="0" w:space="0" w:color="auto"/>
          </w:divBdr>
          <w:divsChild>
            <w:div w:id="6906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2976">
      <w:bodyDiv w:val="1"/>
      <w:marLeft w:val="0"/>
      <w:marRight w:val="0"/>
      <w:marTop w:val="0"/>
      <w:marBottom w:val="0"/>
      <w:divBdr>
        <w:top w:val="none" w:sz="0" w:space="0" w:color="auto"/>
        <w:left w:val="none" w:sz="0" w:space="0" w:color="auto"/>
        <w:bottom w:val="none" w:sz="0" w:space="0" w:color="auto"/>
        <w:right w:val="none" w:sz="0" w:space="0" w:color="auto"/>
      </w:divBdr>
      <w:divsChild>
        <w:div w:id="1546135260">
          <w:marLeft w:val="0"/>
          <w:marRight w:val="0"/>
          <w:marTop w:val="0"/>
          <w:marBottom w:val="0"/>
          <w:divBdr>
            <w:top w:val="none" w:sz="0" w:space="0" w:color="auto"/>
            <w:left w:val="none" w:sz="0" w:space="0" w:color="auto"/>
            <w:bottom w:val="none" w:sz="0" w:space="0" w:color="auto"/>
            <w:right w:val="none" w:sz="0" w:space="0" w:color="auto"/>
          </w:divBdr>
        </w:div>
      </w:divsChild>
    </w:div>
    <w:div w:id="1407536038">
      <w:bodyDiv w:val="1"/>
      <w:marLeft w:val="0"/>
      <w:marRight w:val="0"/>
      <w:marTop w:val="0"/>
      <w:marBottom w:val="0"/>
      <w:divBdr>
        <w:top w:val="none" w:sz="0" w:space="0" w:color="auto"/>
        <w:left w:val="none" w:sz="0" w:space="0" w:color="auto"/>
        <w:bottom w:val="none" w:sz="0" w:space="0" w:color="auto"/>
        <w:right w:val="none" w:sz="0" w:space="0" w:color="auto"/>
      </w:divBdr>
      <w:divsChild>
        <w:div w:id="477724626">
          <w:marLeft w:val="0"/>
          <w:marRight w:val="0"/>
          <w:marTop w:val="0"/>
          <w:marBottom w:val="0"/>
          <w:divBdr>
            <w:top w:val="none" w:sz="0" w:space="0" w:color="auto"/>
            <w:left w:val="none" w:sz="0" w:space="0" w:color="auto"/>
            <w:bottom w:val="none" w:sz="0" w:space="0" w:color="auto"/>
            <w:right w:val="none" w:sz="0" w:space="0" w:color="auto"/>
          </w:divBdr>
        </w:div>
      </w:divsChild>
    </w:div>
    <w:div w:id="1438065816">
      <w:bodyDiv w:val="1"/>
      <w:marLeft w:val="0"/>
      <w:marRight w:val="0"/>
      <w:marTop w:val="0"/>
      <w:marBottom w:val="0"/>
      <w:divBdr>
        <w:top w:val="none" w:sz="0" w:space="0" w:color="auto"/>
        <w:left w:val="none" w:sz="0" w:space="0" w:color="auto"/>
        <w:bottom w:val="none" w:sz="0" w:space="0" w:color="auto"/>
        <w:right w:val="none" w:sz="0" w:space="0" w:color="auto"/>
      </w:divBdr>
      <w:divsChild>
        <w:div w:id="1251962963">
          <w:marLeft w:val="0"/>
          <w:marRight w:val="0"/>
          <w:marTop w:val="0"/>
          <w:marBottom w:val="0"/>
          <w:divBdr>
            <w:top w:val="none" w:sz="0" w:space="0" w:color="auto"/>
            <w:left w:val="none" w:sz="0" w:space="0" w:color="auto"/>
            <w:bottom w:val="none" w:sz="0" w:space="0" w:color="auto"/>
            <w:right w:val="none" w:sz="0" w:space="0" w:color="auto"/>
          </w:divBdr>
        </w:div>
      </w:divsChild>
    </w:div>
    <w:div w:id="1444377106">
      <w:bodyDiv w:val="1"/>
      <w:marLeft w:val="0"/>
      <w:marRight w:val="0"/>
      <w:marTop w:val="0"/>
      <w:marBottom w:val="0"/>
      <w:divBdr>
        <w:top w:val="none" w:sz="0" w:space="0" w:color="auto"/>
        <w:left w:val="none" w:sz="0" w:space="0" w:color="auto"/>
        <w:bottom w:val="none" w:sz="0" w:space="0" w:color="auto"/>
        <w:right w:val="none" w:sz="0" w:space="0" w:color="auto"/>
      </w:divBdr>
      <w:divsChild>
        <w:div w:id="7023915">
          <w:marLeft w:val="0"/>
          <w:marRight w:val="0"/>
          <w:marTop w:val="0"/>
          <w:marBottom w:val="0"/>
          <w:divBdr>
            <w:top w:val="none" w:sz="0" w:space="0" w:color="auto"/>
            <w:left w:val="none" w:sz="0" w:space="0" w:color="auto"/>
            <w:bottom w:val="none" w:sz="0" w:space="0" w:color="auto"/>
            <w:right w:val="none" w:sz="0" w:space="0" w:color="auto"/>
          </w:divBdr>
        </w:div>
      </w:divsChild>
    </w:div>
    <w:div w:id="1451823397">
      <w:bodyDiv w:val="1"/>
      <w:marLeft w:val="0"/>
      <w:marRight w:val="0"/>
      <w:marTop w:val="0"/>
      <w:marBottom w:val="0"/>
      <w:divBdr>
        <w:top w:val="none" w:sz="0" w:space="0" w:color="auto"/>
        <w:left w:val="none" w:sz="0" w:space="0" w:color="auto"/>
        <w:bottom w:val="none" w:sz="0" w:space="0" w:color="auto"/>
        <w:right w:val="none" w:sz="0" w:space="0" w:color="auto"/>
      </w:divBdr>
      <w:divsChild>
        <w:div w:id="597835849">
          <w:marLeft w:val="0"/>
          <w:marRight w:val="0"/>
          <w:marTop w:val="0"/>
          <w:marBottom w:val="0"/>
          <w:divBdr>
            <w:top w:val="none" w:sz="0" w:space="0" w:color="auto"/>
            <w:left w:val="none" w:sz="0" w:space="0" w:color="auto"/>
            <w:bottom w:val="none" w:sz="0" w:space="0" w:color="auto"/>
            <w:right w:val="none" w:sz="0" w:space="0" w:color="auto"/>
          </w:divBdr>
        </w:div>
      </w:divsChild>
    </w:div>
    <w:div w:id="1453091080">
      <w:bodyDiv w:val="1"/>
      <w:marLeft w:val="0"/>
      <w:marRight w:val="0"/>
      <w:marTop w:val="0"/>
      <w:marBottom w:val="0"/>
      <w:divBdr>
        <w:top w:val="none" w:sz="0" w:space="0" w:color="auto"/>
        <w:left w:val="none" w:sz="0" w:space="0" w:color="auto"/>
        <w:bottom w:val="none" w:sz="0" w:space="0" w:color="auto"/>
        <w:right w:val="none" w:sz="0" w:space="0" w:color="auto"/>
      </w:divBdr>
      <w:divsChild>
        <w:div w:id="115374040">
          <w:marLeft w:val="0"/>
          <w:marRight w:val="0"/>
          <w:marTop w:val="0"/>
          <w:marBottom w:val="0"/>
          <w:divBdr>
            <w:top w:val="none" w:sz="0" w:space="0" w:color="auto"/>
            <w:left w:val="none" w:sz="0" w:space="0" w:color="auto"/>
            <w:bottom w:val="none" w:sz="0" w:space="0" w:color="auto"/>
            <w:right w:val="none" w:sz="0" w:space="0" w:color="auto"/>
          </w:divBdr>
        </w:div>
      </w:divsChild>
    </w:div>
    <w:div w:id="1464805772">
      <w:bodyDiv w:val="1"/>
      <w:marLeft w:val="0"/>
      <w:marRight w:val="0"/>
      <w:marTop w:val="0"/>
      <w:marBottom w:val="0"/>
      <w:divBdr>
        <w:top w:val="none" w:sz="0" w:space="0" w:color="auto"/>
        <w:left w:val="none" w:sz="0" w:space="0" w:color="auto"/>
        <w:bottom w:val="none" w:sz="0" w:space="0" w:color="auto"/>
        <w:right w:val="none" w:sz="0" w:space="0" w:color="auto"/>
      </w:divBdr>
      <w:divsChild>
        <w:div w:id="832768133">
          <w:marLeft w:val="0"/>
          <w:marRight w:val="0"/>
          <w:marTop w:val="0"/>
          <w:marBottom w:val="0"/>
          <w:divBdr>
            <w:top w:val="none" w:sz="0" w:space="0" w:color="auto"/>
            <w:left w:val="none" w:sz="0" w:space="0" w:color="auto"/>
            <w:bottom w:val="none" w:sz="0" w:space="0" w:color="auto"/>
            <w:right w:val="none" w:sz="0" w:space="0" w:color="auto"/>
          </w:divBdr>
        </w:div>
      </w:divsChild>
    </w:div>
    <w:div w:id="1479111082">
      <w:bodyDiv w:val="1"/>
      <w:marLeft w:val="0"/>
      <w:marRight w:val="0"/>
      <w:marTop w:val="0"/>
      <w:marBottom w:val="0"/>
      <w:divBdr>
        <w:top w:val="none" w:sz="0" w:space="0" w:color="auto"/>
        <w:left w:val="none" w:sz="0" w:space="0" w:color="auto"/>
        <w:bottom w:val="none" w:sz="0" w:space="0" w:color="auto"/>
        <w:right w:val="none" w:sz="0" w:space="0" w:color="auto"/>
      </w:divBdr>
      <w:divsChild>
        <w:div w:id="1466313646">
          <w:marLeft w:val="0"/>
          <w:marRight w:val="0"/>
          <w:marTop w:val="0"/>
          <w:marBottom w:val="0"/>
          <w:divBdr>
            <w:top w:val="none" w:sz="0" w:space="0" w:color="auto"/>
            <w:left w:val="none" w:sz="0" w:space="0" w:color="auto"/>
            <w:bottom w:val="none" w:sz="0" w:space="0" w:color="auto"/>
            <w:right w:val="none" w:sz="0" w:space="0" w:color="auto"/>
          </w:divBdr>
        </w:div>
      </w:divsChild>
    </w:div>
    <w:div w:id="1514414335">
      <w:bodyDiv w:val="1"/>
      <w:marLeft w:val="0"/>
      <w:marRight w:val="0"/>
      <w:marTop w:val="0"/>
      <w:marBottom w:val="0"/>
      <w:divBdr>
        <w:top w:val="none" w:sz="0" w:space="0" w:color="auto"/>
        <w:left w:val="none" w:sz="0" w:space="0" w:color="auto"/>
        <w:bottom w:val="none" w:sz="0" w:space="0" w:color="auto"/>
        <w:right w:val="none" w:sz="0" w:space="0" w:color="auto"/>
      </w:divBdr>
      <w:divsChild>
        <w:div w:id="63338667">
          <w:marLeft w:val="0"/>
          <w:marRight w:val="0"/>
          <w:marTop w:val="0"/>
          <w:marBottom w:val="0"/>
          <w:divBdr>
            <w:top w:val="none" w:sz="0" w:space="0" w:color="auto"/>
            <w:left w:val="none" w:sz="0" w:space="0" w:color="auto"/>
            <w:bottom w:val="none" w:sz="0" w:space="0" w:color="auto"/>
            <w:right w:val="none" w:sz="0" w:space="0" w:color="auto"/>
          </w:divBdr>
        </w:div>
      </w:divsChild>
    </w:div>
    <w:div w:id="1524830519">
      <w:bodyDiv w:val="1"/>
      <w:marLeft w:val="0"/>
      <w:marRight w:val="0"/>
      <w:marTop w:val="0"/>
      <w:marBottom w:val="0"/>
      <w:divBdr>
        <w:top w:val="none" w:sz="0" w:space="0" w:color="auto"/>
        <w:left w:val="none" w:sz="0" w:space="0" w:color="auto"/>
        <w:bottom w:val="none" w:sz="0" w:space="0" w:color="auto"/>
        <w:right w:val="none" w:sz="0" w:space="0" w:color="auto"/>
      </w:divBdr>
      <w:divsChild>
        <w:div w:id="289214647">
          <w:marLeft w:val="0"/>
          <w:marRight w:val="0"/>
          <w:marTop w:val="0"/>
          <w:marBottom w:val="0"/>
          <w:divBdr>
            <w:top w:val="none" w:sz="0" w:space="0" w:color="auto"/>
            <w:left w:val="none" w:sz="0" w:space="0" w:color="auto"/>
            <w:bottom w:val="none" w:sz="0" w:space="0" w:color="auto"/>
            <w:right w:val="none" w:sz="0" w:space="0" w:color="auto"/>
          </w:divBdr>
        </w:div>
      </w:divsChild>
    </w:div>
    <w:div w:id="1526405545">
      <w:bodyDiv w:val="1"/>
      <w:marLeft w:val="0"/>
      <w:marRight w:val="0"/>
      <w:marTop w:val="0"/>
      <w:marBottom w:val="0"/>
      <w:divBdr>
        <w:top w:val="none" w:sz="0" w:space="0" w:color="auto"/>
        <w:left w:val="none" w:sz="0" w:space="0" w:color="auto"/>
        <w:bottom w:val="none" w:sz="0" w:space="0" w:color="auto"/>
        <w:right w:val="none" w:sz="0" w:space="0" w:color="auto"/>
      </w:divBdr>
    </w:div>
    <w:div w:id="1542981626">
      <w:bodyDiv w:val="1"/>
      <w:marLeft w:val="0"/>
      <w:marRight w:val="0"/>
      <w:marTop w:val="0"/>
      <w:marBottom w:val="0"/>
      <w:divBdr>
        <w:top w:val="none" w:sz="0" w:space="0" w:color="auto"/>
        <w:left w:val="none" w:sz="0" w:space="0" w:color="auto"/>
        <w:bottom w:val="none" w:sz="0" w:space="0" w:color="auto"/>
        <w:right w:val="none" w:sz="0" w:space="0" w:color="auto"/>
      </w:divBdr>
      <w:divsChild>
        <w:div w:id="1947886067">
          <w:marLeft w:val="0"/>
          <w:marRight w:val="0"/>
          <w:marTop w:val="0"/>
          <w:marBottom w:val="0"/>
          <w:divBdr>
            <w:top w:val="none" w:sz="0" w:space="0" w:color="auto"/>
            <w:left w:val="none" w:sz="0" w:space="0" w:color="auto"/>
            <w:bottom w:val="none" w:sz="0" w:space="0" w:color="auto"/>
            <w:right w:val="none" w:sz="0" w:space="0" w:color="auto"/>
          </w:divBdr>
        </w:div>
      </w:divsChild>
    </w:div>
    <w:div w:id="1549998985">
      <w:bodyDiv w:val="1"/>
      <w:marLeft w:val="0"/>
      <w:marRight w:val="0"/>
      <w:marTop w:val="0"/>
      <w:marBottom w:val="0"/>
      <w:divBdr>
        <w:top w:val="none" w:sz="0" w:space="0" w:color="auto"/>
        <w:left w:val="none" w:sz="0" w:space="0" w:color="auto"/>
        <w:bottom w:val="none" w:sz="0" w:space="0" w:color="auto"/>
        <w:right w:val="none" w:sz="0" w:space="0" w:color="auto"/>
      </w:divBdr>
    </w:div>
    <w:div w:id="1555967018">
      <w:bodyDiv w:val="1"/>
      <w:marLeft w:val="0"/>
      <w:marRight w:val="0"/>
      <w:marTop w:val="0"/>
      <w:marBottom w:val="0"/>
      <w:divBdr>
        <w:top w:val="none" w:sz="0" w:space="0" w:color="auto"/>
        <w:left w:val="none" w:sz="0" w:space="0" w:color="auto"/>
        <w:bottom w:val="none" w:sz="0" w:space="0" w:color="auto"/>
        <w:right w:val="none" w:sz="0" w:space="0" w:color="auto"/>
      </w:divBdr>
    </w:div>
    <w:div w:id="1567376242">
      <w:bodyDiv w:val="1"/>
      <w:marLeft w:val="0"/>
      <w:marRight w:val="0"/>
      <w:marTop w:val="0"/>
      <w:marBottom w:val="0"/>
      <w:divBdr>
        <w:top w:val="none" w:sz="0" w:space="0" w:color="auto"/>
        <w:left w:val="none" w:sz="0" w:space="0" w:color="auto"/>
        <w:bottom w:val="none" w:sz="0" w:space="0" w:color="auto"/>
        <w:right w:val="none" w:sz="0" w:space="0" w:color="auto"/>
      </w:divBdr>
    </w:div>
    <w:div w:id="1569263719">
      <w:bodyDiv w:val="1"/>
      <w:marLeft w:val="0"/>
      <w:marRight w:val="0"/>
      <w:marTop w:val="0"/>
      <w:marBottom w:val="0"/>
      <w:divBdr>
        <w:top w:val="none" w:sz="0" w:space="0" w:color="auto"/>
        <w:left w:val="none" w:sz="0" w:space="0" w:color="auto"/>
        <w:bottom w:val="none" w:sz="0" w:space="0" w:color="auto"/>
        <w:right w:val="none" w:sz="0" w:space="0" w:color="auto"/>
      </w:divBdr>
      <w:divsChild>
        <w:div w:id="1778479896">
          <w:marLeft w:val="0"/>
          <w:marRight w:val="0"/>
          <w:marTop w:val="0"/>
          <w:marBottom w:val="0"/>
          <w:divBdr>
            <w:top w:val="none" w:sz="0" w:space="0" w:color="auto"/>
            <w:left w:val="none" w:sz="0" w:space="0" w:color="auto"/>
            <w:bottom w:val="none" w:sz="0" w:space="0" w:color="auto"/>
            <w:right w:val="none" w:sz="0" w:space="0" w:color="auto"/>
          </w:divBdr>
        </w:div>
        <w:div w:id="384069127">
          <w:marLeft w:val="0"/>
          <w:marRight w:val="0"/>
          <w:marTop w:val="0"/>
          <w:marBottom w:val="0"/>
          <w:divBdr>
            <w:top w:val="none" w:sz="0" w:space="0" w:color="auto"/>
            <w:left w:val="none" w:sz="0" w:space="0" w:color="auto"/>
            <w:bottom w:val="none" w:sz="0" w:space="0" w:color="auto"/>
            <w:right w:val="none" w:sz="0" w:space="0" w:color="auto"/>
          </w:divBdr>
        </w:div>
        <w:div w:id="593827283">
          <w:marLeft w:val="0"/>
          <w:marRight w:val="0"/>
          <w:marTop w:val="0"/>
          <w:marBottom w:val="0"/>
          <w:divBdr>
            <w:top w:val="none" w:sz="0" w:space="0" w:color="auto"/>
            <w:left w:val="none" w:sz="0" w:space="0" w:color="auto"/>
            <w:bottom w:val="none" w:sz="0" w:space="0" w:color="auto"/>
            <w:right w:val="none" w:sz="0" w:space="0" w:color="auto"/>
          </w:divBdr>
        </w:div>
        <w:div w:id="1294559635">
          <w:marLeft w:val="0"/>
          <w:marRight w:val="0"/>
          <w:marTop w:val="0"/>
          <w:marBottom w:val="0"/>
          <w:divBdr>
            <w:top w:val="none" w:sz="0" w:space="0" w:color="auto"/>
            <w:left w:val="none" w:sz="0" w:space="0" w:color="auto"/>
            <w:bottom w:val="none" w:sz="0" w:space="0" w:color="auto"/>
            <w:right w:val="none" w:sz="0" w:space="0" w:color="auto"/>
          </w:divBdr>
        </w:div>
      </w:divsChild>
    </w:div>
    <w:div w:id="1585266409">
      <w:bodyDiv w:val="1"/>
      <w:marLeft w:val="0"/>
      <w:marRight w:val="0"/>
      <w:marTop w:val="0"/>
      <w:marBottom w:val="0"/>
      <w:divBdr>
        <w:top w:val="none" w:sz="0" w:space="0" w:color="auto"/>
        <w:left w:val="none" w:sz="0" w:space="0" w:color="auto"/>
        <w:bottom w:val="none" w:sz="0" w:space="0" w:color="auto"/>
        <w:right w:val="none" w:sz="0" w:space="0" w:color="auto"/>
      </w:divBdr>
    </w:div>
    <w:div w:id="1610238754">
      <w:bodyDiv w:val="1"/>
      <w:marLeft w:val="0"/>
      <w:marRight w:val="0"/>
      <w:marTop w:val="0"/>
      <w:marBottom w:val="0"/>
      <w:divBdr>
        <w:top w:val="none" w:sz="0" w:space="0" w:color="auto"/>
        <w:left w:val="none" w:sz="0" w:space="0" w:color="auto"/>
        <w:bottom w:val="none" w:sz="0" w:space="0" w:color="auto"/>
        <w:right w:val="none" w:sz="0" w:space="0" w:color="auto"/>
      </w:divBdr>
      <w:divsChild>
        <w:div w:id="343631491">
          <w:marLeft w:val="0"/>
          <w:marRight w:val="0"/>
          <w:marTop w:val="0"/>
          <w:marBottom w:val="0"/>
          <w:divBdr>
            <w:top w:val="none" w:sz="0" w:space="0" w:color="auto"/>
            <w:left w:val="none" w:sz="0" w:space="0" w:color="auto"/>
            <w:bottom w:val="none" w:sz="0" w:space="0" w:color="auto"/>
            <w:right w:val="none" w:sz="0" w:space="0" w:color="auto"/>
          </w:divBdr>
        </w:div>
      </w:divsChild>
    </w:div>
    <w:div w:id="1628270567">
      <w:bodyDiv w:val="1"/>
      <w:marLeft w:val="0"/>
      <w:marRight w:val="0"/>
      <w:marTop w:val="0"/>
      <w:marBottom w:val="0"/>
      <w:divBdr>
        <w:top w:val="none" w:sz="0" w:space="0" w:color="auto"/>
        <w:left w:val="none" w:sz="0" w:space="0" w:color="auto"/>
        <w:bottom w:val="none" w:sz="0" w:space="0" w:color="auto"/>
        <w:right w:val="none" w:sz="0" w:space="0" w:color="auto"/>
      </w:divBdr>
      <w:divsChild>
        <w:div w:id="1515341785">
          <w:marLeft w:val="0"/>
          <w:marRight w:val="0"/>
          <w:marTop w:val="0"/>
          <w:marBottom w:val="0"/>
          <w:divBdr>
            <w:top w:val="none" w:sz="0" w:space="0" w:color="auto"/>
            <w:left w:val="none" w:sz="0" w:space="0" w:color="auto"/>
            <w:bottom w:val="none" w:sz="0" w:space="0" w:color="auto"/>
            <w:right w:val="none" w:sz="0" w:space="0" w:color="auto"/>
          </w:divBdr>
        </w:div>
      </w:divsChild>
    </w:div>
    <w:div w:id="1630939893">
      <w:bodyDiv w:val="1"/>
      <w:marLeft w:val="0"/>
      <w:marRight w:val="0"/>
      <w:marTop w:val="0"/>
      <w:marBottom w:val="0"/>
      <w:divBdr>
        <w:top w:val="none" w:sz="0" w:space="0" w:color="auto"/>
        <w:left w:val="none" w:sz="0" w:space="0" w:color="auto"/>
        <w:bottom w:val="none" w:sz="0" w:space="0" w:color="auto"/>
        <w:right w:val="none" w:sz="0" w:space="0" w:color="auto"/>
      </w:divBdr>
      <w:divsChild>
        <w:div w:id="618999734">
          <w:marLeft w:val="0"/>
          <w:marRight w:val="0"/>
          <w:marTop w:val="0"/>
          <w:marBottom w:val="0"/>
          <w:divBdr>
            <w:top w:val="none" w:sz="0" w:space="0" w:color="auto"/>
            <w:left w:val="none" w:sz="0" w:space="0" w:color="auto"/>
            <w:bottom w:val="none" w:sz="0" w:space="0" w:color="auto"/>
            <w:right w:val="none" w:sz="0" w:space="0" w:color="auto"/>
          </w:divBdr>
        </w:div>
      </w:divsChild>
    </w:div>
    <w:div w:id="1634407643">
      <w:bodyDiv w:val="1"/>
      <w:marLeft w:val="0"/>
      <w:marRight w:val="0"/>
      <w:marTop w:val="0"/>
      <w:marBottom w:val="0"/>
      <w:divBdr>
        <w:top w:val="none" w:sz="0" w:space="0" w:color="auto"/>
        <w:left w:val="none" w:sz="0" w:space="0" w:color="auto"/>
        <w:bottom w:val="none" w:sz="0" w:space="0" w:color="auto"/>
        <w:right w:val="none" w:sz="0" w:space="0" w:color="auto"/>
      </w:divBdr>
      <w:divsChild>
        <w:div w:id="1761564827">
          <w:marLeft w:val="0"/>
          <w:marRight w:val="0"/>
          <w:marTop w:val="0"/>
          <w:marBottom w:val="0"/>
          <w:divBdr>
            <w:top w:val="none" w:sz="0" w:space="0" w:color="auto"/>
            <w:left w:val="none" w:sz="0" w:space="0" w:color="auto"/>
            <w:bottom w:val="none" w:sz="0" w:space="0" w:color="auto"/>
            <w:right w:val="none" w:sz="0" w:space="0" w:color="auto"/>
          </w:divBdr>
        </w:div>
      </w:divsChild>
    </w:div>
    <w:div w:id="1636108767">
      <w:bodyDiv w:val="1"/>
      <w:marLeft w:val="0"/>
      <w:marRight w:val="0"/>
      <w:marTop w:val="0"/>
      <w:marBottom w:val="0"/>
      <w:divBdr>
        <w:top w:val="none" w:sz="0" w:space="0" w:color="auto"/>
        <w:left w:val="none" w:sz="0" w:space="0" w:color="auto"/>
        <w:bottom w:val="none" w:sz="0" w:space="0" w:color="auto"/>
        <w:right w:val="none" w:sz="0" w:space="0" w:color="auto"/>
      </w:divBdr>
      <w:divsChild>
        <w:div w:id="616791201">
          <w:marLeft w:val="0"/>
          <w:marRight w:val="0"/>
          <w:marTop w:val="0"/>
          <w:marBottom w:val="0"/>
          <w:divBdr>
            <w:top w:val="none" w:sz="0" w:space="0" w:color="auto"/>
            <w:left w:val="none" w:sz="0" w:space="0" w:color="auto"/>
            <w:bottom w:val="none" w:sz="0" w:space="0" w:color="auto"/>
            <w:right w:val="none" w:sz="0" w:space="0" w:color="auto"/>
          </w:divBdr>
        </w:div>
      </w:divsChild>
    </w:div>
    <w:div w:id="1636374193">
      <w:bodyDiv w:val="1"/>
      <w:marLeft w:val="0"/>
      <w:marRight w:val="0"/>
      <w:marTop w:val="0"/>
      <w:marBottom w:val="0"/>
      <w:divBdr>
        <w:top w:val="none" w:sz="0" w:space="0" w:color="auto"/>
        <w:left w:val="none" w:sz="0" w:space="0" w:color="auto"/>
        <w:bottom w:val="none" w:sz="0" w:space="0" w:color="auto"/>
        <w:right w:val="none" w:sz="0" w:space="0" w:color="auto"/>
      </w:divBdr>
      <w:divsChild>
        <w:div w:id="1522473284">
          <w:marLeft w:val="0"/>
          <w:marRight w:val="0"/>
          <w:marTop w:val="0"/>
          <w:marBottom w:val="0"/>
          <w:divBdr>
            <w:top w:val="none" w:sz="0" w:space="0" w:color="auto"/>
            <w:left w:val="none" w:sz="0" w:space="0" w:color="auto"/>
            <w:bottom w:val="none" w:sz="0" w:space="0" w:color="auto"/>
            <w:right w:val="none" w:sz="0" w:space="0" w:color="auto"/>
          </w:divBdr>
        </w:div>
      </w:divsChild>
    </w:div>
    <w:div w:id="1653439040">
      <w:bodyDiv w:val="1"/>
      <w:marLeft w:val="0"/>
      <w:marRight w:val="0"/>
      <w:marTop w:val="0"/>
      <w:marBottom w:val="0"/>
      <w:divBdr>
        <w:top w:val="none" w:sz="0" w:space="0" w:color="auto"/>
        <w:left w:val="none" w:sz="0" w:space="0" w:color="auto"/>
        <w:bottom w:val="none" w:sz="0" w:space="0" w:color="auto"/>
        <w:right w:val="none" w:sz="0" w:space="0" w:color="auto"/>
      </w:divBdr>
      <w:divsChild>
        <w:div w:id="1906180832">
          <w:marLeft w:val="0"/>
          <w:marRight w:val="0"/>
          <w:marTop w:val="0"/>
          <w:marBottom w:val="0"/>
          <w:divBdr>
            <w:top w:val="none" w:sz="0" w:space="0" w:color="auto"/>
            <w:left w:val="none" w:sz="0" w:space="0" w:color="auto"/>
            <w:bottom w:val="none" w:sz="0" w:space="0" w:color="auto"/>
            <w:right w:val="none" w:sz="0" w:space="0" w:color="auto"/>
          </w:divBdr>
          <w:divsChild>
            <w:div w:id="207032481">
              <w:marLeft w:val="0"/>
              <w:marRight w:val="0"/>
              <w:marTop w:val="0"/>
              <w:marBottom w:val="0"/>
              <w:divBdr>
                <w:top w:val="none" w:sz="0" w:space="0" w:color="auto"/>
                <w:left w:val="none" w:sz="0" w:space="0" w:color="auto"/>
                <w:bottom w:val="none" w:sz="0" w:space="0" w:color="auto"/>
                <w:right w:val="none" w:sz="0" w:space="0" w:color="auto"/>
              </w:divBdr>
              <w:divsChild>
                <w:div w:id="283737007">
                  <w:marLeft w:val="0"/>
                  <w:marRight w:val="0"/>
                  <w:marTop w:val="0"/>
                  <w:marBottom w:val="0"/>
                  <w:divBdr>
                    <w:top w:val="none" w:sz="0" w:space="0" w:color="auto"/>
                    <w:left w:val="none" w:sz="0" w:space="0" w:color="auto"/>
                    <w:bottom w:val="none" w:sz="0" w:space="0" w:color="auto"/>
                    <w:right w:val="none" w:sz="0" w:space="0" w:color="auto"/>
                  </w:divBdr>
                  <w:divsChild>
                    <w:div w:id="701782114">
                      <w:marLeft w:val="0"/>
                      <w:marRight w:val="0"/>
                      <w:marTop w:val="0"/>
                      <w:marBottom w:val="0"/>
                      <w:divBdr>
                        <w:top w:val="none" w:sz="0" w:space="0" w:color="auto"/>
                        <w:left w:val="none" w:sz="0" w:space="0" w:color="auto"/>
                        <w:bottom w:val="none" w:sz="0" w:space="0" w:color="auto"/>
                        <w:right w:val="none" w:sz="0" w:space="0" w:color="auto"/>
                      </w:divBdr>
                    </w:div>
                    <w:div w:id="1601721103">
                      <w:marLeft w:val="0"/>
                      <w:marRight w:val="0"/>
                      <w:marTop w:val="0"/>
                      <w:marBottom w:val="0"/>
                      <w:divBdr>
                        <w:top w:val="none" w:sz="0" w:space="0" w:color="auto"/>
                        <w:left w:val="none" w:sz="0" w:space="0" w:color="auto"/>
                        <w:bottom w:val="none" w:sz="0" w:space="0" w:color="auto"/>
                        <w:right w:val="none" w:sz="0" w:space="0" w:color="auto"/>
                      </w:divBdr>
                      <w:divsChild>
                        <w:div w:id="589697031">
                          <w:marLeft w:val="0"/>
                          <w:marRight w:val="0"/>
                          <w:marTop w:val="0"/>
                          <w:marBottom w:val="0"/>
                          <w:divBdr>
                            <w:top w:val="none" w:sz="0" w:space="0" w:color="auto"/>
                            <w:left w:val="none" w:sz="0" w:space="0" w:color="auto"/>
                            <w:bottom w:val="none" w:sz="0" w:space="0" w:color="auto"/>
                            <w:right w:val="none" w:sz="0" w:space="0" w:color="auto"/>
                          </w:divBdr>
                          <w:divsChild>
                            <w:div w:id="1052968471">
                              <w:marLeft w:val="0"/>
                              <w:marRight w:val="0"/>
                              <w:marTop w:val="0"/>
                              <w:marBottom w:val="0"/>
                              <w:divBdr>
                                <w:top w:val="none" w:sz="0" w:space="0" w:color="auto"/>
                                <w:left w:val="none" w:sz="0" w:space="0" w:color="auto"/>
                                <w:bottom w:val="none" w:sz="0" w:space="0" w:color="auto"/>
                                <w:right w:val="none" w:sz="0" w:space="0" w:color="auto"/>
                              </w:divBdr>
                              <w:divsChild>
                                <w:div w:id="1416122095">
                                  <w:marLeft w:val="0"/>
                                  <w:marRight w:val="0"/>
                                  <w:marTop w:val="0"/>
                                  <w:marBottom w:val="0"/>
                                  <w:divBdr>
                                    <w:top w:val="none" w:sz="0" w:space="0" w:color="auto"/>
                                    <w:left w:val="none" w:sz="0" w:space="0" w:color="auto"/>
                                    <w:bottom w:val="none" w:sz="0" w:space="0" w:color="auto"/>
                                    <w:right w:val="none" w:sz="0" w:space="0" w:color="auto"/>
                                  </w:divBdr>
                                  <w:divsChild>
                                    <w:div w:id="1521578291">
                                      <w:marLeft w:val="0"/>
                                      <w:marRight w:val="0"/>
                                      <w:marTop w:val="0"/>
                                      <w:marBottom w:val="0"/>
                                      <w:divBdr>
                                        <w:top w:val="none" w:sz="0" w:space="0" w:color="auto"/>
                                        <w:left w:val="none" w:sz="0" w:space="0" w:color="auto"/>
                                        <w:bottom w:val="none" w:sz="0" w:space="0" w:color="auto"/>
                                        <w:right w:val="none" w:sz="0" w:space="0" w:color="auto"/>
                                      </w:divBdr>
                                      <w:divsChild>
                                        <w:div w:id="1579900016">
                                          <w:marLeft w:val="0"/>
                                          <w:marRight w:val="0"/>
                                          <w:marTop w:val="0"/>
                                          <w:marBottom w:val="0"/>
                                          <w:divBdr>
                                            <w:top w:val="none" w:sz="0" w:space="0" w:color="auto"/>
                                            <w:left w:val="none" w:sz="0" w:space="0" w:color="auto"/>
                                            <w:bottom w:val="none" w:sz="0" w:space="0" w:color="auto"/>
                                            <w:right w:val="none" w:sz="0" w:space="0" w:color="auto"/>
                                          </w:divBdr>
                                          <w:divsChild>
                                            <w:div w:id="168719744">
                                              <w:marLeft w:val="0"/>
                                              <w:marRight w:val="0"/>
                                              <w:marTop w:val="0"/>
                                              <w:marBottom w:val="0"/>
                                              <w:divBdr>
                                                <w:top w:val="none" w:sz="0" w:space="0" w:color="auto"/>
                                                <w:left w:val="none" w:sz="0" w:space="0" w:color="auto"/>
                                                <w:bottom w:val="none" w:sz="0" w:space="0" w:color="auto"/>
                                                <w:right w:val="none" w:sz="0" w:space="0" w:color="auto"/>
                                              </w:divBdr>
                                              <w:divsChild>
                                                <w:div w:id="1911885231">
                                                  <w:marLeft w:val="0"/>
                                                  <w:marRight w:val="0"/>
                                                  <w:marTop w:val="0"/>
                                                  <w:marBottom w:val="0"/>
                                                  <w:divBdr>
                                                    <w:top w:val="none" w:sz="0" w:space="0" w:color="auto"/>
                                                    <w:left w:val="none" w:sz="0" w:space="0" w:color="auto"/>
                                                    <w:bottom w:val="none" w:sz="0" w:space="0" w:color="auto"/>
                                                    <w:right w:val="none" w:sz="0" w:space="0" w:color="auto"/>
                                                  </w:divBdr>
                                                  <w:divsChild>
                                                    <w:div w:id="1486164606">
                                                      <w:marLeft w:val="0"/>
                                                      <w:marRight w:val="0"/>
                                                      <w:marTop w:val="0"/>
                                                      <w:marBottom w:val="0"/>
                                                      <w:divBdr>
                                                        <w:top w:val="none" w:sz="0" w:space="0" w:color="auto"/>
                                                        <w:left w:val="none" w:sz="0" w:space="0" w:color="auto"/>
                                                        <w:bottom w:val="none" w:sz="0" w:space="0" w:color="auto"/>
                                                        <w:right w:val="none" w:sz="0" w:space="0" w:color="auto"/>
                                                      </w:divBdr>
                                                      <w:divsChild>
                                                        <w:div w:id="1163084560">
                                                          <w:marLeft w:val="0"/>
                                                          <w:marRight w:val="0"/>
                                                          <w:marTop w:val="0"/>
                                                          <w:marBottom w:val="0"/>
                                                          <w:divBdr>
                                                            <w:top w:val="none" w:sz="0" w:space="0" w:color="auto"/>
                                                            <w:left w:val="none" w:sz="0" w:space="0" w:color="auto"/>
                                                            <w:bottom w:val="none" w:sz="0" w:space="0" w:color="auto"/>
                                                            <w:right w:val="none" w:sz="0" w:space="0" w:color="auto"/>
                                                          </w:divBdr>
                                                          <w:divsChild>
                                                            <w:div w:id="2072342804">
                                                              <w:marLeft w:val="0"/>
                                                              <w:marRight w:val="0"/>
                                                              <w:marTop w:val="0"/>
                                                              <w:marBottom w:val="0"/>
                                                              <w:divBdr>
                                                                <w:top w:val="none" w:sz="0" w:space="0" w:color="auto"/>
                                                                <w:left w:val="none" w:sz="0" w:space="0" w:color="auto"/>
                                                                <w:bottom w:val="none" w:sz="0" w:space="0" w:color="auto"/>
                                                                <w:right w:val="none" w:sz="0" w:space="0" w:color="auto"/>
                                                              </w:divBdr>
                                                              <w:divsChild>
                                                                <w:div w:id="1744255837">
                                                                  <w:marLeft w:val="0"/>
                                                                  <w:marRight w:val="0"/>
                                                                  <w:marTop w:val="0"/>
                                                                  <w:marBottom w:val="0"/>
                                                                  <w:divBdr>
                                                                    <w:top w:val="none" w:sz="0" w:space="0" w:color="auto"/>
                                                                    <w:left w:val="none" w:sz="0" w:space="0" w:color="auto"/>
                                                                    <w:bottom w:val="none" w:sz="0" w:space="0" w:color="auto"/>
                                                                    <w:right w:val="none" w:sz="0" w:space="0" w:color="auto"/>
                                                                  </w:divBdr>
                                                                  <w:divsChild>
                                                                    <w:div w:id="10755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5543681">
      <w:bodyDiv w:val="1"/>
      <w:marLeft w:val="0"/>
      <w:marRight w:val="0"/>
      <w:marTop w:val="0"/>
      <w:marBottom w:val="0"/>
      <w:divBdr>
        <w:top w:val="none" w:sz="0" w:space="0" w:color="auto"/>
        <w:left w:val="none" w:sz="0" w:space="0" w:color="auto"/>
        <w:bottom w:val="none" w:sz="0" w:space="0" w:color="auto"/>
        <w:right w:val="none" w:sz="0" w:space="0" w:color="auto"/>
      </w:divBdr>
      <w:divsChild>
        <w:div w:id="1850674543">
          <w:marLeft w:val="0"/>
          <w:marRight w:val="0"/>
          <w:marTop w:val="0"/>
          <w:marBottom w:val="0"/>
          <w:divBdr>
            <w:top w:val="none" w:sz="0" w:space="0" w:color="auto"/>
            <w:left w:val="none" w:sz="0" w:space="0" w:color="auto"/>
            <w:bottom w:val="none" w:sz="0" w:space="0" w:color="auto"/>
            <w:right w:val="none" w:sz="0" w:space="0" w:color="auto"/>
          </w:divBdr>
        </w:div>
      </w:divsChild>
    </w:div>
    <w:div w:id="1668745665">
      <w:bodyDiv w:val="1"/>
      <w:marLeft w:val="0"/>
      <w:marRight w:val="0"/>
      <w:marTop w:val="0"/>
      <w:marBottom w:val="0"/>
      <w:divBdr>
        <w:top w:val="none" w:sz="0" w:space="0" w:color="auto"/>
        <w:left w:val="none" w:sz="0" w:space="0" w:color="auto"/>
        <w:bottom w:val="none" w:sz="0" w:space="0" w:color="auto"/>
        <w:right w:val="none" w:sz="0" w:space="0" w:color="auto"/>
      </w:divBdr>
    </w:div>
    <w:div w:id="1689911495">
      <w:bodyDiv w:val="1"/>
      <w:marLeft w:val="0"/>
      <w:marRight w:val="0"/>
      <w:marTop w:val="0"/>
      <w:marBottom w:val="0"/>
      <w:divBdr>
        <w:top w:val="none" w:sz="0" w:space="0" w:color="auto"/>
        <w:left w:val="none" w:sz="0" w:space="0" w:color="auto"/>
        <w:bottom w:val="none" w:sz="0" w:space="0" w:color="auto"/>
        <w:right w:val="none" w:sz="0" w:space="0" w:color="auto"/>
      </w:divBdr>
      <w:divsChild>
        <w:div w:id="716658423">
          <w:marLeft w:val="0"/>
          <w:marRight w:val="0"/>
          <w:marTop w:val="0"/>
          <w:marBottom w:val="0"/>
          <w:divBdr>
            <w:top w:val="none" w:sz="0" w:space="0" w:color="auto"/>
            <w:left w:val="none" w:sz="0" w:space="0" w:color="auto"/>
            <w:bottom w:val="none" w:sz="0" w:space="0" w:color="auto"/>
            <w:right w:val="none" w:sz="0" w:space="0" w:color="auto"/>
          </w:divBdr>
        </w:div>
      </w:divsChild>
    </w:div>
    <w:div w:id="1691686967">
      <w:bodyDiv w:val="1"/>
      <w:marLeft w:val="0"/>
      <w:marRight w:val="0"/>
      <w:marTop w:val="0"/>
      <w:marBottom w:val="0"/>
      <w:divBdr>
        <w:top w:val="none" w:sz="0" w:space="0" w:color="auto"/>
        <w:left w:val="none" w:sz="0" w:space="0" w:color="auto"/>
        <w:bottom w:val="none" w:sz="0" w:space="0" w:color="auto"/>
        <w:right w:val="none" w:sz="0" w:space="0" w:color="auto"/>
      </w:divBdr>
      <w:divsChild>
        <w:div w:id="35129931">
          <w:marLeft w:val="0"/>
          <w:marRight w:val="0"/>
          <w:marTop w:val="0"/>
          <w:marBottom w:val="0"/>
          <w:divBdr>
            <w:top w:val="none" w:sz="0" w:space="0" w:color="auto"/>
            <w:left w:val="none" w:sz="0" w:space="0" w:color="auto"/>
            <w:bottom w:val="none" w:sz="0" w:space="0" w:color="auto"/>
            <w:right w:val="none" w:sz="0" w:space="0" w:color="auto"/>
          </w:divBdr>
        </w:div>
      </w:divsChild>
    </w:div>
    <w:div w:id="1694109790">
      <w:bodyDiv w:val="1"/>
      <w:marLeft w:val="0"/>
      <w:marRight w:val="0"/>
      <w:marTop w:val="0"/>
      <w:marBottom w:val="0"/>
      <w:divBdr>
        <w:top w:val="none" w:sz="0" w:space="0" w:color="auto"/>
        <w:left w:val="none" w:sz="0" w:space="0" w:color="auto"/>
        <w:bottom w:val="none" w:sz="0" w:space="0" w:color="auto"/>
        <w:right w:val="none" w:sz="0" w:space="0" w:color="auto"/>
      </w:divBdr>
      <w:divsChild>
        <w:div w:id="137495982">
          <w:marLeft w:val="0"/>
          <w:marRight w:val="0"/>
          <w:marTop w:val="0"/>
          <w:marBottom w:val="0"/>
          <w:divBdr>
            <w:top w:val="none" w:sz="0" w:space="0" w:color="auto"/>
            <w:left w:val="none" w:sz="0" w:space="0" w:color="auto"/>
            <w:bottom w:val="none" w:sz="0" w:space="0" w:color="auto"/>
            <w:right w:val="none" w:sz="0" w:space="0" w:color="auto"/>
          </w:divBdr>
        </w:div>
      </w:divsChild>
    </w:div>
    <w:div w:id="1699964309">
      <w:bodyDiv w:val="1"/>
      <w:marLeft w:val="0"/>
      <w:marRight w:val="0"/>
      <w:marTop w:val="0"/>
      <w:marBottom w:val="0"/>
      <w:divBdr>
        <w:top w:val="none" w:sz="0" w:space="0" w:color="auto"/>
        <w:left w:val="none" w:sz="0" w:space="0" w:color="auto"/>
        <w:bottom w:val="none" w:sz="0" w:space="0" w:color="auto"/>
        <w:right w:val="none" w:sz="0" w:space="0" w:color="auto"/>
      </w:divBdr>
      <w:divsChild>
        <w:div w:id="214465877">
          <w:marLeft w:val="0"/>
          <w:marRight w:val="0"/>
          <w:marTop w:val="0"/>
          <w:marBottom w:val="0"/>
          <w:divBdr>
            <w:top w:val="none" w:sz="0" w:space="0" w:color="auto"/>
            <w:left w:val="none" w:sz="0" w:space="0" w:color="auto"/>
            <w:bottom w:val="none" w:sz="0" w:space="0" w:color="auto"/>
            <w:right w:val="none" w:sz="0" w:space="0" w:color="auto"/>
          </w:divBdr>
        </w:div>
      </w:divsChild>
    </w:div>
    <w:div w:id="1706324447">
      <w:bodyDiv w:val="1"/>
      <w:marLeft w:val="0"/>
      <w:marRight w:val="0"/>
      <w:marTop w:val="0"/>
      <w:marBottom w:val="0"/>
      <w:divBdr>
        <w:top w:val="none" w:sz="0" w:space="0" w:color="auto"/>
        <w:left w:val="none" w:sz="0" w:space="0" w:color="auto"/>
        <w:bottom w:val="none" w:sz="0" w:space="0" w:color="auto"/>
        <w:right w:val="none" w:sz="0" w:space="0" w:color="auto"/>
      </w:divBdr>
    </w:div>
    <w:div w:id="1706908973">
      <w:bodyDiv w:val="1"/>
      <w:marLeft w:val="0"/>
      <w:marRight w:val="0"/>
      <w:marTop w:val="0"/>
      <w:marBottom w:val="0"/>
      <w:divBdr>
        <w:top w:val="none" w:sz="0" w:space="0" w:color="auto"/>
        <w:left w:val="none" w:sz="0" w:space="0" w:color="auto"/>
        <w:bottom w:val="none" w:sz="0" w:space="0" w:color="auto"/>
        <w:right w:val="none" w:sz="0" w:space="0" w:color="auto"/>
      </w:divBdr>
      <w:divsChild>
        <w:div w:id="1925871463">
          <w:marLeft w:val="0"/>
          <w:marRight w:val="0"/>
          <w:marTop w:val="0"/>
          <w:marBottom w:val="0"/>
          <w:divBdr>
            <w:top w:val="none" w:sz="0" w:space="0" w:color="auto"/>
            <w:left w:val="none" w:sz="0" w:space="0" w:color="auto"/>
            <w:bottom w:val="none" w:sz="0" w:space="0" w:color="auto"/>
            <w:right w:val="none" w:sz="0" w:space="0" w:color="auto"/>
          </w:divBdr>
        </w:div>
      </w:divsChild>
    </w:div>
    <w:div w:id="1713964553">
      <w:bodyDiv w:val="1"/>
      <w:marLeft w:val="0"/>
      <w:marRight w:val="0"/>
      <w:marTop w:val="0"/>
      <w:marBottom w:val="0"/>
      <w:divBdr>
        <w:top w:val="none" w:sz="0" w:space="0" w:color="auto"/>
        <w:left w:val="none" w:sz="0" w:space="0" w:color="auto"/>
        <w:bottom w:val="none" w:sz="0" w:space="0" w:color="auto"/>
        <w:right w:val="none" w:sz="0" w:space="0" w:color="auto"/>
      </w:divBdr>
      <w:divsChild>
        <w:div w:id="191306316">
          <w:marLeft w:val="0"/>
          <w:marRight w:val="0"/>
          <w:marTop w:val="0"/>
          <w:marBottom w:val="0"/>
          <w:divBdr>
            <w:top w:val="none" w:sz="0" w:space="0" w:color="auto"/>
            <w:left w:val="none" w:sz="0" w:space="0" w:color="auto"/>
            <w:bottom w:val="none" w:sz="0" w:space="0" w:color="auto"/>
            <w:right w:val="none" w:sz="0" w:space="0" w:color="auto"/>
          </w:divBdr>
        </w:div>
      </w:divsChild>
    </w:div>
    <w:div w:id="1719013963">
      <w:bodyDiv w:val="1"/>
      <w:marLeft w:val="0"/>
      <w:marRight w:val="0"/>
      <w:marTop w:val="0"/>
      <w:marBottom w:val="0"/>
      <w:divBdr>
        <w:top w:val="none" w:sz="0" w:space="0" w:color="auto"/>
        <w:left w:val="none" w:sz="0" w:space="0" w:color="auto"/>
        <w:bottom w:val="none" w:sz="0" w:space="0" w:color="auto"/>
        <w:right w:val="none" w:sz="0" w:space="0" w:color="auto"/>
      </w:divBdr>
      <w:divsChild>
        <w:div w:id="1613786609">
          <w:marLeft w:val="0"/>
          <w:marRight w:val="0"/>
          <w:marTop w:val="0"/>
          <w:marBottom w:val="0"/>
          <w:divBdr>
            <w:top w:val="none" w:sz="0" w:space="0" w:color="auto"/>
            <w:left w:val="none" w:sz="0" w:space="0" w:color="auto"/>
            <w:bottom w:val="none" w:sz="0" w:space="0" w:color="auto"/>
            <w:right w:val="none" w:sz="0" w:space="0" w:color="auto"/>
          </w:divBdr>
        </w:div>
      </w:divsChild>
    </w:div>
    <w:div w:id="1722752822">
      <w:bodyDiv w:val="1"/>
      <w:marLeft w:val="0"/>
      <w:marRight w:val="0"/>
      <w:marTop w:val="0"/>
      <w:marBottom w:val="0"/>
      <w:divBdr>
        <w:top w:val="none" w:sz="0" w:space="0" w:color="auto"/>
        <w:left w:val="none" w:sz="0" w:space="0" w:color="auto"/>
        <w:bottom w:val="none" w:sz="0" w:space="0" w:color="auto"/>
        <w:right w:val="none" w:sz="0" w:space="0" w:color="auto"/>
      </w:divBdr>
      <w:divsChild>
        <w:div w:id="1914925243">
          <w:marLeft w:val="0"/>
          <w:marRight w:val="0"/>
          <w:marTop w:val="0"/>
          <w:marBottom w:val="0"/>
          <w:divBdr>
            <w:top w:val="none" w:sz="0" w:space="0" w:color="auto"/>
            <w:left w:val="none" w:sz="0" w:space="0" w:color="auto"/>
            <w:bottom w:val="none" w:sz="0" w:space="0" w:color="auto"/>
            <w:right w:val="none" w:sz="0" w:space="0" w:color="auto"/>
          </w:divBdr>
        </w:div>
      </w:divsChild>
    </w:div>
    <w:div w:id="1723862934">
      <w:bodyDiv w:val="1"/>
      <w:marLeft w:val="0"/>
      <w:marRight w:val="0"/>
      <w:marTop w:val="0"/>
      <w:marBottom w:val="0"/>
      <w:divBdr>
        <w:top w:val="none" w:sz="0" w:space="0" w:color="auto"/>
        <w:left w:val="none" w:sz="0" w:space="0" w:color="auto"/>
        <w:bottom w:val="none" w:sz="0" w:space="0" w:color="auto"/>
        <w:right w:val="none" w:sz="0" w:space="0" w:color="auto"/>
      </w:divBdr>
      <w:divsChild>
        <w:div w:id="1949195426">
          <w:marLeft w:val="0"/>
          <w:marRight w:val="0"/>
          <w:marTop w:val="0"/>
          <w:marBottom w:val="0"/>
          <w:divBdr>
            <w:top w:val="none" w:sz="0" w:space="0" w:color="auto"/>
            <w:left w:val="none" w:sz="0" w:space="0" w:color="auto"/>
            <w:bottom w:val="none" w:sz="0" w:space="0" w:color="auto"/>
            <w:right w:val="none" w:sz="0" w:space="0" w:color="auto"/>
          </w:divBdr>
        </w:div>
      </w:divsChild>
    </w:div>
    <w:div w:id="1759790376">
      <w:bodyDiv w:val="1"/>
      <w:marLeft w:val="0"/>
      <w:marRight w:val="0"/>
      <w:marTop w:val="0"/>
      <w:marBottom w:val="0"/>
      <w:divBdr>
        <w:top w:val="none" w:sz="0" w:space="0" w:color="auto"/>
        <w:left w:val="none" w:sz="0" w:space="0" w:color="auto"/>
        <w:bottom w:val="none" w:sz="0" w:space="0" w:color="auto"/>
        <w:right w:val="none" w:sz="0" w:space="0" w:color="auto"/>
      </w:divBdr>
      <w:divsChild>
        <w:div w:id="1888714400">
          <w:marLeft w:val="0"/>
          <w:marRight w:val="0"/>
          <w:marTop w:val="0"/>
          <w:marBottom w:val="0"/>
          <w:divBdr>
            <w:top w:val="none" w:sz="0" w:space="0" w:color="auto"/>
            <w:left w:val="none" w:sz="0" w:space="0" w:color="auto"/>
            <w:bottom w:val="none" w:sz="0" w:space="0" w:color="auto"/>
            <w:right w:val="none" w:sz="0" w:space="0" w:color="auto"/>
          </w:divBdr>
        </w:div>
      </w:divsChild>
    </w:div>
    <w:div w:id="1783647437">
      <w:bodyDiv w:val="1"/>
      <w:marLeft w:val="0"/>
      <w:marRight w:val="0"/>
      <w:marTop w:val="0"/>
      <w:marBottom w:val="0"/>
      <w:divBdr>
        <w:top w:val="none" w:sz="0" w:space="0" w:color="auto"/>
        <w:left w:val="none" w:sz="0" w:space="0" w:color="auto"/>
        <w:bottom w:val="none" w:sz="0" w:space="0" w:color="auto"/>
        <w:right w:val="none" w:sz="0" w:space="0" w:color="auto"/>
      </w:divBdr>
      <w:divsChild>
        <w:div w:id="765153158">
          <w:marLeft w:val="0"/>
          <w:marRight w:val="0"/>
          <w:marTop w:val="0"/>
          <w:marBottom w:val="0"/>
          <w:divBdr>
            <w:top w:val="none" w:sz="0" w:space="0" w:color="auto"/>
            <w:left w:val="none" w:sz="0" w:space="0" w:color="auto"/>
            <w:bottom w:val="none" w:sz="0" w:space="0" w:color="auto"/>
            <w:right w:val="none" w:sz="0" w:space="0" w:color="auto"/>
          </w:divBdr>
          <w:divsChild>
            <w:div w:id="205148424">
              <w:marLeft w:val="0"/>
              <w:marRight w:val="0"/>
              <w:marTop w:val="0"/>
              <w:marBottom w:val="0"/>
              <w:divBdr>
                <w:top w:val="none" w:sz="0" w:space="0" w:color="auto"/>
                <w:left w:val="none" w:sz="0" w:space="0" w:color="auto"/>
                <w:bottom w:val="none" w:sz="0" w:space="0" w:color="auto"/>
                <w:right w:val="none" w:sz="0" w:space="0" w:color="auto"/>
              </w:divBdr>
              <w:divsChild>
                <w:div w:id="1443111945">
                  <w:marLeft w:val="0"/>
                  <w:marRight w:val="0"/>
                  <w:marTop w:val="0"/>
                  <w:marBottom w:val="0"/>
                  <w:divBdr>
                    <w:top w:val="none" w:sz="0" w:space="0" w:color="auto"/>
                    <w:left w:val="none" w:sz="0" w:space="0" w:color="auto"/>
                    <w:bottom w:val="none" w:sz="0" w:space="0" w:color="auto"/>
                    <w:right w:val="none" w:sz="0" w:space="0" w:color="auto"/>
                  </w:divBdr>
                  <w:divsChild>
                    <w:div w:id="1674183396">
                      <w:marLeft w:val="0"/>
                      <w:marRight w:val="0"/>
                      <w:marTop w:val="0"/>
                      <w:marBottom w:val="0"/>
                      <w:divBdr>
                        <w:top w:val="none" w:sz="0" w:space="0" w:color="auto"/>
                        <w:left w:val="none" w:sz="0" w:space="0" w:color="auto"/>
                        <w:bottom w:val="none" w:sz="0" w:space="0" w:color="auto"/>
                        <w:right w:val="none" w:sz="0" w:space="0" w:color="auto"/>
                      </w:divBdr>
                    </w:div>
                    <w:div w:id="618728344">
                      <w:marLeft w:val="0"/>
                      <w:marRight w:val="0"/>
                      <w:marTop w:val="0"/>
                      <w:marBottom w:val="0"/>
                      <w:divBdr>
                        <w:top w:val="none" w:sz="0" w:space="0" w:color="auto"/>
                        <w:left w:val="none" w:sz="0" w:space="0" w:color="auto"/>
                        <w:bottom w:val="none" w:sz="0" w:space="0" w:color="auto"/>
                        <w:right w:val="none" w:sz="0" w:space="0" w:color="auto"/>
                      </w:divBdr>
                      <w:divsChild>
                        <w:div w:id="718630831">
                          <w:marLeft w:val="0"/>
                          <w:marRight w:val="0"/>
                          <w:marTop w:val="0"/>
                          <w:marBottom w:val="0"/>
                          <w:divBdr>
                            <w:top w:val="none" w:sz="0" w:space="0" w:color="auto"/>
                            <w:left w:val="none" w:sz="0" w:space="0" w:color="auto"/>
                            <w:bottom w:val="none" w:sz="0" w:space="0" w:color="auto"/>
                            <w:right w:val="none" w:sz="0" w:space="0" w:color="auto"/>
                          </w:divBdr>
                          <w:divsChild>
                            <w:div w:id="1106728934">
                              <w:marLeft w:val="0"/>
                              <w:marRight w:val="0"/>
                              <w:marTop w:val="0"/>
                              <w:marBottom w:val="0"/>
                              <w:divBdr>
                                <w:top w:val="none" w:sz="0" w:space="0" w:color="auto"/>
                                <w:left w:val="none" w:sz="0" w:space="0" w:color="auto"/>
                                <w:bottom w:val="none" w:sz="0" w:space="0" w:color="auto"/>
                                <w:right w:val="none" w:sz="0" w:space="0" w:color="auto"/>
                              </w:divBdr>
                              <w:divsChild>
                                <w:div w:id="1409186589">
                                  <w:marLeft w:val="0"/>
                                  <w:marRight w:val="0"/>
                                  <w:marTop w:val="0"/>
                                  <w:marBottom w:val="0"/>
                                  <w:divBdr>
                                    <w:top w:val="none" w:sz="0" w:space="0" w:color="auto"/>
                                    <w:left w:val="none" w:sz="0" w:space="0" w:color="auto"/>
                                    <w:bottom w:val="none" w:sz="0" w:space="0" w:color="auto"/>
                                    <w:right w:val="none" w:sz="0" w:space="0" w:color="auto"/>
                                  </w:divBdr>
                                  <w:divsChild>
                                    <w:div w:id="1876388350">
                                      <w:marLeft w:val="0"/>
                                      <w:marRight w:val="0"/>
                                      <w:marTop w:val="0"/>
                                      <w:marBottom w:val="0"/>
                                      <w:divBdr>
                                        <w:top w:val="none" w:sz="0" w:space="0" w:color="auto"/>
                                        <w:left w:val="none" w:sz="0" w:space="0" w:color="auto"/>
                                        <w:bottom w:val="none" w:sz="0" w:space="0" w:color="auto"/>
                                        <w:right w:val="none" w:sz="0" w:space="0" w:color="auto"/>
                                      </w:divBdr>
                                      <w:divsChild>
                                        <w:div w:id="1682775305">
                                          <w:marLeft w:val="0"/>
                                          <w:marRight w:val="0"/>
                                          <w:marTop w:val="0"/>
                                          <w:marBottom w:val="0"/>
                                          <w:divBdr>
                                            <w:top w:val="none" w:sz="0" w:space="0" w:color="auto"/>
                                            <w:left w:val="none" w:sz="0" w:space="0" w:color="auto"/>
                                            <w:bottom w:val="none" w:sz="0" w:space="0" w:color="auto"/>
                                            <w:right w:val="none" w:sz="0" w:space="0" w:color="auto"/>
                                          </w:divBdr>
                                          <w:divsChild>
                                            <w:div w:id="373508154">
                                              <w:marLeft w:val="0"/>
                                              <w:marRight w:val="0"/>
                                              <w:marTop w:val="0"/>
                                              <w:marBottom w:val="0"/>
                                              <w:divBdr>
                                                <w:top w:val="none" w:sz="0" w:space="0" w:color="auto"/>
                                                <w:left w:val="none" w:sz="0" w:space="0" w:color="auto"/>
                                                <w:bottom w:val="none" w:sz="0" w:space="0" w:color="auto"/>
                                                <w:right w:val="none" w:sz="0" w:space="0" w:color="auto"/>
                                              </w:divBdr>
                                              <w:divsChild>
                                                <w:div w:id="1360007637">
                                                  <w:marLeft w:val="0"/>
                                                  <w:marRight w:val="0"/>
                                                  <w:marTop w:val="0"/>
                                                  <w:marBottom w:val="0"/>
                                                  <w:divBdr>
                                                    <w:top w:val="none" w:sz="0" w:space="0" w:color="auto"/>
                                                    <w:left w:val="none" w:sz="0" w:space="0" w:color="auto"/>
                                                    <w:bottom w:val="none" w:sz="0" w:space="0" w:color="auto"/>
                                                    <w:right w:val="none" w:sz="0" w:space="0" w:color="auto"/>
                                                  </w:divBdr>
                                                  <w:divsChild>
                                                    <w:div w:id="738097062">
                                                      <w:marLeft w:val="0"/>
                                                      <w:marRight w:val="0"/>
                                                      <w:marTop w:val="0"/>
                                                      <w:marBottom w:val="0"/>
                                                      <w:divBdr>
                                                        <w:top w:val="none" w:sz="0" w:space="0" w:color="auto"/>
                                                        <w:left w:val="none" w:sz="0" w:space="0" w:color="auto"/>
                                                        <w:bottom w:val="none" w:sz="0" w:space="0" w:color="auto"/>
                                                        <w:right w:val="none" w:sz="0" w:space="0" w:color="auto"/>
                                                      </w:divBdr>
                                                      <w:divsChild>
                                                        <w:div w:id="501316618">
                                                          <w:marLeft w:val="0"/>
                                                          <w:marRight w:val="0"/>
                                                          <w:marTop w:val="0"/>
                                                          <w:marBottom w:val="0"/>
                                                          <w:divBdr>
                                                            <w:top w:val="none" w:sz="0" w:space="0" w:color="auto"/>
                                                            <w:left w:val="none" w:sz="0" w:space="0" w:color="auto"/>
                                                            <w:bottom w:val="none" w:sz="0" w:space="0" w:color="auto"/>
                                                            <w:right w:val="none" w:sz="0" w:space="0" w:color="auto"/>
                                                          </w:divBdr>
                                                          <w:divsChild>
                                                            <w:div w:id="959723064">
                                                              <w:marLeft w:val="0"/>
                                                              <w:marRight w:val="0"/>
                                                              <w:marTop w:val="0"/>
                                                              <w:marBottom w:val="0"/>
                                                              <w:divBdr>
                                                                <w:top w:val="none" w:sz="0" w:space="0" w:color="auto"/>
                                                                <w:left w:val="none" w:sz="0" w:space="0" w:color="auto"/>
                                                                <w:bottom w:val="none" w:sz="0" w:space="0" w:color="auto"/>
                                                                <w:right w:val="none" w:sz="0" w:space="0" w:color="auto"/>
                                                              </w:divBdr>
                                                              <w:divsChild>
                                                                <w:div w:id="710301286">
                                                                  <w:marLeft w:val="0"/>
                                                                  <w:marRight w:val="0"/>
                                                                  <w:marTop w:val="0"/>
                                                                  <w:marBottom w:val="0"/>
                                                                  <w:divBdr>
                                                                    <w:top w:val="none" w:sz="0" w:space="0" w:color="auto"/>
                                                                    <w:left w:val="none" w:sz="0" w:space="0" w:color="auto"/>
                                                                    <w:bottom w:val="none" w:sz="0" w:space="0" w:color="auto"/>
                                                                    <w:right w:val="none" w:sz="0" w:space="0" w:color="auto"/>
                                                                  </w:divBdr>
                                                                  <w:divsChild>
                                                                    <w:div w:id="16715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5883234">
      <w:bodyDiv w:val="1"/>
      <w:marLeft w:val="0"/>
      <w:marRight w:val="0"/>
      <w:marTop w:val="0"/>
      <w:marBottom w:val="0"/>
      <w:divBdr>
        <w:top w:val="none" w:sz="0" w:space="0" w:color="auto"/>
        <w:left w:val="none" w:sz="0" w:space="0" w:color="auto"/>
        <w:bottom w:val="none" w:sz="0" w:space="0" w:color="auto"/>
        <w:right w:val="none" w:sz="0" w:space="0" w:color="auto"/>
      </w:divBdr>
      <w:divsChild>
        <w:div w:id="416828160">
          <w:marLeft w:val="0"/>
          <w:marRight w:val="0"/>
          <w:marTop w:val="0"/>
          <w:marBottom w:val="0"/>
          <w:divBdr>
            <w:top w:val="none" w:sz="0" w:space="0" w:color="auto"/>
            <w:left w:val="none" w:sz="0" w:space="0" w:color="auto"/>
            <w:bottom w:val="none" w:sz="0" w:space="0" w:color="auto"/>
            <w:right w:val="none" w:sz="0" w:space="0" w:color="auto"/>
          </w:divBdr>
        </w:div>
      </w:divsChild>
    </w:div>
    <w:div w:id="1795096620">
      <w:bodyDiv w:val="1"/>
      <w:marLeft w:val="0"/>
      <w:marRight w:val="0"/>
      <w:marTop w:val="0"/>
      <w:marBottom w:val="0"/>
      <w:divBdr>
        <w:top w:val="none" w:sz="0" w:space="0" w:color="auto"/>
        <w:left w:val="none" w:sz="0" w:space="0" w:color="auto"/>
        <w:bottom w:val="none" w:sz="0" w:space="0" w:color="auto"/>
        <w:right w:val="none" w:sz="0" w:space="0" w:color="auto"/>
      </w:divBdr>
      <w:divsChild>
        <w:div w:id="1545098432">
          <w:marLeft w:val="0"/>
          <w:marRight w:val="0"/>
          <w:marTop w:val="0"/>
          <w:marBottom w:val="0"/>
          <w:divBdr>
            <w:top w:val="none" w:sz="0" w:space="0" w:color="auto"/>
            <w:left w:val="none" w:sz="0" w:space="0" w:color="auto"/>
            <w:bottom w:val="none" w:sz="0" w:space="0" w:color="auto"/>
            <w:right w:val="none" w:sz="0" w:space="0" w:color="auto"/>
          </w:divBdr>
        </w:div>
      </w:divsChild>
    </w:div>
    <w:div w:id="1796294188">
      <w:bodyDiv w:val="1"/>
      <w:marLeft w:val="0"/>
      <w:marRight w:val="0"/>
      <w:marTop w:val="0"/>
      <w:marBottom w:val="0"/>
      <w:divBdr>
        <w:top w:val="none" w:sz="0" w:space="0" w:color="auto"/>
        <w:left w:val="none" w:sz="0" w:space="0" w:color="auto"/>
        <w:bottom w:val="none" w:sz="0" w:space="0" w:color="auto"/>
        <w:right w:val="none" w:sz="0" w:space="0" w:color="auto"/>
      </w:divBdr>
      <w:divsChild>
        <w:div w:id="1235625449">
          <w:marLeft w:val="0"/>
          <w:marRight w:val="0"/>
          <w:marTop w:val="0"/>
          <w:marBottom w:val="0"/>
          <w:divBdr>
            <w:top w:val="none" w:sz="0" w:space="0" w:color="auto"/>
            <w:left w:val="none" w:sz="0" w:space="0" w:color="auto"/>
            <w:bottom w:val="none" w:sz="0" w:space="0" w:color="auto"/>
            <w:right w:val="none" w:sz="0" w:space="0" w:color="auto"/>
          </w:divBdr>
        </w:div>
      </w:divsChild>
    </w:div>
    <w:div w:id="1852059513">
      <w:bodyDiv w:val="1"/>
      <w:marLeft w:val="0"/>
      <w:marRight w:val="0"/>
      <w:marTop w:val="0"/>
      <w:marBottom w:val="0"/>
      <w:divBdr>
        <w:top w:val="none" w:sz="0" w:space="0" w:color="auto"/>
        <w:left w:val="none" w:sz="0" w:space="0" w:color="auto"/>
        <w:bottom w:val="none" w:sz="0" w:space="0" w:color="auto"/>
        <w:right w:val="none" w:sz="0" w:space="0" w:color="auto"/>
      </w:divBdr>
      <w:divsChild>
        <w:div w:id="1961573750">
          <w:marLeft w:val="0"/>
          <w:marRight w:val="0"/>
          <w:marTop w:val="0"/>
          <w:marBottom w:val="0"/>
          <w:divBdr>
            <w:top w:val="none" w:sz="0" w:space="0" w:color="auto"/>
            <w:left w:val="none" w:sz="0" w:space="0" w:color="auto"/>
            <w:bottom w:val="none" w:sz="0" w:space="0" w:color="auto"/>
            <w:right w:val="none" w:sz="0" w:space="0" w:color="auto"/>
          </w:divBdr>
        </w:div>
        <w:div w:id="396367066">
          <w:marLeft w:val="0"/>
          <w:marRight w:val="0"/>
          <w:marTop w:val="0"/>
          <w:marBottom w:val="0"/>
          <w:divBdr>
            <w:top w:val="none" w:sz="0" w:space="0" w:color="auto"/>
            <w:left w:val="none" w:sz="0" w:space="0" w:color="auto"/>
            <w:bottom w:val="none" w:sz="0" w:space="0" w:color="auto"/>
            <w:right w:val="none" w:sz="0" w:space="0" w:color="auto"/>
          </w:divBdr>
        </w:div>
        <w:div w:id="986057148">
          <w:marLeft w:val="0"/>
          <w:marRight w:val="0"/>
          <w:marTop w:val="0"/>
          <w:marBottom w:val="0"/>
          <w:divBdr>
            <w:top w:val="none" w:sz="0" w:space="0" w:color="auto"/>
            <w:left w:val="none" w:sz="0" w:space="0" w:color="auto"/>
            <w:bottom w:val="none" w:sz="0" w:space="0" w:color="auto"/>
            <w:right w:val="none" w:sz="0" w:space="0" w:color="auto"/>
          </w:divBdr>
        </w:div>
        <w:div w:id="190072944">
          <w:marLeft w:val="0"/>
          <w:marRight w:val="0"/>
          <w:marTop w:val="0"/>
          <w:marBottom w:val="0"/>
          <w:divBdr>
            <w:top w:val="none" w:sz="0" w:space="0" w:color="auto"/>
            <w:left w:val="none" w:sz="0" w:space="0" w:color="auto"/>
            <w:bottom w:val="none" w:sz="0" w:space="0" w:color="auto"/>
            <w:right w:val="none" w:sz="0" w:space="0" w:color="auto"/>
          </w:divBdr>
        </w:div>
        <w:div w:id="772091939">
          <w:marLeft w:val="0"/>
          <w:marRight w:val="0"/>
          <w:marTop w:val="0"/>
          <w:marBottom w:val="0"/>
          <w:divBdr>
            <w:top w:val="none" w:sz="0" w:space="0" w:color="auto"/>
            <w:left w:val="none" w:sz="0" w:space="0" w:color="auto"/>
            <w:bottom w:val="none" w:sz="0" w:space="0" w:color="auto"/>
            <w:right w:val="none" w:sz="0" w:space="0" w:color="auto"/>
          </w:divBdr>
        </w:div>
        <w:div w:id="956064441">
          <w:marLeft w:val="0"/>
          <w:marRight w:val="0"/>
          <w:marTop w:val="0"/>
          <w:marBottom w:val="0"/>
          <w:divBdr>
            <w:top w:val="none" w:sz="0" w:space="0" w:color="auto"/>
            <w:left w:val="none" w:sz="0" w:space="0" w:color="auto"/>
            <w:bottom w:val="none" w:sz="0" w:space="0" w:color="auto"/>
            <w:right w:val="none" w:sz="0" w:space="0" w:color="auto"/>
          </w:divBdr>
        </w:div>
      </w:divsChild>
    </w:div>
    <w:div w:id="1853764494">
      <w:bodyDiv w:val="1"/>
      <w:marLeft w:val="0"/>
      <w:marRight w:val="0"/>
      <w:marTop w:val="0"/>
      <w:marBottom w:val="0"/>
      <w:divBdr>
        <w:top w:val="none" w:sz="0" w:space="0" w:color="auto"/>
        <w:left w:val="none" w:sz="0" w:space="0" w:color="auto"/>
        <w:bottom w:val="none" w:sz="0" w:space="0" w:color="auto"/>
        <w:right w:val="none" w:sz="0" w:space="0" w:color="auto"/>
      </w:divBdr>
      <w:divsChild>
        <w:div w:id="1646809714">
          <w:marLeft w:val="0"/>
          <w:marRight w:val="0"/>
          <w:marTop w:val="0"/>
          <w:marBottom w:val="0"/>
          <w:divBdr>
            <w:top w:val="none" w:sz="0" w:space="0" w:color="auto"/>
            <w:left w:val="none" w:sz="0" w:space="0" w:color="auto"/>
            <w:bottom w:val="none" w:sz="0" w:space="0" w:color="auto"/>
            <w:right w:val="none" w:sz="0" w:space="0" w:color="auto"/>
          </w:divBdr>
        </w:div>
      </w:divsChild>
    </w:div>
    <w:div w:id="1856577085">
      <w:bodyDiv w:val="1"/>
      <w:marLeft w:val="0"/>
      <w:marRight w:val="0"/>
      <w:marTop w:val="0"/>
      <w:marBottom w:val="0"/>
      <w:divBdr>
        <w:top w:val="none" w:sz="0" w:space="0" w:color="auto"/>
        <w:left w:val="none" w:sz="0" w:space="0" w:color="auto"/>
        <w:bottom w:val="none" w:sz="0" w:space="0" w:color="auto"/>
        <w:right w:val="none" w:sz="0" w:space="0" w:color="auto"/>
      </w:divBdr>
      <w:divsChild>
        <w:div w:id="645623635">
          <w:marLeft w:val="0"/>
          <w:marRight w:val="0"/>
          <w:marTop w:val="0"/>
          <w:marBottom w:val="0"/>
          <w:divBdr>
            <w:top w:val="none" w:sz="0" w:space="0" w:color="auto"/>
            <w:left w:val="none" w:sz="0" w:space="0" w:color="auto"/>
            <w:bottom w:val="none" w:sz="0" w:space="0" w:color="auto"/>
            <w:right w:val="none" w:sz="0" w:space="0" w:color="auto"/>
          </w:divBdr>
        </w:div>
      </w:divsChild>
    </w:div>
    <w:div w:id="1858420746">
      <w:bodyDiv w:val="1"/>
      <w:marLeft w:val="0"/>
      <w:marRight w:val="0"/>
      <w:marTop w:val="0"/>
      <w:marBottom w:val="0"/>
      <w:divBdr>
        <w:top w:val="none" w:sz="0" w:space="0" w:color="auto"/>
        <w:left w:val="none" w:sz="0" w:space="0" w:color="auto"/>
        <w:bottom w:val="none" w:sz="0" w:space="0" w:color="auto"/>
        <w:right w:val="none" w:sz="0" w:space="0" w:color="auto"/>
      </w:divBdr>
      <w:divsChild>
        <w:div w:id="598224155">
          <w:marLeft w:val="0"/>
          <w:marRight w:val="0"/>
          <w:marTop w:val="0"/>
          <w:marBottom w:val="0"/>
          <w:divBdr>
            <w:top w:val="none" w:sz="0" w:space="0" w:color="auto"/>
            <w:left w:val="none" w:sz="0" w:space="0" w:color="auto"/>
            <w:bottom w:val="none" w:sz="0" w:space="0" w:color="auto"/>
            <w:right w:val="none" w:sz="0" w:space="0" w:color="auto"/>
          </w:divBdr>
        </w:div>
      </w:divsChild>
    </w:div>
    <w:div w:id="1876189693">
      <w:bodyDiv w:val="1"/>
      <w:marLeft w:val="0"/>
      <w:marRight w:val="0"/>
      <w:marTop w:val="0"/>
      <w:marBottom w:val="0"/>
      <w:divBdr>
        <w:top w:val="none" w:sz="0" w:space="0" w:color="auto"/>
        <w:left w:val="none" w:sz="0" w:space="0" w:color="auto"/>
        <w:bottom w:val="none" w:sz="0" w:space="0" w:color="auto"/>
        <w:right w:val="none" w:sz="0" w:space="0" w:color="auto"/>
      </w:divBdr>
    </w:div>
    <w:div w:id="1880706738">
      <w:bodyDiv w:val="1"/>
      <w:marLeft w:val="0"/>
      <w:marRight w:val="0"/>
      <w:marTop w:val="0"/>
      <w:marBottom w:val="0"/>
      <w:divBdr>
        <w:top w:val="none" w:sz="0" w:space="0" w:color="auto"/>
        <w:left w:val="none" w:sz="0" w:space="0" w:color="auto"/>
        <w:bottom w:val="none" w:sz="0" w:space="0" w:color="auto"/>
        <w:right w:val="none" w:sz="0" w:space="0" w:color="auto"/>
      </w:divBdr>
      <w:divsChild>
        <w:div w:id="1605456704">
          <w:marLeft w:val="0"/>
          <w:marRight w:val="0"/>
          <w:marTop w:val="0"/>
          <w:marBottom w:val="0"/>
          <w:divBdr>
            <w:top w:val="none" w:sz="0" w:space="0" w:color="auto"/>
            <w:left w:val="none" w:sz="0" w:space="0" w:color="auto"/>
            <w:bottom w:val="none" w:sz="0" w:space="0" w:color="auto"/>
            <w:right w:val="none" w:sz="0" w:space="0" w:color="auto"/>
          </w:divBdr>
        </w:div>
      </w:divsChild>
    </w:div>
    <w:div w:id="1884362359">
      <w:bodyDiv w:val="1"/>
      <w:marLeft w:val="0"/>
      <w:marRight w:val="0"/>
      <w:marTop w:val="0"/>
      <w:marBottom w:val="0"/>
      <w:divBdr>
        <w:top w:val="none" w:sz="0" w:space="0" w:color="auto"/>
        <w:left w:val="none" w:sz="0" w:space="0" w:color="auto"/>
        <w:bottom w:val="none" w:sz="0" w:space="0" w:color="auto"/>
        <w:right w:val="none" w:sz="0" w:space="0" w:color="auto"/>
      </w:divBdr>
      <w:divsChild>
        <w:div w:id="1007950466">
          <w:marLeft w:val="0"/>
          <w:marRight w:val="0"/>
          <w:marTop w:val="0"/>
          <w:marBottom w:val="0"/>
          <w:divBdr>
            <w:top w:val="none" w:sz="0" w:space="0" w:color="auto"/>
            <w:left w:val="none" w:sz="0" w:space="0" w:color="auto"/>
            <w:bottom w:val="none" w:sz="0" w:space="0" w:color="auto"/>
            <w:right w:val="none" w:sz="0" w:space="0" w:color="auto"/>
          </w:divBdr>
        </w:div>
      </w:divsChild>
    </w:div>
    <w:div w:id="1914244079">
      <w:bodyDiv w:val="1"/>
      <w:marLeft w:val="0"/>
      <w:marRight w:val="0"/>
      <w:marTop w:val="0"/>
      <w:marBottom w:val="0"/>
      <w:divBdr>
        <w:top w:val="none" w:sz="0" w:space="0" w:color="auto"/>
        <w:left w:val="none" w:sz="0" w:space="0" w:color="auto"/>
        <w:bottom w:val="none" w:sz="0" w:space="0" w:color="auto"/>
        <w:right w:val="none" w:sz="0" w:space="0" w:color="auto"/>
      </w:divBdr>
      <w:divsChild>
        <w:div w:id="256250971">
          <w:marLeft w:val="0"/>
          <w:marRight w:val="0"/>
          <w:marTop w:val="0"/>
          <w:marBottom w:val="0"/>
          <w:divBdr>
            <w:top w:val="none" w:sz="0" w:space="0" w:color="auto"/>
            <w:left w:val="none" w:sz="0" w:space="0" w:color="auto"/>
            <w:bottom w:val="none" w:sz="0" w:space="0" w:color="auto"/>
            <w:right w:val="none" w:sz="0" w:space="0" w:color="auto"/>
          </w:divBdr>
        </w:div>
      </w:divsChild>
    </w:div>
    <w:div w:id="1926769360">
      <w:bodyDiv w:val="1"/>
      <w:marLeft w:val="0"/>
      <w:marRight w:val="0"/>
      <w:marTop w:val="0"/>
      <w:marBottom w:val="0"/>
      <w:divBdr>
        <w:top w:val="none" w:sz="0" w:space="0" w:color="auto"/>
        <w:left w:val="none" w:sz="0" w:space="0" w:color="auto"/>
        <w:bottom w:val="none" w:sz="0" w:space="0" w:color="auto"/>
        <w:right w:val="none" w:sz="0" w:space="0" w:color="auto"/>
      </w:divBdr>
    </w:div>
    <w:div w:id="1930263327">
      <w:bodyDiv w:val="1"/>
      <w:marLeft w:val="0"/>
      <w:marRight w:val="0"/>
      <w:marTop w:val="0"/>
      <w:marBottom w:val="0"/>
      <w:divBdr>
        <w:top w:val="none" w:sz="0" w:space="0" w:color="auto"/>
        <w:left w:val="none" w:sz="0" w:space="0" w:color="auto"/>
        <w:bottom w:val="none" w:sz="0" w:space="0" w:color="auto"/>
        <w:right w:val="none" w:sz="0" w:space="0" w:color="auto"/>
      </w:divBdr>
      <w:divsChild>
        <w:div w:id="517937457">
          <w:marLeft w:val="0"/>
          <w:marRight w:val="0"/>
          <w:marTop w:val="0"/>
          <w:marBottom w:val="0"/>
          <w:divBdr>
            <w:top w:val="none" w:sz="0" w:space="0" w:color="auto"/>
            <w:left w:val="none" w:sz="0" w:space="0" w:color="auto"/>
            <w:bottom w:val="none" w:sz="0" w:space="0" w:color="auto"/>
            <w:right w:val="none" w:sz="0" w:space="0" w:color="auto"/>
          </w:divBdr>
        </w:div>
      </w:divsChild>
    </w:div>
    <w:div w:id="1931548419">
      <w:bodyDiv w:val="1"/>
      <w:marLeft w:val="0"/>
      <w:marRight w:val="0"/>
      <w:marTop w:val="0"/>
      <w:marBottom w:val="0"/>
      <w:divBdr>
        <w:top w:val="none" w:sz="0" w:space="0" w:color="auto"/>
        <w:left w:val="none" w:sz="0" w:space="0" w:color="auto"/>
        <w:bottom w:val="none" w:sz="0" w:space="0" w:color="auto"/>
        <w:right w:val="none" w:sz="0" w:space="0" w:color="auto"/>
      </w:divBdr>
      <w:divsChild>
        <w:div w:id="1717700058">
          <w:marLeft w:val="0"/>
          <w:marRight w:val="0"/>
          <w:marTop w:val="0"/>
          <w:marBottom w:val="0"/>
          <w:divBdr>
            <w:top w:val="none" w:sz="0" w:space="0" w:color="auto"/>
            <w:left w:val="none" w:sz="0" w:space="0" w:color="auto"/>
            <w:bottom w:val="none" w:sz="0" w:space="0" w:color="auto"/>
            <w:right w:val="none" w:sz="0" w:space="0" w:color="auto"/>
          </w:divBdr>
        </w:div>
      </w:divsChild>
    </w:div>
    <w:div w:id="1939217598">
      <w:bodyDiv w:val="1"/>
      <w:marLeft w:val="0"/>
      <w:marRight w:val="0"/>
      <w:marTop w:val="0"/>
      <w:marBottom w:val="0"/>
      <w:divBdr>
        <w:top w:val="none" w:sz="0" w:space="0" w:color="auto"/>
        <w:left w:val="none" w:sz="0" w:space="0" w:color="auto"/>
        <w:bottom w:val="none" w:sz="0" w:space="0" w:color="auto"/>
        <w:right w:val="none" w:sz="0" w:space="0" w:color="auto"/>
      </w:divBdr>
      <w:divsChild>
        <w:div w:id="807282921">
          <w:marLeft w:val="0"/>
          <w:marRight w:val="0"/>
          <w:marTop w:val="0"/>
          <w:marBottom w:val="0"/>
          <w:divBdr>
            <w:top w:val="none" w:sz="0" w:space="0" w:color="auto"/>
            <w:left w:val="none" w:sz="0" w:space="0" w:color="auto"/>
            <w:bottom w:val="none" w:sz="0" w:space="0" w:color="auto"/>
            <w:right w:val="none" w:sz="0" w:space="0" w:color="auto"/>
          </w:divBdr>
        </w:div>
      </w:divsChild>
    </w:div>
    <w:div w:id="1941335076">
      <w:bodyDiv w:val="1"/>
      <w:marLeft w:val="0"/>
      <w:marRight w:val="0"/>
      <w:marTop w:val="0"/>
      <w:marBottom w:val="0"/>
      <w:divBdr>
        <w:top w:val="none" w:sz="0" w:space="0" w:color="auto"/>
        <w:left w:val="none" w:sz="0" w:space="0" w:color="auto"/>
        <w:bottom w:val="none" w:sz="0" w:space="0" w:color="auto"/>
        <w:right w:val="none" w:sz="0" w:space="0" w:color="auto"/>
      </w:divBdr>
      <w:divsChild>
        <w:div w:id="693043710">
          <w:marLeft w:val="0"/>
          <w:marRight w:val="0"/>
          <w:marTop w:val="0"/>
          <w:marBottom w:val="0"/>
          <w:divBdr>
            <w:top w:val="none" w:sz="0" w:space="0" w:color="auto"/>
            <w:left w:val="none" w:sz="0" w:space="0" w:color="auto"/>
            <w:bottom w:val="none" w:sz="0" w:space="0" w:color="auto"/>
            <w:right w:val="none" w:sz="0" w:space="0" w:color="auto"/>
          </w:divBdr>
        </w:div>
      </w:divsChild>
    </w:div>
    <w:div w:id="1945916667">
      <w:bodyDiv w:val="1"/>
      <w:marLeft w:val="0"/>
      <w:marRight w:val="0"/>
      <w:marTop w:val="0"/>
      <w:marBottom w:val="0"/>
      <w:divBdr>
        <w:top w:val="none" w:sz="0" w:space="0" w:color="auto"/>
        <w:left w:val="none" w:sz="0" w:space="0" w:color="auto"/>
        <w:bottom w:val="none" w:sz="0" w:space="0" w:color="auto"/>
        <w:right w:val="none" w:sz="0" w:space="0" w:color="auto"/>
      </w:divBdr>
      <w:divsChild>
        <w:div w:id="1181045979">
          <w:marLeft w:val="0"/>
          <w:marRight w:val="0"/>
          <w:marTop w:val="0"/>
          <w:marBottom w:val="0"/>
          <w:divBdr>
            <w:top w:val="none" w:sz="0" w:space="0" w:color="auto"/>
            <w:left w:val="none" w:sz="0" w:space="0" w:color="auto"/>
            <w:bottom w:val="none" w:sz="0" w:space="0" w:color="auto"/>
            <w:right w:val="none" w:sz="0" w:space="0" w:color="auto"/>
          </w:divBdr>
        </w:div>
      </w:divsChild>
    </w:div>
    <w:div w:id="1970476971">
      <w:bodyDiv w:val="1"/>
      <w:marLeft w:val="0"/>
      <w:marRight w:val="0"/>
      <w:marTop w:val="0"/>
      <w:marBottom w:val="0"/>
      <w:divBdr>
        <w:top w:val="none" w:sz="0" w:space="0" w:color="auto"/>
        <w:left w:val="none" w:sz="0" w:space="0" w:color="auto"/>
        <w:bottom w:val="none" w:sz="0" w:space="0" w:color="auto"/>
        <w:right w:val="none" w:sz="0" w:space="0" w:color="auto"/>
      </w:divBdr>
      <w:divsChild>
        <w:div w:id="177931748">
          <w:marLeft w:val="0"/>
          <w:marRight w:val="0"/>
          <w:marTop w:val="0"/>
          <w:marBottom w:val="0"/>
          <w:divBdr>
            <w:top w:val="none" w:sz="0" w:space="0" w:color="auto"/>
            <w:left w:val="none" w:sz="0" w:space="0" w:color="auto"/>
            <w:bottom w:val="none" w:sz="0" w:space="0" w:color="auto"/>
            <w:right w:val="none" w:sz="0" w:space="0" w:color="auto"/>
          </w:divBdr>
        </w:div>
      </w:divsChild>
    </w:div>
    <w:div w:id="1990622569">
      <w:bodyDiv w:val="1"/>
      <w:marLeft w:val="0"/>
      <w:marRight w:val="0"/>
      <w:marTop w:val="0"/>
      <w:marBottom w:val="0"/>
      <w:divBdr>
        <w:top w:val="none" w:sz="0" w:space="0" w:color="auto"/>
        <w:left w:val="none" w:sz="0" w:space="0" w:color="auto"/>
        <w:bottom w:val="none" w:sz="0" w:space="0" w:color="auto"/>
        <w:right w:val="none" w:sz="0" w:space="0" w:color="auto"/>
      </w:divBdr>
      <w:divsChild>
        <w:div w:id="640623865">
          <w:marLeft w:val="0"/>
          <w:marRight w:val="0"/>
          <w:marTop w:val="0"/>
          <w:marBottom w:val="0"/>
          <w:divBdr>
            <w:top w:val="none" w:sz="0" w:space="0" w:color="auto"/>
            <w:left w:val="none" w:sz="0" w:space="0" w:color="auto"/>
            <w:bottom w:val="none" w:sz="0" w:space="0" w:color="auto"/>
            <w:right w:val="none" w:sz="0" w:space="0" w:color="auto"/>
          </w:divBdr>
        </w:div>
      </w:divsChild>
    </w:div>
    <w:div w:id="2000382163">
      <w:bodyDiv w:val="1"/>
      <w:marLeft w:val="0"/>
      <w:marRight w:val="0"/>
      <w:marTop w:val="0"/>
      <w:marBottom w:val="0"/>
      <w:divBdr>
        <w:top w:val="none" w:sz="0" w:space="0" w:color="auto"/>
        <w:left w:val="none" w:sz="0" w:space="0" w:color="auto"/>
        <w:bottom w:val="none" w:sz="0" w:space="0" w:color="auto"/>
        <w:right w:val="none" w:sz="0" w:space="0" w:color="auto"/>
      </w:divBdr>
      <w:divsChild>
        <w:div w:id="1227497864">
          <w:marLeft w:val="0"/>
          <w:marRight w:val="0"/>
          <w:marTop w:val="0"/>
          <w:marBottom w:val="0"/>
          <w:divBdr>
            <w:top w:val="none" w:sz="0" w:space="0" w:color="auto"/>
            <w:left w:val="none" w:sz="0" w:space="0" w:color="auto"/>
            <w:bottom w:val="none" w:sz="0" w:space="0" w:color="auto"/>
            <w:right w:val="none" w:sz="0" w:space="0" w:color="auto"/>
          </w:divBdr>
        </w:div>
      </w:divsChild>
    </w:div>
    <w:div w:id="2002349751">
      <w:bodyDiv w:val="1"/>
      <w:marLeft w:val="0"/>
      <w:marRight w:val="0"/>
      <w:marTop w:val="0"/>
      <w:marBottom w:val="0"/>
      <w:divBdr>
        <w:top w:val="none" w:sz="0" w:space="0" w:color="auto"/>
        <w:left w:val="none" w:sz="0" w:space="0" w:color="auto"/>
        <w:bottom w:val="none" w:sz="0" w:space="0" w:color="auto"/>
        <w:right w:val="none" w:sz="0" w:space="0" w:color="auto"/>
      </w:divBdr>
      <w:divsChild>
        <w:div w:id="695617694">
          <w:marLeft w:val="0"/>
          <w:marRight w:val="0"/>
          <w:marTop w:val="0"/>
          <w:marBottom w:val="0"/>
          <w:divBdr>
            <w:top w:val="none" w:sz="0" w:space="0" w:color="auto"/>
            <w:left w:val="none" w:sz="0" w:space="0" w:color="auto"/>
            <w:bottom w:val="none" w:sz="0" w:space="0" w:color="auto"/>
            <w:right w:val="none" w:sz="0" w:space="0" w:color="auto"/>
          </w:divBdr>
        </w:div>
      </w:divsChild>
    </w:div>
    <w:div w:id="2017027936">
      <w:bodyDiv w:val="1"/>
      <w:marLeft w:val="0"/>
      <w:marRight w:val="0"/>
      <w:marTop w:val="0"/>
      <w:marBottom w:val="0"/>
      <w:divBdr>
        <w:top w:val="none" w:sz="0" w:space="0" w:color="auto"/>
        <w:left w:val="none" w:sz="0" w:space="0" w:color="auto"/>
        <w:bottom w:val="none" w:sz="0" w:space="0" w:color="auto"/>
        <w:right w:val="none" w:sz="0" w:space="0" w:color="auto"/>
      </w:divBdr>
      <w:divsChild>
        <w:div w:id="565918373">
          <w:marLeft w:val="0"/>
          <w:marRight w:val="0"/>
          <w:marTop w:val="0"/>
          <w:marBottom w:val="0"/>
          <w:divBdr>
            <w:top w:val="none" w:sz="0" w:space="0" w:color="auto"/>
            <w:left w:val="none" w:sz="0" w:space="0" w:color="auto"/>
            <w:bottom w:val="none" w:sz="0" w:space="0" w:color="auto"/>
            <w:right w:val="none" w:sz="0" w:space="0" w:color="auto"/>
          </w:divBdr>
        </w:div>
      </w:divsChild>
    </w:div>
    <w:div w:id="2038970220">
      <w:bodyDiv w:val="1"/>
      <w:marLeft w:val="0"/>
      <w:marRight w:val="0"/>
      <w:marTop w:val="0"/>
      <w:marBottom w:val="0"/>
      <w:divBdr>
        <w:top w:val="none" w:sz="0" w:space="0" w:color="auto"/>
        <w:left w:val="none" w:sz="0" w:space="0" w:color="auto"/>
        <w:bottom w:val="none" w:sz="0" w:space="0" w:color="auto"/>
        <w:right w:val="none" w:sz="0" w:space="0" w:color="auto"/>
      </w:divBdr>
      <w:divsChild>
        <w:div w:id="1424883858">
          <w:marLeft w:val="0"/>
          <w:marRight w:val="0"/>
          <w:marTop w:val="0"/>
          <w:marBottom w:val="0"/>
          <w:divBdr>
            <w:top w:val="none" w:sz="0" w:space="0" w:color="auto"/>
            <w:left w:val="none" w:sz="0" w:space="0" w:color="auto"/>
            <w:bottom w:val="none" w:sz="0" w:space="0" w:color="auto"/>
            <w:right w:val="none" w:sz="0" w:space="0" w:color="auto"/>
          </w:divBdr>
        </w:div>
      </w:divsChild>
    </w:div>
    <w:div w:id="2047561325">
      <w:bodyDiv w:val="1"/>
      <w:marLeft w:val="0"/>
      <w:marRight w:val="0"/>
      <w:marTop w:val="0"/>
      <w:marBottom w:val="0"/>
      <w:divBdr>
        <w:top w:val="none" w:sz="0" w:space="0" w:color="auto"/>
        <w:left w:val="none" w:sz="0" w:space="0" w:color="auto"/>
        <w:bottom w:val="none" w:sz="0" w:space="0" w:color="auto"/>
        <w:right w:val="none" w:sz="0" w:space="0" w:color="auto"/>
      </w:divBdr>
      <w:divsChild>
        <w:div w:id="944078533">
          <w:marLeft w:val="0"/>
          <w:marRight w:val="0"/>
          <w:marTop w:val="0"/>
          <w:marBottom w:val="0"/>
          <w:divBdr>
            <w:top w:val="none" w:sz="0" w:space="0" w:color="auto"/>
            <w:left w:val="none" w:sz="0" w:space="0" w:color="auto"/>
            <w:bottom w:val="none" w:sz="0" w:space="0" w:color="auto"/>
            <w:right w:val="none" w:sz="0" w:space="0" w:color="auto"/>
          </w:divBdr>
        </w:div>
      </w:divsChild>
    </w:div>
    <w:div w:id="2048949503">
      <w:bodyDiv w:val="1"/>
      <w:marLeft w:val="0"/>
      <w:marRight w:val="0"/>
      <w:marTop w:val="0"/>
      <w:marBottom w:val="0"/>
      <w:divBdr>
        <w:top w:val="none" w:sz="0" w:space="0" w:color="auto"/>
        <w:left w:val="none" w:sz="0" w:space="0" w:color="auto"/>
        <w:bottom w:val="none" w:sz="0" w:space="0" w:color="auto"/>
        <w:right w:val="none" w:sz="0" w:space="0" w:color="auto"/>
      </w:divBdr>
      <w:divsChild>
        <w:div w:id="1556354326">
          <w:marLeft w:val="0"/>
          <w:marRight w:val="0"/>
          <w:marTop w:val="0"/>
          <w:marBottom w:val="0"/>
          <w:divBdr>
            <w:top w:val="none" w:sz="0" w:space="0" w:color="auto"/>
            <w:left w:val="none" w:sz="0" w:space="0" w:color="auto"/>
            <w:bottom w:val="none" w:sz="0" w:space="0" w:color="auto"/>
            <w:right w:val="none" w:sz="0" w:space="0" w:color="auto"/>
          </w:divBdr>
        </w:div>
      </w:divsChild>
    </w:div>
    <w:div w:id="2051152393">
      <w:bodyDiv w:val="1"/>
      <w:marLeft w:val="0"/>
      <w:marRight w:val="0"/>
      <w:marTop w:val="0"/>
      <w:marBottom w:val="0"/>
      <w:divBdr>
        <w:top w:val="none" w:sz="0" w:space="0" w:color="auto"/>
        <w:left w:val="none" w:sz="0" w:space="0" w:color="auto"/>
        <w:bottom w:val="none" w:sz="0" w:space="0" w:color="auto"/>
        <w:right w:val="none" w:sz="0" w:space="0" w:color="auto"/>
      </w:divBdr>
      <w:divsChild>
        <w:div w:id="1968776708">
          <w:marLeft w:val="0"/>
          <w:marRight w:val="0"/>
          <w:marTop w:val="0"/>
          <w:marBottom w:val="0"/>
          <w:divBdr>
            <w:top w:val="none" w:sz="0" w:space="0" w:color="auto"/>
            <w:left w:val="none" w:sz="0" w:space="0" w:color="auto"/>
            <w:bottom w:val="none" w:sz="0" w:space="0" w:color="auto"/>
            <w:right w:val="none" w:sz="0" w:space="0" w:color="auto"/>
          </w:divBdr>
        </w:div>
      </w:divsChild>
    </w:div>
    <w:div w:id="2051763585">
      <w:bodyDiv w:val="1"/>
      <w:marLeft w:val="0"/>
      <w:marRight w:val="0"/>
      <w:marTop w:val="0"/>
      <w:marBottom w:val="0"/>
      <w:divBdr>
        <w:top w:val="none" w:sz="0" w:space="0" w:color="auto"/>
        <w:left w:val="none" w:sz="0" w:space="0" w:color="auto"/>
        <w:bottom w:val="none" w:sz="0" w:space="0" w:color="auto"/>
        <w:right w:val="none" w:sz="0" w:space="0" w:color="auto"/>
      </w:divBdr>
      <w:divsChild>
        <w:div w:id="829446283">
          <w:marLeft w:val="0"/>
          <w:marRight w:val="0"/>
          <w:marTop w:val="0"/>
          <w:marBottom w:val="0"/>
          <w:divBdr>
            <w:top w:val="none" w:sz="0" w:space="0" w:color="auto"/>
            <w:left w:val="none" w:sz="0" w:space="0" w:color="auto"/>
            <w:bottom w:val="none" w:sz="0" w:space="0" w:color="auto"/>
            <w:right w:val="none" w:sz="0" w:space="0" w:color="auto"/>
          </w:divBdr>
        </w:div>
      </w:divsChild>
    </w:div>
    <w:div w:id="2070103357">
      <w:bodyDiv w:val="1"/>
      <w:marLeft w:val="0"/>
      <w:marRight w:val="0"/>
      <w:marTop w:val="0"/>
      <w:marBottom w:val="0"/>
      <w:divBdr>
        <w:top w:val="none" w:sz="0" w:space="0" w:color="auto"/>
        <w:left w:val="none" w:sz="0" w:space="0" w:color="auto"/>
        <w:bottom w:val="none" w:sz="0" w:space="0" w:color="auto"/>
        <w:right w:val="none" w:sz="0" w:space="0" w:color="auto"/>
      </w:divBdr>
      <w:divsChild>
        <w:div w:id="1137264324">
          <w:marLeft w:val="0"/>
          <w:marRight w:val="0"/>
          <w:marTop w:val="0"/>
          <w:marBottom w:val="0"/>
          <w:divBdr>
            <w:top w:val="none" w:sz="0" w:space="0" w:color="auto"/>
            <w:left w:val="none" w:sz="0" w:space="0" w:color="auto"/>
            <w:bottom w:val="none" w:sz="0" w:space="0" w:color="auto"/>
            <w:right w:val="none" w:sz="0" w:space="0" w:color="auto"/>
          </w:divBdr>
        </w:div>
      </w:divsChild>
    </w:div>
    <w:div w:id="2097752279">
      <w:bodyDiv w:val="1"/>
      <w:marLeft w:val="0"/>
      <w:marRight w:val="0"/>
      <w:marTop w:val="0"/>
      <w:marBottom w:val="0"/>
      <w:divBdr>
        <w:top w:val="none" w:sz="0" w:space="0" w:color="auto"/>
        <w:left w:val="none" w:sz="0" w:space="0" w:color="auto"/>
        <w:bottom w:val="none" w:sz="0" w:space="0" w:color="auto"/>
        <w:right w:val="none" w:sz="0" w:space="0" w:color="auto"/>
      </w:divBdr>
      <w:divsChild>
        <w:div w:id="2042855102">
          <w:marLeft w:val="0"/>
          <w:marRight w:val="0"/>
          <w:marTop w:val="0"/>
          <w:marBottom w:val="0"/>
          <w:divBdr>
            <w:top w:val="none" w:sz="0" w:space="0" w:color="auto"/>
            <w:left w:val="none" w:sz="0" w:space="0" w:color="auto"/>
            <w:bottom w:val="none" w:sz="0" w:space="0" w:color="auto"/>
            <w:right w:val="none" w:sz="0" w:space="0" w:color="auto"/>
          </w:divBdr>
        </w:div>
      </w:divsChild>
    </w:div>
    <w:div w:id="2129271633">
      <w:bodyDiv w:val="1"/>
      <w:marLeft w:val="0"/>
      <w:marRight w:val="0"/>
      <w:marTop w:val="0"/>
      <w:marBottom w:val="0"/>
      <w:divBdr>
        <w:top w:val="none" w:sz="0" w:space="0" w:color="auto"/>
        <w:left w:val="none" w:sz="0" w:space="0" w:color="auto"/>
        <w:bottom w:val="none" w:sz="0" w:space="0" w:color="auto"/>
        <w:right w:val="none" w:sz="0" w:space="0" w:color="auto"/>
      </w:divBdr>
      <w:divsChild>
        <w:div w:id="1835220726">
          <w:marLeft w:val="0"/>
          <w:marRight w:val="0"/>
          <w:marTop w:val="0"/>
          <w:marBottom w:val="0"/>
          <w:divBdr>
            <w:top w:val="none" w:sz="0" w:space="0" w:color="auto"/>
            <w:left w:val="none" w:sz="0" w:space="0" w:color="auto"/>
            <w:bottom w:val="none" w:sz="0" w:space="0" w:color="auto"/>
            <w:right w:val="none" w:sz="0" w:space="0" w:color="auto"/>
          </w:divBdr>
        </w:div>
      </w:divsChild>
    </w:div>
    <w:div w:id="2146702412">
      <w:bodyDiv w:val="1"/>
      <w:marLeft w:val="0"/>
      <w:marRight w:val="0"/>
      <w:marTop w:val="0"/>
      <w:marBottom w:val="0"/>
      <w:divBdr>
        <w:top w:val="none" w:sz="0" w:space="0" w:color="auto"/>
        <w:left w:val="none" w:sz="0" w:space="0" w:color="auto"/>
        <w:bottom w:val="none" w:sz="0" w:space="0" w:color="auto"/>
        <w:right w:val="none" w:sz="0" w:space="0" w:color="auto"/>
      </w:divBdr>
      <w:divsChild>
        <w:div w:id="13070542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3173</TotalTime>
  <Pages>17</Pages>
  <Words>3608</Words>
  <Characters>20570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24130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Henaka Ariyarathna</dc:creator>
  <cp:keywords/>
  <dc:description/>
  <cp:lastModifiedBy>Henaka Ariyarathna</cp:lastModifiedBy>
  <cp:revision>120</cp:revision>
  <cp:lastPrinted>2026-09-27T22:37:00Z</cp:lastPrinted>
  <dcterms:created xsi:type="dcterms:W3CDTF">2026-09-27T22:41:00Z</dcterms:created>
  <dcterms:modified xsi:type="dcterms:W3CDTF">2026-10-09T11:28:00Z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6a8f9048-39d1-4346-b360-14df827da2a0</vt:lpwstr>
  </property>
  <property fmtid="{D5CDD505-2E9C-101B-9397-08002B2CF9AE}" pid="3" name="ZOTERO_PREF_1">
    <vt:lpwstr>&lt;data data-version="3" zotero-version="9.0.6"&gt;&lt;session id="YgLQi4xL"/&gt;&lt;style id="http://www.zotero.org/styles/bioactive-materials"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