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09D195" w14:textId="5F54E007" w:rsidR="002D16A0" w:rsidRPr="001A2EB4" w:rsidRDefault="007E17F7" w:rsidP="008C6D5F">
      <w:pPr>
        <w:pStyle w:val="Title2"/>
        <w:spacing w:line="360" w:lineRule="auto"/>
        <w:rPr>
          <w:b w:val="0"/>
          <w:color w:val="FF0000"/>
        </w:rPr>
      </w:pPr>
      <w:r w:rsidRPr="001A2EB4">
        <w:t>A Mechanistic Framework for Predicting the Biodegradation of Zinc Implants</w:t>
      </w:r>
    </w:p>
    <w:p w14:paraId="71BA3FD4" w14:textId="77777777" w:rsidR="002D16A0" w:rsidRPr="001A2EB4" w:rsidRDefault="002D16A0" w:rsidP="008C6D5F">
      <w:pPr>
        <w:pStyle w:val="Tableofcontents"/>
        <w:spacing w:line="360" w:lineRule="auto"/>
      </w:pPr>
    </w:p>
    <w:p w14:paraId="112FAE37" w14:textId="1817B714" w:rsidR="002D16A0" w:rsidRPr="001A2EB4" w:rsidRDefault="007E17F7" w:rsidP="008C6D5F">
      <w:pPr>
        <w:pStyle w:val="AuthorsFull"/>
        <w:spacing w:line="360" w:lineRule="auto"/>
      </w:pPr>
      <w:r w:rsidRPr="001A2EB4">
        <w:t xml:space="preserve">Henaka Ariyarathna, Xuan Yang, </w:t>
      </w:r>
      <w:proofErr w:type="spellStart"/>
      <w:r w:rsidRPr="001A2EB4">
        <w:t>Aijun</w:t>
      </w:r>
      <w:proofErr w:type="spellEnd"/>
      <w:r w:rsidRPr="001A2EB4">
        <w:t xml:space="preserve"> Huang, Yunlong Tang</w:t>
      </w:r>
      <m:oMath>
        <m:sSup>
          <m:sSupPr>
            <m:ctrlPr>
              <w:rPr>
                <w:rFonts w:ascii="Cambria Math" w:hAnsi="Cambria Math"/>
              </w:rPr>
            </m:ctrlPr>
          </m:sSupPr>
          <m:e>
            <m:r>
              <w:rPr>
                <w:rFonts w:ascii="Cambria Math" w:hAnsi="Cambria Math"/>
              </w:rPr>
              <m:t>​</m:t>
            </m:r>
          </m:e>
          <m:sup>
            <m:r>
              <w:rPr>
                <w:rFonts w:ascii="Cambria Math" w:hAnsi="Cambria Math"/>
              </w:rPr>
              <m:t>*</m:t>
            </m:r>
          </m:sup>
        </m:sSup>
      </m:oMath>
      <w:r w:rsidRPr="001A2EB4">
        <w:t>, Yuman Zhu</w:t>
      </w:r>
      <m:oMath>
        <m:sSup>
          <m:sSupPr>
            <m:ctrlPr>
              <w:rPr>
                <w:rFonts w:ascii="Cambria Math" w:hAnsi="Cambria Math"/>
              </w:rPr>
            </m:ctrlPr>
          </m:sSupPr>
          <m:e>
            <m:r>
              <w:rPr>
                <w:rFonts w:ascii="Cambria Math" w:hAnsi="Cambria Math"/>
              </w:rPr>
              <m:t>​</m:t>
            </m:r>
          </m:e>
          <m:sup>
            <m:r>
              <w:rPr>
                <w:rFonts w:ascii="Cambria Math" w:hAnsi="Cambria Math"/>
              </w:rPr>
              <m:t>*</m:t>
            </m:r>
          </m:sup>
        </m:sSup>
      </m:oMath>
    </w:p>
    <w:p w14:paraId="6D3B33BE" w14:textId="77777777" w:rsidR="002D16A0" w:rsidRPr="001A2EB4" w:rsidRDefault="002D16A0" w:rsidP="008C6D5F">
      <w:pPr>
        <w:pStyle w:val="Tableofcontents"/>
        <w:spacing w:line="360" w:lineRule="auto"/>
      </w:pPr>
    </w:p>
    <w:p w14:paraId="23CEBEF5" w14:textId="14089914" w:rsidR="002D16A0" w:rsidRPr="001A2EB4" w:rsidRDefault="002D16A0" w:rsidP="008C6D5F">
      <w:pPr>
        <w:pStyle w:val="Tableofcontents"/>
        <w:spacing w:line="360" w:lineRule="auto"/>
      </w:pPr>
    </w:p>
    <w:p w14:paraId="3B5ED081" w14:textId="77777777" w:rsidR="00CA454E" w:rsidRPr="001A2EB4" w:rsidRDefault="00CA454E" w:rsidP="00CA454E">
      <w:pPr>
        <w:pStyle w:val="Addresses"/>
        <w:spacing w:line="360" w:lineRule="auto"/>
      </w:pPr>
      <w:r w:rsidRPr="001A2EB4">
        <w:t>H. Ariyarathna, X. Yang, A. Huang, Y. Tang, Y. Zhu</w:t>
      </w:r>
    </w:p>
    <w:p w14:paraId="3F71B7E2" w14:textId="056FE79F" w:rsidR="00CA454E" w:rsidRPr="001A2EB4" w:rsidRDefault="00CA454E" w:rsidP="00CA454E">
      <w:pPr>
        <w:pStyle w:val="Addresses"/>
        <w:spacing w:line="360" w:lineRule="auto"/>
      </w:pPr>
      <w:r w:rsidRPr="001A2EB4">
        <w:t xml:space="preserve">Monash </w:t>
      </w:r>
      <w:r w:rsidR="00906C6C">
        <w:t>Cent</w:t>
      </w:r>
      <w:r w:rsidR="0018721C">
        <w:t>re</w:t>
      </w:r>
      <w:r w:rsidRPr="001A2EB4">
        <w:t xml:space="preserve"> for Additive Manufacturing, Monash University, Wellington Rd, Clayton, VIC </w:t>
      </w:r>
      <w:r w:rsidR="00094322" w:rsidRPr="00094322">
        <w:t>3</w:t>
      </w:r>
      <w:r w:rsidR="003B4C4D">
        <w:t>800</w:t>
      </w:r>
      <w:r w:rsidRPr="001A2EB4">
        <w:t>, Australia</w:t>
      </w:r>
    </w:p>
    <w:p w14:paraId="57FB1A42" w14:textId="7B00190B" w:rsidR="00CA454E" w:rsidRPr="001A2EB4" w:rsidRDefault="00CA454E" w:rsidP="00CA454E">
      <w:pPr>
        <w:pStyle w:val="Addresses"/>
        <w:spacing w:line="360" w:lineRule="auto"/>
      </w:pPr>
      <w:r w:rsidRPr="001A2EB4">
        <w:t xml:space="preserve">E-mail: </w:t>
      </w:r>
      <w:hyperlink r:id="rId12" w:history="1">
        <w:r w:rsidRPr="001A2EB4">
          <w:rPr>
            <w:rStyle w:val="Hyperlink"/>
          </w:rPr>
          <w:t>Yunlong.Tang1@monash.edu</w:t>
        </w:r>
      </w:hyperlink>
      <w:r w:rsidRPr="001A2EB4">
        <w:t xml:space="preserve">, </w:t>
      </w:r>
      <w:hyperlink r:id="rId13" w:history="1">
        <w:r w:rsidRPr="001A2EB4">
          <w:rPr>
            <w:rStyle w:val="Hyperlink"/>
          </w:rPr>
          <w:t>yuman.zhu@monash.edu</w:t>
        </w:r>
      </w:hyperlink>
    </w:p>
    <w:p w14:paraId="310C7D1F" w14:textId="77777777" w:rsidR="00CA454E" w:rsidRPr="001A2EB4" w:rsidRDefault="00CA454E" w:rsidP="00CA454E">
      <w:pPr>
        <w:pStyle w:val="Addresses"/>
        <w:spacing w:line="360" w:lineRule="auto"/>
      </w:pPr>
    </w:p>
    <w:p w14:paraId="08A83CD6" w14:textId="77777777" w:rsidR="00CA454E" w:rsidRPr="001A2EB4" w:rsidRDefault="00CA454E" w:rsidP="00CA454E">
      <w:pPr>
        <w:pStyle w:val="Addresses"/>
        <w:spacing w:line="360" w:lineRule="auto"/>
      </w:pPr>
      <w:r w:rsidRPr="001A2EB4">
        <w:t>H. Ariyarathna, X. Yang, A. Huang, Y. Tang</w:t>
      </w:r>
    </w:p>
    <w:p w14:paraId="39328827" w14:textId="77777777" w:rsidR="00CA454E" w:rsidRPr="001A2EB4" w:rsidRDefault="00CA454E" w:rsidP="00CA454E">
      <w:pPr>
        <w:pStyle w:val="Addresses"/>
        <w:spacing w:line="360" w:lineRule="auto"/>
      </w:pPr>
      <w:r w:rsidRPr="001A2EB4">
        <w:t>Department of Materials Science and Engineering, Monash University, Wellington Rd, Clayton, VIC 3800, Australia</w:t>
      </w:r>
    </w:p>
    <w:p w14:paraId="7D42C6F3" w14:textId="77777777" w:rsidR="00AF7064" w:rsidRPr="001A2EB4" w:rsidRDefault="00AF7064" w:rsidP="00CA454E">
      <w:pPr>
        <w:pStyle w:val="Addresses"/>
        <w:spacing w:line="360" w:lineRule="auto"/>
      </w:pPr>
    </w:p>
    <w:p w14:paraId="653EDD12" w14:textId="0A266023" w:rsidR="00CA454E" w:rsidRPr="001A2EB4" w:rsidRDefault="00CA454E" w:rsidP="00CA454E">
      <w:pPr>
        <w:pStyle w:val="Addresses"/>
        <w:spacing w:line="360" w:lineRule="auto"/>
      </w:pPr>
      <w:r w:rsidRPr="001A2EB4">
        <w:t>A. Huang, Y. Tang, Y. Zhu</w:t>
      </w:r>
    </w:p>
    <w:p w14:paraId="2F4ED235" w14:textId="4BED660B" w:rsidR="002D16A0" w:rsidRPr="001A2EB4" w:rsidRDefault="00CA454E" w:rsidP="00AF7064">
      <w:pPr>
        <w:pStyle w:val="Addresses"/>
        <w:spacing w:line="360" w:lineRule="auto"/>
      </w:pPr>
      <w:r w:rsidRPr="001A2EB4">
        <w:t>Department of Mechanical and Aerospace Engineering, Monash University, Wellington Rd, Clayton, VIC 3800, Australia</w:t>
      </w:r>
    </w:p>
    <w:p w14:paraId="6D709361" w14:textId="77777777" w:rsidR="00AF7064" w:rsidRPr="001A2EB4" w:rsidRDefault="00AF7064" w:rsidP="00AF7064">
      <w:pPr>
        <w:pStyle w:val="Addresses"/>
        <w:spacing w:line="360" w:lineRule="auto"/>
      </w:pPr>
    </w:p>
    <w:p w14:paraId="7371B80D" w14:textId="77777777" w:rsidR="00F67C19" w:rsidRPr="001A2EB4" w:rsidRDefault="00F67C19" w:rsidP="008C6D5F">
      <w:pPr>
        <w:spacing w:line="360" w:lineRule="auto"/>
      </w:pPr>
    </w:p>
    <w:p w14:paraId="0923689F" w14:textId="5561A089" w:rsidR="00004A23" w:rsidRPr="001A2EB4" w:rsidRDefault="00F67C19" w:rsidP="008C6D5F">
      <w:pPr>
        <w:spacing w:line="360" w:lineRule="auto"/>
      </w:pPr>
      <w:r w:rsidRPr="001A2EB4">
        <w:t xml:space="preserve">Funding: </w:t>
      </w:r>
      <w:r w:rsidR="00AF7064" w:rsidRPr="001A2EB4">
        <w:t>Future Fellow project (FT230100180) of the Australian Research Council, Monash Graduate Scholarship (MGS)</w:t>
      </w:r>
      <w:r w:rsidRPr="001A2EB4">
        <w:br/>
      </w:r>
    </w:p>
    <w:p w14:paraId="0DC6DD23" w14:textId="75C9B297" w:rsidR="00E735DC" w:rsidRPr="001A2EB4" w:rsidRDefault="00E735DC" w:rsidP="00E735DC">
      <w:pPr>
        <w:spacing w:line="360" w:lineRule="auto"/>
        <w:rPr>
          <w:rFonts w:eastAsia="MS Gothic"/>
        </w:rPr>
      </w:pPr>
      <w:r w:rsidRPr="001A2EB4">
        <w:rPr>
          <w:bCs/>
        </w:rPr>
        <w:t xml:space="preserve">Keywords: </w:t>
      </w:r>
      <w:r w:rsidR="00AF7064" w:rsidRPr="001A2EB4">
        <w:rPr>
          <w:rFonts w:eastAsia="MS Gothic"/>
        </w:rPr>
        <w:t>biodegradable implants, zinc, corrosion modeling, oxygen reduction kinetics, mass transport</w:t>
      </w:r>
    </w:p>
    <w:p w14:paraId="55D53BB2" w14:textId="66752C37" w:rsidR="00227DCD" w:rsidRPr="001A2EB4" w:rsidRDefault="00227DCD">
      <w:pPr>
        <w:rPr>
          <w:rFonts w:eastAsia="MS Gothic"/>
        </w:rPr>
      </w:pPr>
      <w:r w:rsidRPr="001A2EB4">
        <w:rPr>
          <w:rFonts w:eastAsia="MS Gothic"/>
        </w:rPr>
        <w:br w:type="page"/>
      </w:r>
    </w:p>
    <w:p w14:paraId="6FA5D6C1" w14:textId="482C95A3" w:rsidR="00EF23A5" w:rsidRPr="001A2EB4" w:rsidRDefault="00EF23A5" w:rsidP="00227DCD">
      <w:pPr>
        <w:keepNext/>
        <w:spacing w:before="240" w:after="240"/>
        <w:rPr>
          <w:rFonts w:eastAsia="MS Gothic"/>
        </w:rPr>
      </w:pPr>
      <w:r w:rsidRPr="001A2EB4">
        <w:rPr>
          <w:b/>
          <w:bCs/>
        </w:rPr>
        <w:t>Abstract</w:t>
      </w:r>
    </w:p>
    <w:p w14:paraId="427F30E6" w14:textId="1180EB2E" w:rsidR="0097789C" w:rsidRDefault="00A60AFE" w:rsidP="0097789C">
      <w:pPr>
        <w:spacing w:line="360" w:lineRule="auto"/>
        <w:jc w:val="both"/>
      </w:pPr>
      <w:r w:rsidRPr="00A60AFE">
        <w:t xml:space="preserve">Zinc (Zn) is a promising biodegradable metal for temporary implants, yet predictive computational frameworks for its degradation under physiological conditions remain limited. In this study, a three-dimensional (3D) mechanistic reaction-diffusion model is developed by coupling oxygen reduction reaction (ORR) kinetics, mass transport, corrosion-product evolution, and moving-interface tracking. Initial sensitivity analysis demonstrates that dissolved oxygen availability primarily controls Zn biodegradation. Calibrated against literature immersion mass-loss data over 14 days, the model predicts the 28-day mass-loss evolution measured in this study, yielding a root-mean-square error (RMSE) of 0.0159%. The simulations reveal a self-limiting mechanism in which corrosion-product accumulation progressively restricts oxygen transport to the metal surface, driving a transition from reaction-controlled to diffusion-controlled degradation. When applied </w:t>
      </w:r>
      <w:r w:rsidR="00B4341C">
        <w:t>to a six-crown Zn stent without geometry-specific recalibration, the model predicts approximately 6% mass loss after one month, on</w:t>
      </w:r>
      <w:r w:rsidRPr="00A60AFE">
        <w:t xml:space="preserve"> the same order of magnitude as reported </w:t>
      </w:r>
      <w:r w:rsidRPr="00A60AFE">
        <w:rPr>
          <w:i/>
        </w:rPr>
        <w:t>in vivo</w:t>
      </w:r>
      <w:r w:rsidRPr="00A60AFE">
        <w:t xml:space="preserve"> observations, and captures crown-localized degradation driven by geometry-dependent oxygen transport. By linking implant geometry to degradation rate and spatial morphology, the framework provides a mechanistic basis for predicting Zn implant degradation and supports degradation-informed implant design.</w:t>
      </w:r>
    </w:p>
    <w:p w14:paraId="66A5DFDB" w14:textId="2F79AEA2" w:rsidR="00E735DC" w:rsidRPr="001A2EB4" w:rsidRDefault="00E735DC" w:rsidP="008C6D5F">
      <w:pPr>
        <w:spacing w:line="360" w:lineRule="auto"/>
      </w:pPr>
    </w:p>
    <w:p w14:paraId="6A2D49CD" w14:textId="5D67522E" w:rsidR="00227DCD" w:rsidRPr="001A2EB4" w:rsidRDefault="00227DCD">
      <w:r w:rsidRPr="001A2EB4">
        <w:br w:type="page"/>
      </w:r>
    </w:p>
    <w:p w14:paraId="002B78A2" w14:textId="2D983EF6" w:rsidR="00227DCD" w:rsidRPr="001A2EB4" w:rsidRDefault="00227DCD" w:rsidP="00227DCD">
      <w:pPr>
        <w:keepNext/>
        <w:spacing w:before="240" w:after="240"/>
        <w:rPr>
          <w:b/>
          <w:bCs/>
        </w:rPr>
      </w:pPr>
      <w:r w:rsidRPr="001A2EB4">
        <w:rPr>
          <w:b/>
          <w:bCs/>
        </w:rPr>
        <w:t>Table of Contents</w:t>
      </w:r>
    </w:p>
    <w:p w14:paraId="44B434F7" w14:textId="77777777" w:rsidR="00227DCD" w:rsidRPr="001A2EB4" w:rsidRDefault="00227DCD" w:rsidP="00227DCD">
      <w:pPr>
        <w:spacing w:line="360" w:lineRule="auto"/>
      </w:pPr>
    </w:p>
    <w:p w14:paraId="0963CC83" w14:textId="7374C168" w:rsidR="002C3D02" w:rsidRPr="002C3D02" w:rsidRDefault="002C3D02" w:rsidP="002C3D02">
      <w:pPr>
        <w:pStyle w:val="BodyText"/>
        <w:ind w:firstLine="0"/>
      </w:pPr>
      <w:r w:rsidRPr="002C3D02">
        <w:t xml:space="preserve">Driven by the need for safer temporary implants, this study develops a </w:t>
      </w:r>
      <w:r>
        <w:t>3D</w:t>
      </w:r>
      <w:r w:rsidRPr="002C3D02">
        <w:t xml:space="preserve"> computational model to predict </w:t>
      </w:r>
      <w:r>
        <w:t>Zn</w:t>
      </w:r>
      <w:r w:rsidRPr="002C3D02">
        <w:t xml:space="preserve"> </w:t>
      </w:r>
      <w:r>
        <w:t>bio</w:t>
      </w:r>
      <w:r w:rsidRPr="002C3D02">
        <w:t>degradation under physiological conditions. The results show that corrosion products progressively restrict oxygen supply and slow degradation, while implant geometry shapes localized material loss. The framework supports degradation-informed design and optimization of next-generation biodegradable stents and other architected implants.</w:t>
      </w:r>
    </w:p>
    <w:p w14:paraId="24CE3507" w14:textId="0965901C" w:rsidR="00F67C19" w:rsidRPr="001A2EB4" w:rsidRDefault="00F67C19" w:rsidP="00227DCD">
      <w:pPr>
        <w:pStyle w:val="BodyText"/>
        <w:ind w:firstLine="0"/>
      </w:pPr>
    </w:p>
    <w:p w14:paraId="34C08CF8" w14:textId="6EDB9131" w:rsidR="00AB71D9" w:rsidRPr="001A2EB4" w:rsidRDefault="009E7616" w:rsidP="00227DCD">
      <w:pPr>
        <w:pStyle w:val="BodyText"/>
        <w:keepNext/>
        <w:ind w:firstLine="0"/>
        <w:jc w:val="center"/>
      </w:pPr>
      <w:r>
        <w:rPr>
          <w:noProof/>
        </w:rPr>
        <w:drawing>
          <wp:inline distT="0" distB="0" distL="0" distR="0" wp14:anchorId="785DEC33" wp14:editId="59F509C3">
            <wp:extent cx="5739062" cy="5215534"/>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4" cstate="print">
                      <a:extLst>
                        <a:ext uri="{28A0092B-C50C-407E-A947-70E740481C1C}">
                          <a14:useLocalDpi xmlns:a14="http://schemas.microsoft.com/office/drawing/2010/main" val="0"/>
                        </a:ext>
                      </a:extLst>
                    </a:blip>
                    <a:srcRect t="721" r="1125"/>
                    <a:stretch/>
                  </pic:blipFill>
                  <pic:spPr bwMode="auto">
                    <a:xfrm>
                      <a:off x="0" y="0"/>
                      <a:ext cx="5744543" cy="5220515"/>
                    </a:xfrm>
                    <a:prstGeom prst="rect">
                      <a:avLst/>
                    </a:prstGeom>
                    <a:ln>
                      <a:noFill/>
                    </a:ln>
                    <a:extLst>
                      <a:ext uri="{53640926-AAD7-44D8-BBD7-CCE9431645EC}">
                        <a14:shadowObscured xmlns:a14="http://schemas.microsoft.com/office/drawing/2010/main"/>
                      </a:ext>
                    </a:extLst>
                  </pic:spPr>
                </pic:pic>
              </a:graphicData>
            </a:graphic>
          </wp:inline>
        </w:drawing>
      </w:r>
    </w:p>
    <w:p w14:paraId="7F3657AB" w14:textId="77777777" w:rsidR="007937D6" w:rsidRPr="001A2EB4" w:rsidRDefault="007937D6" w:rsidP="00227DCD">
      <w:pPr>
        <w:pStyle w:val="BodyText"/>
        <w:ind w:firstLine="0"/>
      </w:pPr>
    </w:p>
    <w:p w14:paraId="0E651F3B" w14:textId="72509474" w:rsidR="00F67C19" w:rsidRPr="001A2EB4" w:rsidRDefault="00F67C19">
      <w:pPr>
        <w:rPr>
          <w:b/>
        </w:rPr>
      </w:pPr>
      <w:r w:rsidRPr="001A2EB4">
        <w:br w:type="page"/>
      </w:r>
    </w:p>
    <w:p w14:paraId="59370DE6" w14:textId="75EBEB0B" w:rsidR="002D16A0" w:rsidRPr="001A2EB4" w:rsidRDefault="002D16A0" w:rsidP="000631D6">
      <w:pPr>
        <w:pStyle w:val="Heading1"/>
      </w:pPr>
      <w:r w:rsidRPr="001A2EB4">
        <w:t>Introduction</w:t>
      </w:r>
    </w:p>
    <w:p w14:paraId="311F3C9A" w14:textId="48F2DC47" w:rsidR="001D75BA" w:rsidRPr="001A2EB4" w:rsidRDefault="00630E7F" w:rsidP="008D54CA">
      <w:pPr>
        <w:pStyle w:val="BodyText"/>
      </w:pPr>
      <w:r w:rsidRPr="00630E7F">
        <w:t>Biodegradable metallic implants are increasingly being explored for clinical applications that require temporary mechanical support followed by gradual resorption after tissue healing, thereby avoiding the long-term complications and secondary surgeries associated with permanent devices</w:t>
      </w:r>
      <w:r w:rsidR="008D54CA" w:rsidRPr="001A2EB4">
        <w:t xml:space="preserve"> </w:t>
      </w:r>
      <w:r w:rsidR="008D54CA" w:rsidRPr="001A2EB4">
        <w:fldChar w:fldCharType="begin"/>
      </w:r>
      <w:r w:rsidR="00CE255A">
        <w:instrText xml:space="preserve"> ADDIN ZOTERO_ITEM CSL_CITATION {"citationID":"gcwrXJv5","properties":{"unsorted":false,"formattedCitation":"\\super [1\\uc0\\u8211{}3]\\nosupersub{}","plainCitation":"[1–3]","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4051,"uris":["http://zotero.org/users/16939557/items/NLMFFJG3"],"itemData":{"id":4051,"type":"article-journal","abstract":"Abstract\n            Repair of large bone defects caused by trauma or disease poses significant clinical challenges. Extensive research has focused on metallic materials for bone repair because of their favorable mechanical properties, biocompatibility, and manufacturing processes. Traditional metallic materials, such as stainless steel and titanium alloys, are widely used in clinics. Biodegradable metallic materials, such as iron, magnesium, and zinc alloys, are promising candidates for bone repair because of their ability to degrade over time. Emerging metallic materials, such as porous tantalum and bismuth alloys, have gained attention as bone implants owing to their bone affinity and multifunctionality. However, these metallic materials encounter many practical difficulties that require urgent improvement. This article systematically reviews and analyzes the metallic materials used for bone repair, providing a comprehensive overview of their morphology, mechanical properties, biocompatibility, and in vivo implantation. Furthermore, the strategies and efforts made to address the short‐comings of metallic materials are summarized. Finally, the perspectives for the development of metallic materials to guide future research and advancements in clinical practice are identified.","citation-key":"fanMetallicMaterialsBone2024","container-title":"Advanced Healthcare Materials","DOI":"10.1002/adhm.202302132","ISSN":"2192-2640, 2192-2659","issue":"3","journalAbbreviation":"Adv Healthcare Materials","language":"en","page":"2302132","source":"DOI.org (Crossref)","title":"Metallic Materials for Bone Repair","volume":"13","author":[{"family":"Fan","given":"Linlin"},{"family":"Chen","given":"Sen"},{"family":"Yang","given":"Minghui"},{"family":"Liu","given":"Yajun"},{"family":"Liu","given":"Jing"}],"issued":{"date-parts":[["2024",1]]}}},{"id":4052,"uris":["http://zotero.org/users/16939557/items/9885FN5J"],"itemData":{"id":4052,"type":"article-journal","citation-key":"hanCurrentStatusOutlook2019","container-title":"Materials Today","DOI":"10.1016/j.mattod.2018.05.018","ISSN":"13697021","journalAbbreviation":"Materials Today","language":"en","page":"57-71","source":"DOI.org (Crossref)","title":"Current status and outlook on the clinical translation of biodegradable metals","volume":"23","author":[{"family":"Han","given":"Hyung-Seop"},{"family":"Loffredo","given":"Sergio"},{"family":"Jun","given":"Indong"},{"family":"Edwards","given":"James"},{"family":"Kim","given":"Yu-Chan"},{"family":"Seok","given":"Hyun-Kwang"},{"family":"Witte","given":"Frank"},{"family":"Mantovani","given":"Diego"},{"family":"Glyn-Jones","given":"Sion"}],"issued":{"date-parts":[["2019",3]]}}}],"schema":"https://github.com/citation-style-language/schema/raw/master/csl-citation.json"} </w:instrText>
      </w:r>
      <w:r w:rsidR="008D54CA" w:rsidRPr="001A2EB4">
        <w:fldChar w:fldCharType="separate"/>
      </w:r>
      <w:r w:rsidR="00F60B2A" w:rsidRPr="00F60B2A">
        <w:rPr>
          <w:rFonts w:cs="Times New Roman"/>
          <w:vertAlign w:val="superscript"/>
        </w:rPr>
        <w:t>[1–3]</w:t>
      </w:r>
      <w:r w:rsidR="008D54CA" w:rsidRPr="001A2EB4">
        <w:fldChar w:fldCharType="end"/>
      </w:r>
      <w:r w:rsidR="008D54CA" w:rsidRPr="001A2EB4">
        <w:t xml:space="preserve">. </w:t>
      </w:r>
      <w:r w:rsidRPr="00630E7F">
        <w:t>Among biodegradable metals, Zn has attracted considerable interest because its corrosion behavior lies between that of magnesium (Mg) and iron (Fe)</w:t>
      </w:r>
      <w:r w:rsidR="008D54CA" w:rsidRPr="001A2EB4">
        <w:t> </w:t>
      </w:r>
      <w:r w:rsidR="008D54CA" w:rsidRPr="001A2EB4">
        <w:fldChar w:fldCharType="begin"/>
      </w:r>
      <w:r w:rsidR="00CE255A">
        <w:instrText xml:space="preserve"> ADDIN ZOTERO_ITEM CSL_CITATION {"citationID":"r6Z1sbhS","properties":{"unsorted":false,"formattedCitation":"\\super [4,5]\\nosupersub{}","plainCitation":"[4,5]","noteIndex":0},"citationItems":[{"id":4019,"uris":["http://zotero.org/users/16939557/items/JAHQ7T4K"],"itemData":{"id":4019,"type":"article-journal","abstract":"Metallic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W."}],"issued":{"date-parts":[["2016",5]]}}},{"id":4059,"uris":["http://zotero.org/users/16939557/items/6K3Z95R9"],"itemData":{"id":4059,"type":"article-journal","abstract":"This paper provides a review of recent developments in the field of Mg corrosion and puts those into context. This includes considerations of corrosion manifestations, material influences, surface treatment, anodization, coatings, inhibition, biodegradable medical applications, stress corrosion cracking, flammability, corrosion mechanisms for HP Mg, critical evaluation of corrosion mechanisms, and concluding remarks. There has been much research recently, and much research continues in this area. This is expected to produce significantly better, more‐corrosion‐resistant Mg alloys.","citation-key":"atrensReviewRecentDevelopments2015","container-title":"Advanced Engineering Materials","DOI":"10.1002/adem.201400434","ISSN":"1438-1656, 1527-2648","issue":"4","journalAbbreviation":"Adv Eng Mater","language":"en","license":"http://onlinelibrary.wiley.com/termsAndConditions#vor","page":"400-453","source":"DOI.org (Crossref)","title":"Review of Recent Developments in the Field of Magnesium Corrosion","volume":"17","author":[{"family":"Atrens","given":"Andrej"},{"family":"Song","given":"Guang‐Ling"},{"family":"Liu","given":"Ming"},{"family":"Shi","given":"Zhiming"},{"family":"Cao","given":"Fuyong"},{"family":"Dargusch","given":"Matthew S."}],"issued":{"date-parts":[["2015",4]]}}}],"schema":"https://github.com/citation-style-language/schema/raw/master/csl-citation.json"} </w:instrText>
      </w:r>
      <w:r w:rsidR="008D54CA" w:rsidRPr="001A2EB4">
        <w:fldChar w:fldCharType="separate"/>
      </w:r>
      <w:r w:rsidR="00160A10" w:rsidRPr="00160A10">
        <w:rPr>
          <w:rFonts w:cs="Times New Roman"/>
          <w:vertAlign w:val="superscript"/>
        </w:rPr>
        <w:t>[4,5]</w:t>
      </w:r>
      <w:r w:rsidR="008D54CA" w:rsidRPr="001A2EB4">
        <w:fldChar w:fldCharType="end"/>
      </w:r>
      <w:r w:rsidR="008D54CA" w:rsidRPr="001A2EB4">
        <w:t xml:space="preserve">. </w:t>
      </w:r>
      <w:r w:rsidRPr="00630E7F">
        <w:t>This intermediate degradation profile provides a rate that is better aligned with tissue-healing timescales while producing negligible hydrogen evolution, making Zn particularly suitable for transient implant applications</w:t>
      </w:r>
      <w:r w:rsidR="008D54CA" w:rsidRPr="001A2EB4">
        <w:t> </w:t>
      </w:r>
      <w:r w:rsidR="008D54CA" w:rsidRPr="001A2EB4">
        <w:fldChar w:fldCharType="begin"/>
      </w:r>
      <w:r w:rsidR="00CE255A">
        <w:instrText xml:space="preserve"> ADDIN ZOTERO_ITEM CSL_CITATION {"citationID":"VbCtkV7L","properties":{"unsorted":false,"formattedCitation":"\\super [6\\uc0\\u8211{}9]\\nosupersub{}","plainCitation":"[6–9]","noteIndex":0},"citationItems":[{"id":2383,"uris":["http://zotero.org/users/16939557/items/VPZV3JTU"],"itemData":{"id":2383,"type":"article-journal","abstract":"In the last decade, iron and magnesium, both pure and alloyed, have been extensively studied as potential biodegradable metals for medical applications. However, broad experience with these material systems has uncovered critical limitations in terms of their suitability for clinical applications. Recently, zinc and zinc-based alloys have been proposed as new additions to the list of degradable metals and as promising alternatives to magnesium and iron. The main byproduct of zinc metal corrosion, Zn2+, is highly regulated within physiological systems and plays a critical role in numerous fundamental cellular processes. Zn2+ released from an implant may suppress harmful smooth muscle cells and restenosis in arteries, while stimulating beneficial osteogenesis in bone. An important limitation of pure zinc as a potential biodegradable structural support, however, lies in its low strength (σUTS ~ 30 MPa) and plasticity (ε &lt; 0.25%) that are insufficient for most medical device applications. Developing high strength and ductility zinc with sufficient hardness, while retaining its biocompatibility, is one of the main goals of metallurgical engineering. This paper will review and compare the biocompatibility, corrosion behavior and mechanical properties of pure zinc, as well as currently researched zinc alloys.","citation-key":"katarivaslevyProspectsZincStructural2017","container-title":"Metals","DOI":"10.3390/met7100402","ISSN":"2075-4701","issue":"10","journalAbbreviation":"Metals","language":"en","license":"https://creativecommons.org/licenses/by/4.0/","page":"402","source":"DOI.org (Crossref)","title":"The Prospects of Zinc as a Structural Material for Biodegradable Implants—A Review Paper","volume":"7","author":[{"family":"Katarivas Levy","given":"Galit"},{"family":"Goldman","given":"Jeremy"},{"family":"Aghion","given":"Eli"}],"issued":{"date-parts":[["2017",10,1]]}}},{"id":3667,"uris":["http://zotero.org/users/16939557/items/I4ED2BJH"],"itemData":{"id":3667,"type":"article-journal","citation-key":"vojtechMechanicalCorrosionProperties2011","container-title":"Acta Biomaterialia","DOI":"10.1016/j.actbio.2011.05.008","ISSN":"17427061","issue":"9","journalAbbreviation":"Acta Biomaterialia","language":"en","page":"3515-3522","source":"DOI.org (Crossref)","title":"Mechanical and corrosion properties of newly developed biodegradable Zn-based alloys for bone fixation","volume":"7","author":[{"family":"Vojtěch","given":"D."},{"family":"Kubásek","given":"J."},{"family":"Šerák","given":"J."},{"family":"Novák","given":"P."}],"issued":{"date-parts":[["2011",9]]}}},{"id":907,"uris":["http://zotero.org/users/16939557/items/C5KKU9Q4"],"itemData":{"id":907,"type":"article-journal","citation-key":"raoCriticalReviewBiodegradable2024","container-title":"ACS Biomaterials Science &amp; Engineering","DOI":"10.1021/acsbiomaterials.4c00210","ISSN":"2373-9878, 2373-9878","issue":"9","journalAbbreviation":"ACS Biomater. Sci. Eng.","language":"en","license":"https://doi.org/10.15223/policy-029","page":"5454-5473","source":"DOI.org (Crossref)","title":"A Critical Review of Biodegradable Zinc Alloys toward Clinical Applications","volume":"10","author":[{"family":"Rao","given":"Jiahui"},{"family":"Gao","given":"Hairui"},{"family":"Sun","given":"Jiwei"},{"family":"Yu","given":"Ran"},{"family":"Zhao","given":"Danlei"},{"family":"Ding","given":"Yumei"}],"issued":{"date-parts":[["2024",9,9]]}}},{"id":4410,"uris":["http://zotero.org/users/16939557/items/9S3RFSL4"],"itemData":{"id":4410,"type":"article-journal","abstract":"ABSTRACT\n            As a new generation of biomaterials, biodegradable zinc (Zn)‐based implants hold substantial promise for clinical use due to their favorable biocompatibility and controllable degradation behavior. This review summarizes recent progress in Zn‐based implants, focusing on the physiological roles of Zn, current Zn‐based implant systems, and relevant applicable standards. To address the critical challenges faced in practical applications, such as optimizing corrosion rate, antibacterial performance, and biocompatibility, researchers have employed innovative strategies, including alloying (e.g., Zn‐Mg, Zn‐Mn, Zn‐Li), surface modifications, and functional coatings. Meanwhile, a detailed overview is provided of in vitro and in vivo degradation evaluation systems, advances in preclinical animal studies, and the status of clinical trials, together with regulatory requirements for biodegradable metals set by domestic and international authorities. Key mechanistic and translational bottlenecks that currently limit clinical adoption are identified, together with critical directions for the rational design and standardized evaluation of next‐generation Zn‐based implants.","citation-key":"zhaoBiodegradableZnBasedImplants2026","container-title":"Advanced Science","DOI":"10.1002/advs.76066","ISSN":"2198-3844, 2198-3844","issue":"39","journalAbbreviation":"Advanced Science","language":"en","page":"e76066","source":"DOI.org (Crossref)","title":"Biodegradable Zn‐Based Implants: Progress, Challenges, and Pathways toward Clinical Translation","title-short":"Biodegradable Zn‐Based Implants","volume":"13","author":[{"family":"Zhao","given":"Panfeng"},{"family":"Wang","given":"Zhengquan"},{"family":"Yang","given":"Hui"},{"family":"Zhang","given":"Xiyuan"},{"family":"Liu","given":"Hanyuan"},{"family":"Lu","given":"Xiaotong"},{"family":"Li","given":"Xiaocheng"},{"family":"Liu","given":"Yanyan"},{"family":"Zhao","given":"Xi"},{"family":"Zhou","given":"Wenhao"},{"family":"Zheng","given":"Yufeng"}],"issued":{"date-parts":[["2026",7]]}}}],"schema":"https://github.com/citation-style-language/schema/raw/master/csl-citation.json"} </w:instrText>
      </w:r>
      <w:r w:rsidR="008D54CA" w:rsidRPr="001A2EB4">
        <w:fldChar w:fldCharType="separate"/>
      </w:r>
      <w:r w:rsidR="00F60B2A" w:rsidRPr="00F60B2A">
        <w:rPr>
          <w:rFonts w:cs="Times New Roman"/>
          <w:vertAlign w:val="superscript"/>
        </w:rPr>
        <w:t>[6–9]</w:t>
      </w:r>
      <w:r w:rsidR="008D54CA" w:rsidRPr="001A2EB4">
        <w:fldChar w:fldCharType="end"/>
      </w:r>
      <w:r w:rsidR="008D54CA" w:rsidRPr="001A2EB4">
        <w:t>.</w:t>
      </w:r>
      <w:r w:rsidR="001D75BA" w:rsidRPr="001A2EB4">
        <w:t xml:space="preserve"> </w:t>
      </w:r>
      <w:r w:rsidR="00F5293B" w:rsidRPr="001A2EB4">
        <w:t xml:space="preserve">Despite these advantages, </w:t>
      </w:r>
      <w:r w:rsidRPr="00630E7F">
        <w:t>the clinical translation of Zn-based implants remains challenging because biodegradation continuously changes implant morphology and structural integrity. As material is progressively removed, local stress distributions, load-bearing capacity, and overall mechanical performance evolve throughout the implant's service life, complicating the prediction of long-term functionality</w:t>
      </w:r>
      <w:r w:rsidR="008D54CA" w:rsidRPr="001A2EB4">
        <w:t> </w:t>
      </w:r>
      <w:r w:rsidR="008D54CA" w:rsidRPr="001A2EB4">
        <w:rPr>
          <w:color w:val="FF0000"/>
        </w:rPr>
        <w:fldChar w:fldCharType="begin"/>
      </w:r>
      <w:r w:rsidR="001F250F">
        <w:rPr>
          <w:color w:val="FF0000"/>
        </w:rPr>
        <w:instrText xml:space="preserve"> ADDIN ZOTERO_ITEM CSL_CITATION {"citationID":"HTUE0mdH","properties":{"unsorted":false,"formattedCitation":"\\super [10,11]\\nosupersub{}","plainCitation":"[10,11]","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id":1682,"uris":["http://zotero.org/users/16939557/items/QND25UKM"],"itemData":{"id":1682,"type":"article-journal","abstract":"Most of the studies on the finite element analysis (FEA) of biodegradable vascular stents (BVSs) during the degradation process have limited the accuracy of the simulation results due to the application of the uniform degradation model. This paper aims to establish an FEA model for the non-uniform degradation of BVSs by considering factors such as the dynamic changes of the corrosion properties and material properties of the element, as well as the pitting corrosion and stress corrosion. The results revealed that adjusting the corrosion rate according to the number of exposed surfaces of the element and reducing the stress threshold according to the corrosion status accelerates the degradation time of BVSs by 26% and 25%, respectively, compared with the uniform degradation model. The addition of the pitting model reduces the service life of the BVSs by up to 12%. The effective support of the stent to the vessel could reach at least 60% of the treatment effect before the vessel collapsed. These data indicate that the proposed non-uniform degradation model of BVSs with multiple factors produces different phenomena compared with the commonly used models and make the numerical simulation results more consistent with the real degradation scenario.","citation-key":"zhangFiniteElementAnalysis2022","container-title":"Journal of Functional Biomaterials","DOI":"10.3390/jfb13030152","ISSN":"2079-4983","issue":"3","journalAbbreviation":"JFB","language":"en","license":"https://creativecommons.org/licenses/by/4.0/","page":"152","source":"DOI.org (Crossref)","title":"Finite Element Analysis of the Non-Uniform Degradation of Biodegradable Vascular Stents","volume":"13","author":[{"family":"Zhang","given":"Hanbing"},{"family":"Du","given":"Tianming"},{"family":"Chen","given":"Shiliang"},{"family":"Liu","given":"Yang"},{"family":"Yang","given":"Yujia"},{"family":"Hou","given":"Qianwen"},{"family":"Qiao","given":"Aike"}],"issued":{"date-parts":[["2022",9,14]]}}}],"schema":"https://github.com/citation-style-language/schema/raw/master/csl-citation.json"} </w:instrText>
      </w:r>
      <w:r w:rsidR="008D54CA" w:rsidRPr="001A2EB4">
        <w:rPr>
          <w:color w:val="FF0000"/>
        </w:rPr>
        <w:fldChar w:fldCharType="separate"/>
      </w:r>
      <w:r w:rsidR="001F250F" w:rsidRPr="001F250F">
        <w:rPr>
          <w:rFonts w:cs="Times New Roman"/>
          <w:vertAlign w:val="superscript"/>
        </w:rPr>
        <w:t>[10,11]</w:t>
      </w:r>
      <w:r w:rsidR="008D54CA" w:rsidRPr="001A2EB4">
        <w:rPr>
          <w:color w:val="FF0000"/>
        </w:rPr>
        <w:fldChar w:fldCharType="end"/>
      </w:r>
      <w:r w:rsidR="008D54CA" w:rsidRPr="001A2EB4">
        <w:t xml:space="preserve">. </w:t>
      </w:r>
    </w:p>
    <w:p w14:paraId="6A7B5D16" w14:textId="48844FC3" w:rsidR="00B67222" w:rsidRPr="001A2EB4" w:rsidRDefault="00B67222" w:rsidP="00B67222">
      <w:pPr>
        <w:pStyle w:val="BodyText"/>
      </w:pPr>
      <w:r w:rsidRPr="00B67222">
        <w:t>These effects are particularly important for architected biodegradable devices, including vascular stents, porous scaffolds, lattices, and fixation systems, which contain thin struts, crowns, pores, gaps, and junctions.</w:t>
      </w:r>
      <w:r w:rsidR="007746E0" w:rsidRPr="001A2EB4">
        <w:t xml:space="preserve"> </w:t>
      </w:r>
      <w:r w:rsidR="00421ED2" w:rsidRPr="00421ED2">
        <w:t>Studies of porous Zn scaffolds have demonstrated that topology and permeability can strongly influence mass transport, corrosion-product accumulation, degradation kinetics, and localization, highlighting the governing role of geometry in corrosion progression</w:t>
      </w:r>
      <w:r w:rsidRPr="001A2EB4">
        <w:t xml:space="preserve"> </w:t>
      </w:r>
      <w:r w:rsidRPr="001A2EB4">
        <w:fldChar w:fldCharType="begin"/>
      </w:r>
      <w:r w:rsidR="00CE255A">
        <w:instrText xml:space="preserve"> ADDIN ZOTERO_ITEM CSL_CITATION {"citationID":"fs656Jwf","properties":{"unsorted":false,"formattedCitation":"\\super [12,13]\\nosupersub{}","plainCitation":"[12,13]","noteIndex":0},"citationItems":[{"id":3530,"uris":["http://zotero.org/users/16939557/items/M9SKJLJE"],"itemData":{"id":3530,"type":"article-journal","abstract":"Abstract\n            The combination of bioactive Zn‐2Mg alloy and additively manufactured porous scaffold is expected to achieve customizable biodegradable performance and enhanced bone regeneration. Herein, Zn‐2Mg alloy scaffolds with different porosities, including 40% (G‐40‐2), 60% (G‐60‐2), and 80% (G‐80‐2), and different unit sizes, including 1.5 mm (G‐60‐1.5), 2 mm (G‐60‐2), and 2.5 mm (G‐60‐2.5), are manufactured by a triply periodic minimal surface design and a reliable laser powder bed fusion process. With the same unit size, compressive strength (CS) and elastic modulus (EM) of scaffolds substantially decrease with increasing porosities. With the same porosity, CS and EM just slightly decrease with increasing unit sizes. The weight loss after degradation increases with increasing porosities and decreasing unit sizes. In vivo tests indicate that Zn‐2Mg alloy scaffolds exhibit satisfactory biocompatibility and osteogenic ability. The osteogenic ability of scaffolds is mainly determined by their physical and chemical characteristics. Scaffolds with lower porosities and smaller unit sizes show better osteogenesis due to their suitable pore size and larger surface area. The results indicate that the biodegradable performance of scaffolds can be accurately regulated on a large scale by structure design and the additively manufactured Zn‐2Mg alloy scaffolds have improved osteogenic ability for treating bone defects.","citation-key":"wangAdditivelyManufacturedZn2Mg2024","container-title":"Advanced Science","DOI":"10.1002/advs.202307329","ISSN":"2198-3844, 2198-3844","issue":"5","journalAbbreviation":"Advanced Science","language":"en","page":"2307329","source":"DOI.org (Crossref)","title":"Additively Manufactured Zn‐2Mg Alloy Porous Scaffolds with Customizable Biodegradable Performance and Enhanced Osteogenic Ability","volume":"11","author":[{"family":"Wang","given":"Xuan"},{"family":"Liu","given":"Aobo"},{"family":"Zhang","given":"Zhenbao"},{"family":"Hao","given":"Dazhong"},{"family":"Liang","given":"Yijie"},{"family":"Dai","given":"Jiabao"},{"family":"Jin","given":"Xiang"},{"family":"Deng","given":"Huanze"},{"family":"Zhao","given":"Yantao"},{"family":"Wen","given":"Peng"},{"family":"Li","given":"Yanfeng"}],"issued":{"date-parts":[["2024",2]]}}},{"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Pr="001A2EB4">
        <w:fldChar w:fldCharType="separate"/>
      </w:r>
      <w:r w:rsidR="00F60B2A" w:rsidRPr="00F60B2A">
        <w:rPr>
          <w:rFonts w:cs="Times New Roman"/>
          <w:vertAlign w:val="superscript"/>
        </w:rPr>
        <w:t>[12,13]</w:t>
      </w:r>
      <w:r w:rsidRPr="001A2EB4">
        <w:fldChar w:fldCharType="end"/>
      </w:r>
      <w:r w:rsidRPr="001A2EB4">
        <w:t xml:space="preserve">. These geometric effects can </w:t>
      </w:r>
      <w:r w:rsidR="002D0C88">
        <w:t>evolve further during corrosion, as accumulated degradation products modify</w:t>
      </w:r>
      <w:r w:rsidRPr="001A2EB4">
        <w:t xml:space="preserve"> local transport pathways and surface reaction rates. Although </w:t>
      </w:r>
      <w:r w:rsidRPr="001A2EB4">
        <w:rPr>
          <w:i/>
        </w:rPr>
        <w:t>in vitro</w:t>
      </w:r>
      <w:r w:rsidRPr="001A2EB4">
        <w:t xml:space="preserve"> and </w:t>
      </w:r>
      <w:r w:rsidRPr="001A2EB4">
        <w:rPr>
          <w:i/>
        </w:rPr>
        <w:t>in vivo</w:t>
      </w:r>
      <w:r w:rsidRPr="001A2EB4">
        <w:t xml:space="preserve"> experiments provide essential insight into these processes, they remain costly, time-consuming, and difficult to generalize across the vast design space of implant architectures, material compositions, and physiological environments </w:t>
      </w:r>
      <w:r w:rsidRPr="001A2EB4">
        <w:fldChar w:fldCharType="begin"/>
      </w:r>
      <w:r w:rsidR="00CE255A">
        <w:instrText xml:space="preserve"> ADDIN ZOTERO_ITEM CSL_CITATION {"citationID":"iN8kgDlX","properties":{"unsorted":false,"formattedCitation":"\\super [14,15]\\nosupersub{}","plainCitation":"[14,15]","noteIndex":0},"citationItems":[{"id":1967,"uris":["http://zotero.org/users/16939557/items/AW4T6BVH"],"itemData":{"id":1967,"type":"article-journal","citation-key":"albaraghthehSilicoStudiesMagnesiumbased2022","container-title":"Journal of Magnesium and Alloys","DOI":"10.1016/j.jma.2022.09.029","ISSN":"2213-9567","issue":"11","language":"en","license":"https://www.elsevier.com/tdm/userlicense/1.0/","page":"2968-2996","publisher":"Elsevier BV","source":"Crossref","title":"In silico studies of magnesium-based implants: A review of the current stage and challenges","title-short":"In silico studies of magnesium-based implants","volume":"10","author":[{"family":"Albaraghtheh","given":"Tamadur"},{"family":"Willumeit-Römer","given":"Regine"},{"family":"Zeller-Plumhoff","given":"Berit"}],"issued":{"date-parts":[["2022",11]]}}},{"id":306,"uris":["http://zotero.org/users/16939557/items/Q7DJVU79"],"itemData":{"id":306,"type":"article-journal","abstract":"The field of percutaneous coronary intervention has witnessed many progressions over the last few decades, more recently with the advancement of fully degradable bioabsorbable stents. Bioabsorbable materials, such as metallic alloys and aliphatic polyesters, have the potential to yield stents which provide temporary support to the blood vessel and allow native healing of the tissue to occur. Many chemical and physical reactions are reported to play a part in the degradation of such bioabsorbable materials, including, but not limited to, corrosion mechanisms for metals and the hydrolysis and crystallization of the backbone chains in polymers. In the design and analysis of bioabsorbable stents it is important to consider the effect of each aspect of the degradation on the material’s in vivo performance. The development of robust computational modelling techniques which fully capture the degradation behaviour of these bioabsorbable materials is a key factor in the design of bioabsorable stents. A critical review of the current computational modelling techniques used in the design and analysis of these next generation devices is presented here, with the main accomplishments and limitations of each technique highlighted.","citation-key":"bolandReviewMaterialDegradation2016","container-title":"Annals of Biomedical Engineering","DOI":"10.1007/s10439-015-1413-5","ISSN":"1573-9686","issue":"2","journalAbbreviation":"Annals of Biomedical Engineering","page":"341-356","title":"A Review of Material Degradation Modelling for the Analysis and Design of Bioabsorbable Stents","volume":"44","author":[{"family":"Boland","given":"Enda L."},{"family":"Shine","given":"Connor J."},{"family":"Kelly","given":"Nicola"},{"family":"Sweeney","given":"Caoimhe A."},{"family":"McHugh","given":"Peter E."}],"issued":{"date-parts":[["2016",2,1]]}}}],"schema":"https://github.com/citation-style-language/schema/raw/master/csl-citation.json"} </w:instrText>
      </w:r>
      <w:r w:rsidRPr="001A2EB4">
        <w:fldChar w:fldCharType="separate"/>
      </w:r>
      <w:r w:rsidR="00F60B2A" w:rsidRPr="00F60B2A">
        <w:rPr>
          <w:rFonts w:cs="Times New Roman"/>
          <w:vertAlign w:val="superscript"/>
        </w:rPr>
        <w:t>[14,15]</w:t>
      </w:r>
      <w:r w:rsidRPr="001A2EB4">
        <w:fldChar w:fldCharType="end"/>
      </w:r>
      <w:r w:rsidRPr="001A2EB4">
        <w:t xml:space="preserve">. </w:t>
      </w:r>
      <w:r w:rsidR="007D6A56" w:rsidRPr="007D6A56">
        <w:t>Predictive computational models are therefore required to quantitatively link implant architecture to degradation evolution and the resulting structural performance of biodegradable implants.</w:t>
      </w:r>
    </w:p>
    <w:p w14:paraId="52526C51" w14:textId="4660E542" w:rsidR="00AC4BCC" w:rsidRPr="001A2EB4" w:rsidRDefault="00AC4BCC" w:rsidP="00AC4BCC">
      <w:pPr>
        <w:pStyle w:val="BodyText"/>
      </w:pPr>
      <w:r w:rsidRPr="001A2EB4">
        <w:t>Most computational studies of biodegradable implants represent material loss using prescribed corrosion rates, stochastic pitting distributions, exposed-surface damage laws, or element deletion. These phenomenological approaches have provided valuable insights into stent recoil, radial support, fatigue resistance, and structural integrity, while remaining computationally efficient and readily coupled to mechanical analysis</w:t>
      </w:r>
      <w:r w:rsidR="000213E5" w:rsidRPr="001A2EB4">
        <w:t xml:space="preserve"> </w:t>
      </w:r>
      <w:r w:rsidR="000213E5" w:rsidRPr="001A2EB4">
        <w:fldChar w:fldCharType="begin"/>
      </w:r>
      <w:r w:rsidR="00CE255A">
        <w:instrText xml:space="preserve"> ADDIN ZOTERO_ITEM CSL_CITATION {"citationID":"R0P5Wfv8","properties":{"unsorted":false,"formattedCitation":"\\super [16,17]\\nosupersub{}","plainCitation":"[16,17]","noteIndex":0},"citationItems":[{"id":1695,"uris":["http://zotero.org/users/16939557/items/LR7GE9JU"],"itemData":{"id":1695,"type":"article-journal","citation-key":"gastaldiContinuumDamageModel2011","container-title":"Journal of the Mechanical Behavior of Biomedical Materials","DOI":"10.1016/j.jmbbm.2010.11.003","ISSN":"17516161","issue":"3","journalAbbreviation":"Journal of the Mechanical Behavior of Biomedical Materials","language":"en","license":"https://www.elsevier.com/tdm/userlicense/1.0/","page":"352-365","source":"DOI.org (Crossref)","title":"Continuum damage model for bioresorbable magnesium alloy devices — Application to coronary stents","volume":"4","author":[{"family":"Gastaldi","given":"D."},{"family":"Sassi","given":"V."},{"family":"Petrini","given":"L."},{"family":"Vedani","given":"M."},{"family":"Trasatti","given":"S."},{"family":"Migliavacca","given":"F."}],"issued":{"date-parts":[["2011",4]]}}},{"id":1708,"uris":["http://zotero.org/users/16939557/items/LU9YTFKP"],"itemData":{"id":1708,"type":"article-journal","citation-key":"groganCorrosionModelBioabsorbable2011","container-title":"Acta Biomaterialia","DOI":"10.1016/j.actbio.2011.05.032","ISSN":"17427061","issue":"9","journalAbbreviation":"Acta Biomaterialia","language":"en","page":"3523-3533","source":"DOI.org (Crossref)","title":"A corrosion model for bioabsorbable metallic stents","volume":"7","author":[{"family":"Grogan","given":"J.A."},{"family":"O’Brien","given":"B.J."},{"family":"Leen","given":"S.B."},{"family":"McHugh","given":"P.E."}],"issued":{"date-parts":[["2011",9]]}}}],"schema":"https://github.com/citation-style-language/schema/raw/master/csl-citation.json"} </w:instrText>
      </w:r>
      <w:r w:rsidR="000213E5" w:rsidRPr="001A2EB4">
        <w:fldChar w:fldCharType="separate"/>
      </w:r>
      <w:r w:rsidR="00F60B2A" w:rsidRPr="00F60B2A">
        <w:rPr>
          <w:rFonts w:cs="Times New Roman"/>
          <w:vertAlign w:val="superscript"/>
        </w:rPr>
        <w:t>[16,17]</w:t>
      </w:r>
      <w:r w:rsidR="000213E5" w:rsidRPr="001A2EB4">
        <w:fldChar w:fldCharType="end"/>
      </w:r>
      <w:r w:rsidR="000213E5" w:rsidRPr="000213E5">
        <w:t>.</w:t>
      </w:r>
      <w:r w:rsidR="000213E5" w:rsidRPr="001A2EB4">
        <w:t xml:space="preserve"> </w:t>
      </w:r>
      <w:r w:rsidRPr="001A2EB4">
        <w:t xml:space="preserve">However, because the local electrochemical environment is not explicitly resolved, </w:t>
      </w:r>
      <w:r w:rsidR="009647A3" w:rsidRPr="009647A3">
        <w:t xml:space="preserve">mechanistic descriptions of the processes </w:t>
      </w:r>
      <w:r w:rsidR="009647A3">
        <w:t>governing material loss are embedded in</w:t>
      </w:r>
      <w:r w:rsidRPr="001A2EB4">
        <w:t xml:space="preserve"> calibrated parameters. Their predictive </w:t>
      </w:r>
      <w:r w:rsidRPr="001A2EB4">
        <w:t>capability may therefore be limited outside the geometries and environmental conditions used for calibration</w:t>
      </w:r>
      <w:r w:rsidR="000213E5" w:rsidRPr="001A2EB4">
        <w:t xml:space="preserve"> </w:t>
      </w:r>
      <w:r w:rsidR="000213E5" w:rsidRPr="001A2EB4">
        <w:fldChar w:fldCharType="begin"/>
      </w:r>
      <w:r w:rsidR="00CE255A">
        <w:instrText xml:space="preserve"> ADDIN ZOTERO_ITEM CSL_CITATION {"citationID":"K9WZRStW","properties":{"unsorted":false,"formattedCitation":"\\super [18]\\nosupersub{}","plainCitation":"[18]","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0213E5" w:rsidRPr="001A2EB4">
        <w:fldChar w:fldCharType="separate"/>
      </w:r>
      <w:r w:rsidR="00F60B2A" w:rsidRPr="00F60B2A">
        <w:rPr>
          <w:rFonts w:cs="Times New Roman"/>
          <w:vertAlign w:val="superscript"/>
        </w:rPr>
        <w:t>[18]</w:t>
      </w:r>
      <w:r w:rsidR="000213E5" w:rsidRPr="001A2EB4">
        <w:fldChar w:fldCharType="end"/>
      </w:r>
      <w:r w:rsidR="000213E5" w:rsidRPr="001A2EB4">
        <w:t xml:space="preserve">. By comparison, </w:t>
      </w:r>
      <w:r w:rsidRPr="001A2EB4">
        <w:t>models developed for biodegradable Mg demonstrate that electrochemical reactions, species transport, corrosion-product evolution, interface motion, and corrosion-induced fracture can be coupled within a unified computational framework</w:t>
      </w:r>
      <w:r w:rsidR="004E0AF2" w:rsidRPr="001A2EB4">
        <w:t xml:space="preserve"> </w:t>
      </w:r>
      <w:r w:rsidR="004E0AF2" w:rsidRPr="001A2EB4">
        <w:fldChar w:fldCharType="begin"/>
      </w:r>
      <w:r w:rsidR="00CE255A">
        <w:instrText xml:space="preserve"> ADDIN ZOTERO_ITEM CSL_CITATION {"citationID":"zCUdaA0U","properties":{"unsorted":false,"formattedCitation":"\\super [18,19]\\nosupersub{}","plainCitation":"[18,19]","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004E0AF2" w:rsidRPr="001A2EB4">
        <w:fldChar w:fldCharType="separate"/>
      </w:r>
      <w:r w:rsidR="00F60B2A" w:rsidRPr="00F60B2A">
        <w:rPr>
          <w:rFonts w:cs="Times New Roman"/>
          <w:vertAlign w:val="superscript"/>
        </w:rPr>
        <w:t>[18,19]</w:t>
      </w:r>
      <w:r w:rsidR="004E0AF2" w:rsidRPr="001A2EB4">
        <w:fldChar w:fldCharType="end"/>
      </w:r>
      <w:r w:rsidR="000213E5" w:rsidRPr="001A2EB4">
        <w:t>.</w:t>
      </w:r>
      <w:r w:rsidR="004E0AF2" w:rsidRPr="001A2EB4">
        <w:t xml:space="preserve"> However, these </w:t>
      </w:r>
      <w:r w:rsidRPr="001A2EB4">
        <w:t xml:space="preserve">formulations cannot be transferred directly to Zn because Mg corrosion is typically governed by anodic dissolution and hydrogen evolution </w:t>
      </w:r>
      <w:r w:rsidRPr="001A2EB4">
        <w:fldChar w:fldCharType="begin"/>
      </w:r>
      <w:r w:rsidR="00CE255A">
        <w:instrText xml:space="preserve"> ADDIN ZOTERO_ITEM CSL_CITATION {"citationID":"JjiwEIC1","properties":{"unsorted":false,"formattedCitation":"\\super [20]\\nosupersub{}","plainCitation":"[20]","noteIndex":0},"citationItems":[{"id":4066,"uris":["http://zotero.org/users/16939557/items/SZINESN2"],"itemData":{"id":4066,"type":"article-journal","citation-key":"thomasCorrosionMechanismHydrogen2015","container-title":"Current Opinion in Solid State and Materials Science","DOI":"10.1016/j.cossms.2014.09.005","ISSN":"13590286","issue":"2","journalAbbreviation":"Current Opinion in Solid State and Materials Science","language":"en","page":"85-94","source":"DOI.org (Crossref)","title":"Corrosion mechanism and hydrogen evolution on Mg","volume":"19","author":[{"family":"Thomas","given":"S."},{"family":"Medhekar","given":"N.V."},{"family":"Frankel","given":"G.S."},{"family":"Birbilis","given":"N."}],"issued":{"date-parts":[["2015",4]]}}}],"schema":"https://github.com/citation-style-language/schema/raw/master/csl-citation.json"} </w:instrText>
      </w:r>
      <w:r w:rsidRPr="001A2EB4">
        <w:fldChar w:fldCharType="separate"/>
      </w:r>
      <w:r w:rsidR="00F60B2A" w:rsidRPr="00F60B2A">
        <w:rPr>
          <w:rFonts w:cs="Times New Roman"/>
          <w:vertAlign w:val="superscript"/>
        </w:rPr>
        <w:t>[20]</w:t>
      </w:r>
      <w:r w:rsidRPr="001A2EB4">
        <w:fldChar w:fldCharType="end"/>
      </w:r>
      <w:r w:rsidRPr="001A2EB4">
        <w:t xml:space="preserve">, whereas Zn degradation under aerated, near-neutral physiological conditions is strongly regulated by cathodic oxygen reduction </w:t>
      </w:r>
      <w:r w:rsidRPr="001A2EB4">
        <w:fldChar w:fldCharType="begin"/>
      </w:r>
      <w:r w:rsidR="00CE255A">
        <w:instrText xml:space="preserve"> ADDIN ZOTERO_ITEM CSL_CITATION {"citationID":"hWHE5P8j","properties":{"unsorted":false,"formattedCitation":"\\super [21,22]\\nosupersub{}","plainCitation":"[21,22]","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Pr="001A2EB4">
        <w:fldChar w:fldCharType="separate"/>
      </w:r>
      <w:r w:rsidR="00F60B2A" w:rsidRPr="00F60B2A">
        <w:rPr>
          <w:rFonts w:cs="Times New Roman"/>
          <w:vertAlign w:val="superscript"/>
        </w:rPr>
        <w:t>[21,22]</w:t>
      </w:r>
      <w:r w:rsidRPr="001A2EB4">
        <w:fldChar w:fldCharType="end"/>
      </w:r>
      <w:r w:rsidRPr="001A2EB4">
        <w:t xml:space="preserve">. </w:t>
      </w:r>
    </w:p>
    <w:p w14:paraId="4D4899CE" w14:textId="61F9F971" w:rsidR="002C58D0" w:rsidRPr="001A2EB4" w:rsidRDefault="004441FA" w:rsidP="003A38B6">
      <w:pPr>
        <w:pStyle w:val="BodyText"/>
      </w:pPr>
      <w:r w:rsidRPr="001A2EB4">
        <w:t>More recently, mechanistic descriptions of Zn biodegradation have started to emerge.</w:t>
      </w:r>
      <w:r w:rsidR="004A533C" w:rsidRPr="001A2EB4">
        <w:t xml:space="preserve"> </w:t>
      </w:r>
      <w:r w:rsidRPr="001A2EB4">
        <w:t xml:space="preserve">For example, </w:t>
      </w:r>
      <w:r w:rsidR="001F0294" w:rsidRPr="001A2EB4">
        <w:t xml:space="preserve">Chen et al. coupled electrochemical kinetics, mass transport, and corrosion-product formation under salt-spray conditions, </w:t>
      </w:r>
      <w:r w:rsidR="00486146" w:rsidRPr="00486146">
        <w:t>demonstrating the feasibility of physics-based modeling approaches for Zn corrosion</w:t>
      </w:r>
      <w:r w:rsidR="004E0AF2" w:rsidRPr="001A2EB4">
        <w:t xml:space="preserve"> </w:t>
      </w:r>
      <w:r w:rsidR="004E0AF2" w:rsidRPr="001A2EB4">
        <w:fldChar w:fldCharType="begin"/>
      </w:r>
      <w:r w:rsidR="00CE255A">
        <w:instrText xml:space="preserve"> ADDIN ZOTERO_ITEM CSL_CITATION {"citationID":"ZPFqAJFj","properties":{"unsorted":false,"formattedCitation":"\\super [23]\\nosupersub{}","plainCitation":"[23]","noteIndex":0},"citationItems":[{"id":4071,"uris":["http://zotero.org/users/16939557/items/4JIRLVIZ"],"itemData":{"id":4071,"type":"article-journal","abstract":"Abstract\n            Salt-spray testing is widely used in the automotive and materials industries to assess the corrosion resistance of protective coatings, where uniform corrosion is a key indicator of material performance. This work presents a numerical uniform corrosion model that predicts the corrosion rate of hot-dip zinc in salt-spray environments by incorporating electrochemical reactions, mass transport via the Nernst–Planck equation, and ionic-strength effects through the Brønsted–Bjerrum relation. The model is calibrated using immersion-test data and extended to account for electrolyte layer growth, droplet deposition, and periodic run-off in salt-spray environments. The calibration establishes a relationship between the porosity of the zinc oxide layer and the rate constant of zinc oxide precipitation. The validated model reproduces the transition from activation- to diffusion-controlled corrosion and captures the experimentally observed corrosion kinetics with an error margin of 20% when electrolyte renewal is included. The results highlight the decisive role of electrolyte dynamics in salt-spray environments and provide a foundation for extending the framework to more complex cyclic corrosion tests.","citation-key":"chenModelingUniformCorrosion2026","container-title":"npj Materials Degradation","DOI":"10.1038/s41529-026-00749-0","ISSN":"2397-2106","issue":"1","journalAbbreviation":"npj Mater Degrad","language":"en","page":"37","source":"DOI.org (Crossref)","title":"Modeling the uniform corrosion behavior of zinc in salt spray testing","volume":"10","author":[{"family":"Chen","given":"Chin"},{"family":"Hofmann","given":"Martin"},{"family":"Wallmersperger","given":"Thomas"}],"issued":{"date-parts":[["2026",2,17]]}}}],"schema":"https://github.com/citation-style-language/schema/raw/master/csl-citation.json"} </w:instrText>
      </w:r>
      <w:r w:rsidR="004E0AF2" w:rsidRPr="001A2EB4">
        <w:fldChar w:fldCharType="separate"/>
      </w:r>
      <w:r w:rsidR="00F60B2A" w:rsidRPr="00F60B2A">
        <w:rPr>
          <w:rFonts w:cs="Times New Roman"/>
          <w:vertAlign w:val="superscript"/>
        </w:rPr>
        <w:t>[23]</w:t>
      </w:r>
      <w:r w:rsidR="004E0AF2" w:rsidRPr="001A2EB4">
        <w:fldChar w:fldCharType="end"/>
      </w:r>
      <w:r w:rsidR="004E0AF2" w:rsidRPr="001A2EB4">
        <w:t xml:space="preserve">. </w:t>
      </w:r>
      <w:r w:rsidR="001F0294" w:rsidRPr="001A2EB4">
        <w:t>However, its one-dimensional (1D) formulation cannot resolve the spatially heterogeneous transport fields generated by complex implant architectures. Atomistic studies have further clarified how lattice distortion, alloy chemistry, oxygen adsorption, and surface chemistry influence Zn reactivity</w:t>
      </w:r>
      <w:r w:rsidR="004E0AF2" w:rsidRPr="001A2EB4">
        <w:t xml:space="preserve"> </w:t>
      </w:r>
      <w:r w:rsidR="004E0AF2" w:rsidRPr="001A2EB4">
        <w:fldChar w:fldCharType="begin"/>
      </w:r>
      <w:r w:rsidR="00CE255A">
        <w:instrText xml:space="preserve"> ADDIN ZOTERO_ITEM CSL_CITATION {"citationID":"mn3ATXEF","properties":{"unsorted":false,"formattedCitation":"\\super [24]\\nosupersub{}","plainCitation":"[24]","noteIndex":0},"citationItems":[{"id":1811,"uris":["http://zotero.org/users/16939557/items/3M3XWPLB"],"itemData":{"id":1811,"type":"article-journal","citation-key":"bryzgalovAtomicscaleStudyLattice2025","container-title":"Computational Materials Science","DOI":"10.1016/j.commatsci.2025.113797","ISSN":"09270256","journalAbbreviation":"Computational Materials Science","language":"en","page":"113797","source":"DOI.org (Crossref)","title":"Atomic-scale study of lattice distortion and oxygen-rich environment impact on the surface degradation dynamics of zinc-based alloys","volume":"252","author":[{"family":"Bryzgalov","given":"Vladimir A."},{"family":"Kistanov","given":"Andrey A."},{"family":"Izosimov","given":"Artem A."},{"family":"Korznikova","given":"Elena A."}],"issued":{"date-parts":[["2025",4]]}}}],"schema":"https://github.com/citation-style-language/schema/raw/master/csl-citation.json"} </w:instrText>
      </w:r>
      <w:r w:rsidR="004E0AF2" w:rsidRPr="001A2EB4">
        <w:fldChar w:fldCharType="separate"/>
      </w:r>
      <w:r w:rsidR="00F60B2A" w:rsidRPr="00F60B2A">
        <w:rPr>
          <w:rFonts w:cs="Times New Roman"/>
          <w:vertAlign w:val="superscript"/>
        </w:rPr>
        <w:t>[24]</w:t>
      </w:r>
      <w:r w:rsidR="004E0AF2" w:rsidRPr="001A2EB4">
        <w:fldChar w:fldCharType="end"/>
      </w:r>
      <w:r w:rsidR="004E0AF2" w:rsidRPr="001A2EB4">
        <w:t xml:space="preserve">, </w:t>
      </w:r>
      <w:r w:rsidR="001F0294" w:rsidRPr="001A2EB4">
        <w:t>but these mechanisms have not yet been translated into implant-scale predictions of evolving degradation morphology.</w:t>
      </w:r>
      <w:r w:rsidR="003A38B6" w:rsidRPr="001A2EB4">
        <w:t xml:space="preserve"> </w:t>
      </w:r>
      <w:r w:rsidR="001F0294" w:rsidRPr="001A2EB4">
        <w:t>In addition, mechanistic biodegradation models commonly introduce numerous empirical fitting variables, producing high-dimensional parameter spaces that hinder calibration, sensitivity analysis, uncertainty quantification, and surrogate-model development</w:t>
      </w:r>
      <w:r w:rsidR="006D3643" w:rsidRPr="001A2EB4">
        <w:t xml:space="preserve"> </w:t>
      </w:r>
      <w:r w:rsidR="002C58D0" w:rsidRPr="001A2EB4">
        <w:fldChar w:fldCharType="begin"/>
      </w:r>
      <w:r w:rsidR="00CE255A">
        <w:instrText xml:space="preserve"> ADDIN ZOTERO_ITEM CSL_CITATION {"citationID":"WeUkrl2l","properties":{"unsorted":false,"formattedCitation":"\\super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B82888" w:rsidRPr="00B82888">
        <w:rPr>
          <w:rFonts w:cs="Times New Roman"/>
          <w:vertAlign w:val="superscript"/>
        </w:rPr>
        <w:t>[25]</w:t>
      </w:r>
      <w:r w:rsidR="002C58D0" w:rsidRPr="001A2EB4">
        <w:fldChar w:fldCharType="end"/>
      </w:r>
      <w:r w:rsidR="002C58D0" w:rsidRPr="001A2EB4">
        <w:t>.</w:t>
      </w:r>
    </w:p>
    <w:p w14:paraId="3052DCC3" w14:textId="2AB41E66" w:rsidR="008D54CA" w:rsidRPr="001A2EB4" w:rsidRDefault="008D54CA" w:rsidP="008D54CA">
      <w:pPr>
        <w:pStyle w:val="BodyText"/>
      </w:pPr>
      <w:r w:rsidRPr="001A2EB4">
        <w:t>To address th</w:t>
      </w:r>
      <w:r w:rsidR="008E5EAC" w:rsidRPr="001A2EB4">
        <w:t>ese</w:t>
      </w:r>
      <w:r w:rsidRPr="001A2EB4">
        <w:t xml:space="preserve"> gap</w:t>
      </w:r>
      <w:r w:rsidR="008E5EAC" w:rsidRPr="001A2EB4">
        <w:t>s</w:t>
      </w:r>
      <w:r w:rsidRPr="001A2EB4">
        <w:t xml:space="preserve">, a </w:t>
      </w:r>
      <w:r w:rsidR="008E5EAC" w:rsidRPr="001A2EB4">
        <w:t>3D</w:t>
      </w:r>
      <w:r w:rsidRPr="001A2EB4">
        <w:t xml:space="preserve"> mechanistic reaction-diffusion model was developed to predict Zn biodegradation under physiological conditions. The </w:t>
      </w:r>
      <w:r w:rsidR="003A7250" w:rsidRPr="001A2EB4">
        <w:t>model</w:t>
      </w:r>
      <w:r w:rsidRPr="001A2EB4">
        <w:t xml:space="preserve"> couples ORR kinetics, multi-species transport, corrosion-product evolution, and level-set-method</w:t>
      </w:r>
      <w:r w:rsidR="002C58D0" w:rsidRPr="001A2EB4">
        <w:t xml:space="preserve"> </w:t>
      </w:r>
      <w:r w:rsidRPr="001A2EB4">
        <w:t>based interface tracking</w:t>
      </w:r>
      <w:r w:rsidR="00D54E6B" w:rsidRPr="001A2EB4">
        <w:t xml:space="preserve"> within evolving geometries.</w:t>
      </w:r>
      <w:r w:rsidRPr="001A2EB4">
        <w:t xml:space="preserve"> </w:t>
      </w:r>
      <w:r w:rsidR="00C064EC" w:rsidRPr="001A2EB4">
        <w:t xml:space="preserve">To limit parameter dimensionality while retaining the principal mechanisms governing Zn degradation, the formulation introduces three effective kinetic parameters representing oxygen reduction, net corrosion-product formation, and net </w:t>
      </w:r>
      <w:r w:rsidR="001B0635" w:rsidRPr="001A2EB4">
        <w:t>corrosion-product</w:t>
      </w:r>
      <w:r w:rsidR="00C064EC" w:rsidRPr="001A2EB4">
        <w:t xml:space="preserve"> dissolution</w:t>
      </w:r>
      <w:r w:rsidR="00846817" w:rsidRPr="001A2EB4">
        <w:t>.</w:t>
      </w:r>
      <w:r w:rsidR="00033967" w:rsidRPr="001A2EB4">
        <w:t xml:space="preserve"> </w:t>
      </w:r>
      <w:r w:rsidR="004E7C4A" w:rsidRPr="001A2EB4">
        <w:t>The transition from reaction-controlled to diffusion-controlled degradation emerges directly from the coupled reaction-transport equations. The model is calibrated and validated using independent experimental datasets for a simple Zn disc, then transferred to a geometrically complex Zn stent without additional parameter fitting.</w:t>
      </w:r>
      <w:r w:rsidRPr="001A2EB4">
        <w:t xml:space="preserve"> </w:t>
      </w:r>
      <w:r w:rsidR="002E381D" w:rsidRPr="001A2EB4">
        <w:t>Using this approach, the present study investigates the role of oxygen availability in regulating Zn biodegradation and examines how implant geometry influences degradation through its effects on local transport conditions and corrosion-product evolution.</w:t>
      </w:r>
      <w:r w:rsidR="00A12F01" w:rsidRPr="001A2EB4">
        <w:t xml:space="preserve"> The study therefore advances Zn biodegradation modeling from calibrated material-loss descriptions toward transferable, geometry-resolved prediction of evolving implant morphology.</w:t>
      </w:r>
    </w:p>
    <w:p w14:paraId="4FC3096F" w14:textId="6FC56E3C" w:rsidR="00E54A50" w:rsidRPr="001A2EB4" w:rsidRDefault="00E54A50" w:rsidP="000631D6">
      <w:pPr>
        <w:pStyle w:val="Heading1"/>
      </w:pPr>
      <w:r w:rsidRPr="001A2EB4">
        <w:t>Method</w:t>
      </w:r>
      <w:r w:rsidR="0085317F" w:rsidRPr="001A2EB4">
        <w:t>s</w:t>
      </w:r>
    </w:p>
    <w:p w14:paraId="1FA90C1C" w14:textId="38A1F255" w:rsidR="00D42607" w:rsidRPr="001A2EB4" w:rsidRDefault="00D42607" w:rsidP="00D42607">
      <w:pPr>
        <w:pStyle w:val="BodyText"/>
      </w:pPr>
      <w:r w:rsidRPr="001A2EB4">
        <w:t>A three-stage computational–experimental workflow was established to develop and evaluate the proposed Zn biodegradation framework (</w:t>
      </w:r>
      <w:r w:rsidRPr="001A2EB4">
        <w:rPr>
          <w:b/>
          <w:bCs/>
        </w:rPr>
        <w:fldChar w:fldCharType="begin"/>
      </w:r>
      <w:r w:rsidRPr="001A2EB4">
        <w:rPr>
          <w:b/>
          <w:bCs/>
        </w:rPr>
        <w:instrText xml:space="preserve"> REF _Ref238649965 \h  \* MERGEFORMAT </w:instrText>
      </w:r>
      <w:r w:rsidRPr="001A2EB4">
        <w:rPr>
          <w:b/>
          <w:bCs/>
        </w:rPr>
      </w:r>
      <w:r w:rsidRPr="001A2EB4">
        <w:rPr>
          <w:b/>
          <w:bCs/>
        </w:rPr>
        <w:fldChar w:fldCharType="separate"/>
      </w:r>
      <w:r w:rsidR="002F52CE" w:rsidRPr="001A2EB4">
        <w:rPr>
          <w:b/>
          <w:bCs/>
        </w:rPr>
        <w:t xml:space="preserve">Figure </w:t>
      </w:r>
      <w:r w:rsidR="002F52CE">
        <w:rPr>
          <w:b/>
          <w:bCs/>
        </w:rPr>
        <w:t>1</w:t>
      </w:r>
      <w:r w:rsidRPr="001A2EB4">
        <w:rPr>
          <w:b/>
          <w:bCs/>
        </w:rPr>
        <w:fldChar w:fldCharType="end"/>
      </w:r>
      <w:r w:rsidRPr="001A2EB4">
        <w:t xml:space="preserve">). First, a mechanistic reaction–diffusion model was </w:t>
      </w:r>
      <w:r w:rsidR="00190107" w:rsidRPr="001A2EB4">
        <w:t>develop</w:t>
      </w:r>
      <w:r w:rsidRPr="001A2EB4">
        <w:t>ed by coupling oxygen reduction, multispecies transport, corrosion-product evolution, and level-set-based tracking of the receding Zn surface. Second, the influential model parameters were identified through global sensitivity analysis and calibrated against published mass-loss measurements for a simple Zn disc geometry. The calibrated model was then independently validated using immersion data generated in the present study. Finally, the model was transferred, without geometry-specific parameter refitting, to a geometrically complex Zn stent to investigate how implant architecture modifies oxygen transport, corrosion-product evolution, and local degradation.</w:t>
      </w:r>
    </w:p>
    <w:p w14:paraId="68AA489F" w14:textId="77777777" w:rsidR="00D42607" w:rsidRPr="001A2EB4" w:rsidRDefault="00D42607" w:rsidP="00D42607">
      <w:pPr>
        <w:pStyle w:val="BodyText"/>
      </w:pPr>
    </w:p>
    <w:p w14:paraId="2937A299" w14:textId="448FE1DE" w:rsidR="00E54A50" w:rsidRPr="001A2EB4" w:rsidRDefault="006F2397" w:rsidP="00E54A50">
      <w:pPr>
        <w:pStyle w:val="BodyText"/>
        <w:keepNext/>
        <w:ind w:firstLine="0"/>
        <w:jc w:val="center"/>
      </w:pPr>
      <w:r w:rsidRPr="001A2EB4">
        <w:rPr>
          <w:noProof/>
        </w:rPr>
        <w:drawing>
          <wp:inline distT="0" distB="0" distL="0" distR="0" wp14:anchorId="5ED8CF33" wp14:editId="6F4C9933">
            <wp:extent cx="5760720" cy="2326005"/>
            <wp:effectExtent l="0" t="0" r="0" b="0"/>
            <wp:docPr id="28180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04327" name="Picture 2818043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326005"/>
                    </a:xfrm>
                    <a:prstGeom prst="rect">
                      <a:avLst/>
                    </a:prstGeom>
                  </pic:spPr>
                </pic:pic>
              </a:graphicData>
            </a:graphic>
          </wp:inline>
        </w:drawing>
      </w:r>
    </w:p>
    <w:p w14:paraId="5665822D" w14:textId="47B7CC86" w:rsidR="00E54A50" w:rsidRPr="001A2EB4" w:rsidRDefault="00E54A50" w:rsidP="00E54A50">
      <w:pPr>
        <w:pStyle w:val="Captions"/>
      </w:pPr>
      <w:bookmarkStart w:id="0" w:name="_Ref238649965"/>
      <w:r w:rsidRPr="001A2EB4">
        <w:rPr>
          <w:b/>
          <w:bCs/>
        </w:rPr>
        <w:t>Fig</w:t>
      </w:r>
      <w:r w:rsidR="001C37CE"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2F52CE">
        <w:rPr>
          <w:b/>
          <w:bCs/>
          <w:noProof/>
        </w:rPr>
        <w:t>1</w:t>
      </w:r>
      <w:r w:rsidRPr="001A2EB4">
        <w:rPr>
          <w:b/>
          <w:bCs/>
        </w:rPr>
        <w:fldChar w:fldCharType="end"/>
      </w:r>
      <w:bookmarkEnd w:id="0"/>
      <w:r w:rsidRPr="001A2EB4">
        <w:rPr>
          <w:b/>
          <w:bCs/>
        </w:rPr>
        <w:t>.</w:t>
      </w:r>
      <w:r w:rsidRPr="001A2EB4">
        <w:t xml:space="preserve"> </w:t>
      </w:r>
      <w:r w:rsidR="00AF3C32" w:rsidRPr="001A2EB4">
        <w:t>Computational–experimental workflow for developing, calibrating, validating, and applying the mechanistic Zn biodegradation model</w:t>
      </w:r>
      <w:r w:rsidRPr="001A2EB4">
        <w:t>. (a) Reaction–diffusion model coupling species transport and corrosion-product evolution with moving-interface tracking; (b) calibration of the three effective kinetic parameters (</w:t>
      </w:r>
      <w:proofErr w:type="spellStart"/>
      <w:r w:rsidRPr="001A2EB4">
        <w:t>k</w:t>
      </w:r>
      <w:r w:rsidRPr="001A2EB4">
        <w:rPr>
          <w:vertAlign w:val="subscript"/>
        </w:rPr>
        <w:t>f</w:t>
      </w:r>
      <w:proofErr w:type="spellEnd"/>
      <w:r w:rsidRPr="001A2EB4">
        <w:t xml:space="preserve">, </w:t>
      </w:r>
      <w:proofErr w:type="spellStart"/>
      <w:r w:rsidRPr="001A2EB4">
        <w:t>k</w:t>
      </w:r>
      <w:r w:rsidRPr="001A2EB4">
        <w:rPr>
          <w:vertAlign w:val="subscript"/>
        </w:rPr>
        <w:t>d</w:t>
      </w:r>
      <w:proofErr w:type="spellEnd"/>
      <w:r w:rsidRPr="001A2EB4">
        <w:t xml:space="preserve">, </w:t>
      </w:r>
      <w:proofErr w:type="spellStart"/>
      <w:r w:rsidRPr="001A2EB4">
        <w:t>k</w:t>
      </w:r>
      <w:r w:rsidRPr="001A2EB4">
        <w:rPr>
          <w:vertAlign w:val="subscript"/>
        </w:rPr>
        <w:t>ORR</w:t>
      </w:r>
      <w:proofErr w:type="spellEnd"/>
      <w:r w:rsidRPr="001A2EB4">
        <w:t>) against literature mass-loss data (0–336 h); (c) validation against the mass loss measured in this study (0–672 h) for Ø10 × 2 mm discs; and (d) model predictions for a six-crown Zn stent.</w:t>
      </w:r>
    </w:p>
    <w:p w14:paraId="261755E6" w14:textId="77777777" w:rsidR="000631D6" w:rsidRPr="001A2EB4" w:rsidRDefault="000631D6" w:rsidP="00E54A50">
      <w:pPr>
        <w:pStyle w:val="BodyText"/>
        <w:ind w:firstLine="0"/>
      </w:pPr>
    </w:p>
    <w:p w14:paraId="1A357393" w14:textId="77777777" w:rsidR="001E10A1" w:rsidRPr="001A2EB4" w:rsidRDefault="001E10A1" w:rsidP="001E10A1">
      <w:pPr>
        <w:pStyle w:val="Heading2"/>
      </w:pPr>
      <w:bookmarkStart w:id="1" w:name="sec:methods:materials"/>
      <w:r w:rsidRPr="001A2EB4">
        <w:t>Experimental Procedure</w:t>
      </w:r>
    </w:p>
    <w:p w14:paraId="0F9F943D" w14:textId="77777777" w:rsidR="001E10A1" w:rsidRPr="001A2EB4" w:rsidRDefault="001E10A1" w:rsidP="001E10A1">
      <w:pPr>
        <w:pStyle w:val="FirstParagraph"/>
        <w:ind w:firstLine="360"/>
        <w:rPr>
          <w:rFonts w:cs="Times New Roman"/>
        </w:rPr>
      </w:pPr>
      <w:r w:rsidRPr="001A2EB4">
        <w:rPr>
          <w:rFonts w:cs="Times New Roman"/>
        </w:rPr>
        <w:t xml:space="preserve">Commercially pure Zn (99.99 </w:t>
      </w:r>
      <w:proofErr w:type="spellStart"/>
      <w:r w:rsidRPr="001A2EB4">
        <w:rPr>
          <w:rFonts w:cs="Times New Roman"/>
        </w:rPr>
        <w:t>wt</w:t>
      </w:r>
      <w:proofErr w:type="spellEnd"/>
      <w:r w:rsidRPr="001A2EB4">
        <w:rPr>
          <w:rFonts w:cs="Times New Roman"/>
        </w:rPr>
        <w:t xml:space="preserve">%) was processed by casting, homogenization, and hot extrusion to produce fully dense rods (10 mm diameter), from which disc specimens (10 mm diameter, 2 mm thickness) were prepared. Prior to testing, specimens were mechanically ground through successive silicon carbide abrasive grades and finished with </w:t>
      </w:r>
      <m:oMath>
        <m:r>
          <w:rPr>
            <w:rFonts w:ascii="Cambria Math" w:hAnsi="Cambria Math" w:cs="Times New Roman"/>
          </w:rPr>
          <m:t>1 μm</m:t>
        </m:r>
      </m:oMath>
      <w:r w:rsidRPr="001A2EB4">
        <w:rPr>
          <w:rFonts w:cs="Times New Roman"/>
        </w:rPr>
        <w:t xml:space="preserve"> diamond suspension to produce a reproducible and well-defined surface condition. The polished specimens were </w:t>
      </w:r>
      <w:r w:rsidRPr="001A2EB4">
        <w:rPr>
          <w:rFonts w:cs="Times New Roman"/>
        </w:rPr>
        <w:t>ultrasonically cleaned in Milli-Q water, acetone, and ethanol to remove residual surface contaminants, then dried and stored under vacuum until use. Hanks’ Balanced Salt Solution (HBSS; Gibco, calcium- and magnesium-free; pH 7.4) was selected as the immersion medium.</w:t>
      </w:r>
    </w:p>
    <w:p w14:paraId="7806A6B9" w14:textId="17F12E01" w:rsidR="001E10A1" w:rsidRPr="001A2EB4" w:rsidRDefault="001E10A1" w:rsidP="001E10A1">
      <w:pPr>
        <w:pStyle w:val="BodyText"/>
        <w:rPr>
          <w:rFonts w:cs="Times New Roman"/>
        </w:rPr>
      </w:pPr>
      <w:r w:rsidRPr="001A2EB4">
        <w:rPr>
          <w:rFonts w:cs="Times New Roman"/>
        </w:rPr>
        <w:t xml:space="preserve">Static immersion tests were conducted at 37 °C for 1, 3, 7, 14, and 28 days to characterize the </w:t>
      </w:r>
      <w:r w:rsidRPr="001A2EB4">
        <w:rPr>
          <w:rFonts w:cs="Times New Roman"/>
          <w:i/>
        </w:rPr>
        <w:t>in vitro</w:t>
      </w:r>
      <w:r w:rsidRPr="001A2EB4">
        <w:rPr>
          <w:rFonts w:cs="Times New Roman"/>
        </w:rPr>
        <w:t xml:space="preserve"> degradation behavior of pure Zn and provide an independent dataset for model validation. The HBSS volume was maintained at 20 mL cm</w:t>
      </w:r>
      <w:r w:rsidRPr="001A2EB4">
        <w:rPr>
          <w:rFonts w:cs="Times New Roman"/>
          <w:vertAlign w:val="superscript"/>
        </w:rPr>
        <w:t xml:space="preserve">−2 </w:t>
      </w:r>
      <w:r w:rsidRPr="001A2EB4">
        <w:rPr>
          <w:rFonts w:cs="Times New Roman"/>
        </w:rPr>
        <w:t xml:space="preserve">of exposed surface area and refreshed every 48 h to maintain physiologically relevant ion concentrations and prevent accumulation of dissolved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w:t>
      </w:r>
      <w:r w:rsidRPr="001A2EB4">
        <w:rPr>
          <w:rFonts w:cs="Times New Roman"/>
        </w:rPr>
        <w:fldChar w:fldCharType="begin"/>
      </w:r>
      <w:r w:rsidR="00CE255A">
        <w:rPr>
          <w:rFonts w:cs="Times New Roman"/>
        </w:rPr>
        <w:instrText xml:space="preserve"> ADDIN ZOTERO_ITEM CSL_CITATION {"citationID":"rLlZ5nbt","properties":{"unsorted":false,"formattedCitation":"\\super [26]\\nosupersub{}","plainCitation":"[26]","noteIndex":0},"citationItems":[{"id":4073,"uris":["http://zotero.org/users/16939557/items/WQTZABRY"],"itemData":{"id":4073,"type":"article-journal","citation-key":"huangInsightCorrosionBehaviour2021","container-title":"Corrosion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schema":"https://github.com/citation-style-language/schema/raw/master/csl-citation.json"} </w:instrText>
      </w:r>
      <w:r w:rsidRPr="001A2EB4">
        <w:rPr>
          <w:rFonts w:cs="Times New Roman"/>
        </w:rPr>
        <w:fldChar w:fldCharType="separate"/>
      </w:r>
      <w:r w:rsidR="00F60B2A" w:rsidRPr="00F60B2A">
        <w:rPr>
          <w:rFonts w:cs="Times New Roman"/>
          <w:vertAlign w:val="superscript"/>
        </w:rPr>
        <w:t>[26]</w:t>
      </w:r>
      <w:r w:rsidRPr="001A2EB4">
        <w:rPr>
          <w:rFonts w:cs="Times New Roman"/>
        </w:rPr>
        <w:fldChar w:fldCharType="end"/>
      </w:r>
      <w:r w:rsidRPr="001A2EB4">
        <w:rPr>
          <w:rFonts w:cs="Times New Roman"/>
        </w:rPr>
        <w:t>. At each immersion time point, specimens were removed, gently rinsed with deionized water, and weighed to obtain the pre-cleaning mass. Corrosion products were subsequently removed using a 200 g L</w:t>
      </w:r>
      <w:r w:rsidRPr="001A2EB4">
        <w:rPr>
          <w:rFonts w:cs="Times New Roman"/>
          <w:vertAlign w:val="superscript"/>
        </w:rPr>
        <w:t xml:space="preserve">−1 </w:t>
      </w:r>
      <w:r w:rsidRPr="001A2EB4">
        <w:rPr>
          <w:rFonts w:cs="Times New Roman"/>
        </w:rPr>
        <w:t>chromic acid solution in accordance with ISO 8407:2009. The cleaned specimens were rinsed, dried, and reweighed, and the mass loss was calculated from the difference between the initial and post-cleaning masses.</w:t>
      </w:r>
    </w:p>
    <w:bookmarkEnd w:id="1"/>
    <w:p w14:paraId="44C0BB00" w14:textId="77777777" w:rsidR="00E54A50" w:rsidRPr="001A2EB4" w:rsidRDefault="00E54A50" w:rsidP="000631D6">
      <w:pPr>
        <w:pStyle w:val="Heading2"/>
      </w:pPr>
      <w:r w:rsidRPr="001A2EB4">
        <w:t>Mechanistic Modeling Framework</w:t>
      </w:r>
    </w:p>
    <w:p w14:paraId="30D2BA01" w14:textId="77777777" w:rsidR="00E54A50" w:rsidRPr="001A2EB4" w:rsidRDefault="00E54A50" w:rsidP="00325133">
      <w:pPr>
        <w:pStyle w:val="Heading3"/>
      </w:pPr>
      <w:bookmarkStart w:id="2" w:name="_Ref238646573"/>
      <w:bookmarkStart w:id="3" w:name="sec:model:chemistry"/>
      <w:r w:rsidRPr="001A2EB4">
        <w:t>Electrochemical Mechanisms of Zn Biodegradation</w:t>
      </w:r>
      <w:bookmarkEnd w:id="2"/>
    </w:p>
    <w:p w14:paraId="1F368B63" w14:textId="473CF855" w:rsidR="00E54A50" w:rsidRPr="001A2EB4" w:rsidRDefault="00E54A50" w:rsidP="00E54A50">
      <w:pPr>
        <w:pStyle w:val="FirstParagraph"/>
        <w:ind w:firstLine="357"/>
        <w:rPr>
          <w:rFonts w:cs="Times New Roman"/>
        </w:rPr>
      </w:pPr>
      <w:r w:rsidRPr="001A2EB4">
        <w:rPr>
          <w:rFonts w:cs="Times New Roman"/>
        </w:rPr>
        <w:t>Zn biodegradation in aerated physiological environments is governed by coupled anodic dissolution, oxygen reduction, and corrosion-product formation </w:t>
      </w:r>
      <w:r w:rsidRPr="001A2EB4">
        <w:rPr>
          <w:rFonts w:cs="Times New Roman"/>
        </w:rPr>
        <w:fldChar w:fldCharType="begin"/>
      </w:r>
      <w:r w:rsidR="00CE255A">
        <w:rPr>
          <w:rFonts w:cs="Times New Roman"/>
        </w:rPr>
        <w:instrText xml:space="preserve"> ADDIN ZOTERO_ITEM CSL_CITATION {"citationID":"AvP6pqck","properties":{"unsorted":false,"formattedCitation":"\\super [1]\\nosupersub{}","plainCitation":"[1]","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metals","volume":"77","author":[{"family":"Zheng","given":"Y.F."},{"family":"Gu","given":"X.N."},{"family":"Witte","given":"F."}],"issued":{"date-parts":[["2014",3]]}}}],"schema":"https://github.com/citation-style-language/schema/raw/master/csl-citation.json"} </w:instrText>
      </w:r>
      <w:r w:rsidRPr="001A2EB4">
        <w:rPr>
          <w:rFonts w:cs="Times New Roman"/>
        </w:rPr>
        <w:fldChar w:fldCharType="separate"/>
      </w:r>
      <w:r w:rsidR="00F60B2A" w:rsidRPr="00F60B2A">
        <w:rPr>
          <w:rFonts w:cs="Times New Roman"/>
          <w:vertAlign w:val="superscript"/>
        </w:rPr>
        <w:t>[1]</w:t>
      </w:r>
      <w:r w:rsidRPr="001A2EB4">
        <w:rPr>
          <w:rFonts w:cs="Times New Roman"/>
        </w:rPr>
        <w:fldChar w:fldCharType="end"/>
      </w:r>
      <w:r w:rsidRPr="001A2EB4">
        <w:rPr>
          <w:rFonts w:cs="Times New Roman"/>
        </w:rPr>
        <w:t xml:space="preserve">, as shown in </w:t>
      </w:r>
      <w:r w:rsidRPr="001A2EB4">
        <w:rPr>
          <w:rFonts w:cs="Times New Roman"/>
          <w:b/>
          <w:bCs/>
        </w:rPr>
        <w:fldChar w:fldCharType="begin"/>
      </w:r>
      <w:r w:rsidRPr="001A2EB4">
        <w:rPr>
          <w:rFonts w:cs="Times New Roman"/>
          <w:b/>
          <w:bCs/>
        </w:rPr>
        <w:instrText xml:space="preserve"> REF _Ref238652979 \h  \* MERGEFORMAT </w:instrText>
      </w:r>
      <w:r w:rsidRPr="001A2EB4">
        <w:rPr>
          <w:rFonts w:cs="Times New Roman"/>
          <w:b/>
          <w:bCs/>
        </w:rPr>
      </w:r>
      <w:r w:rsidRPr="001A2EB4">
        <w:rPr>
          <w:rFonts w:cs="Times New Roman"/>
          <w:b/>
          <w:bCs/>
        </w:rPr>
        <w:fldChar w:fldCharType="separate"/>
      </w:r>
      <w:r w:rsidR="002F52CE" w:rsidRPr="001A2EB4">
        <w:rPr>
          <w:b/>
          <w:bCs/>
        </w:rPr>
        <w:t xml:space="preserve">Figure </w:t>
      </w:r>
      <w:r w:rsidR="002F52CE">
        <w:rPr>
          <w:b/>
          <w:bCs/>
        </w:rPr>
        <w:t>2</w:t>
      </w:r>
      <w:r w:rsidRPr="001A2EB4">
        <w:rPr>
          <w:rFonts w:cs="Times New Roman"/>
          <w:b/>
          <w:bCs/>
        </w:rPr>
        <w:fldChar w:fldCharType="end"/>
      </w:r>
      <w:r w:rsidR="00207745" w:rsidRPr="001A2EB4">
        <w:rPr>
          <w:rFonts w:cs="Times New Roman"/>
          <w:b/>
          <w:bCs/>
        </w:rPr>
        <w:t>a</w:t>
      </w:r>
      <w:r w:rsidRPr="001A2EB4">
        <w:rPr>
          <w:rFonts w:cs="Times New Roman"/>
        </w:rPr>
        <w:t>. The formed Zn(OH)</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1A2EB4">
        <w:rPr>
          <w:rFonts w:cs="Times New Roman"/>
        </w:rPr>
        <w:t xml:space="preserve"> layer subsequently dehydrates into more stable ZnO under physiological conditions </w:t>
      </w:r>
      <w:r w:rsidRPr="001A2EB4">
        <w:rPr>
          <w:rFonts w:cs="Times New Roman"/>
        </w:rPr>
        <w:fldChar w:fldCharType="begin"/>
      </w:r>
      <w:r w:rsidR="00CE255A">
        <w:rPr>
          <w:rFonts w:cs="Times New Roman"/>
        </w:rPr>
        <w:instrText xml:space="preserve"> ADDIN ZOTERO_ITEM CSL_CITATION {"citationID":"kZxopyxL","properties":{"unsorted":false,"formattedCitation":"\\super [26,27]\\nosupersub{}","plainCitation":"[26,27]","noteIndex":0},"citationItems":[{"id":4073,"uris":["http://zotero.org/users/16939557/items/WQTZABRY"],"itemData":{"id":4073,"type":"article-journal","citation-key":"huangInsightCorrosionBehaviour2021","container-title":"Corrosion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[26,27]</w:t>
      </w:r>
      <w:r w:rsidRPr="001A2EB4">
        <w:rPr>
          <w:rFonts w:cs="Times New Roman"/>
        </w:rPr>
        <w:fldChar w:fldCharType="end"/>
      </w:r>
      <w:r w:rsidRPr="001A2EB4">
        <w:rPr>
          <w:rFonts w:cs="Times New Roman"/>
        </w:rPr>
        <w:t xml:space="preserve">. This corrosion layer limits oxygen </w:t>
      </w:r>
      <w:r w:rsidR="00D12A93" w:rsidRPr="001A2EB4">
        <w:rPr>
          <w:rFonts w:cs="Times New Roman"/>
        </w:rPr>
        <w:t xml:space="preserve">access to the Zn surface, </w:t>
      </w:r>
      <w:r w:rsidR="00AC233E" w:rsidRPr="001A2EB4">
        <w:rPr>
          <w:rFonts w:cs="Times New Roman"/>
        </w:rPr>
        <w:t xml:space="preserve">shifting degradation </w:t>
      </w:r>
      <w:r w:rsidR="00D12A93" w:rsidRPr="001A2EB4">
        <w:rPr>
          <w:rFonts w:cs="Times New Roman"/>
        </w:rPr>
        <w:t>from an initially reaction-controlled process to a transport-limited process</w:t>
      </w:r>
      <w:r w:rsidRPr="001A2EB4">
        <w:rPr>
          <w:rFonts w:cs="Times New Roman"/>
        </w:rPr>
        <w:t> </w:t>
      </w:r>
      <w:r w:rsidRPr="001A2EB4">
        <w:rPr>
          <w:rFonts w:cs="Times New Roman"/>
        </w:rPr>
        <w:fldChar w:fldCharType="begin"/>
      </w:r>
      <w:r w:rsidR="00CE255A">
        <w:rPr>
          <w:rFonts w:cs="Times New Roman"/>
        </w:rPr>
        <w:instrText xml:space="preserve"> ADDIN ZOTERO_ITEM CSL_CITATION {"citationID":"LtlwN6AI","properties":{"unsorted":false,"formattedCitation":"\\super [22,26,27]\\nosupersub{}","plainCitation":"[22,26,27]","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[22,26,27]</w:t>
      </w:r>
      <w:r w:rsidRPr="001A2EB4">
        <w:rPr>
          <w:rFonts w:cs="Times New Roman"/>
        </w:rPr>
        <w:fldChar w:fldCharType="end"/>
      </w:r>
      <w:r w:rsidRPr="001A2EB4">
        <w:rPr>
          <w:rFonts w:cs="Times New Roman"/>
        </w:rPr>
        <w:t>.</w:t>
      </w:r>
    </w:p>
    <w:p w14:paraId="0A8E1256" w14:textId="77777777" w:rsidR="00E54A50" w:rsidRPr="001A2EB4" w:rsidRDefault="00E54A50" w:rsidP="00E54A50">
      <w:pPr>
        <w:pStyle w:val="BodyText"/>
        <w:tabs>
          <w:tab w:val="right" w:pos="9360"/>
        </w:tabs>
        <w:spacing w:before="240" w:after="240"/>
        <w:ind w:firstLine="0"/>
        <w:rPr>
          <w:rFonts w:cs="Times New Roman"/>
        </w:rPr>
      </w:pPr>
      <m:oMath>
        <m:r>
          <m:rPr>
            <m:sty m:val="p"/>
          </m:rPr>
          <w:rPr>
            <w:rFonts w:ascii="Cambria Math" w:hAnsi="Cambria Math" w:cs="Times New Roman"/>
          </w:rPr>
          <m:t>Z</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(s)</m:t>
            </m:r>
          </m:sub>
        </m:sSub>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oMath>
      <w:r w:rsidRPr="001A2EB4">
        <w:rPr>
          <w:rFonts w:cs="Times New Roman"/>
        </w:rPr>
        <w:tab/>
        <w:t>(1)</w:t>
      </w:r>
    </w:p>
    <w:p w14:paraId="076217A8" w14:textId="5D9304AB"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2 </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2(g)</m:t>
            </m:r>
          </m:sub>
        </m:sSub>
        <m:r>
          <m:rPr>
            <m:sty m:val="p"/>
          </m:rPr>
          <w:rPr>
            <w:rFonts w:ascii="Cambria Math" w:hAnsi="Cambria Math" w:cs="Times New Roman"/>
          </w:rPr>
          <m:t>+4 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r>
          <m:rPr>
            <m:sty m:val="p"/>
          </m:rPr>
          <w:rPr>
            <w:rFonts w:ascii="Cambria Math" w:hAnsi="Cambria Math" w:cs="Times New Roman"/>
          </w:rPr>
          <m:t>→4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oMath>
      <w:r w:rsidR="00E54A50" w:rsidRPr="001A2EB4">
        <w:rPr>
          <w:rFonts w:cs="Times New Roman"/>
        </w:rPr>
        <w:tab/>
        <w:t>(2)</w:t>
      </w:r>
    </w:p>
    <w:p w14:paraId="5932342A" w14:textId="713CDE27"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m:t>
        </m:r>
      </m:oMath>
      <w:r w:rsidR="00E54A50" w:rsidRPr="001A2EB4">
        <w:rPr>
          <w:rFonts w:cs="Times New Roman"/>
        </w:rPr>
        <w:tab/>
        <w:t>(3)</w:t>
      </w:r>
    </w:p>
    <w:p w14:paraId="76080892" w14:textId="0AEF92DA"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oMath>
      <w:r w:rsidR="00E54A50" w:rsidRPr="001A2EB4">
        <w:rPr>
          <w:rFonts w:cs="Times New Roman"/>
        </w:rPr>
        <w:tab/>
        <w:t>(4)</w:t>
      </w:r>
    </w:p>
    <w:p w14:paraId="2D3DB6A9" w14:textId="2DB6E1E0" w:rsidR="00E54A50" w:rsidRPr="001A2EB4" w:rsidRDefault="00E54A50" w:rsidP="00E54A50">
      <w:pPr>
        <w:pStyle w:val="BodyText"/>
        <w:rPr>
          <w:rFonts w:cs="Times New Roman"/>
        </w:rPr>
      </w:pPr>
      <w:r w:rsidRPr="001A2EB4">
        <w:rPr>
          <w:rFonts w:cs="Times New Roman"/>
        </w:rPr>
        <w:t xml:space="preserve">However, physiological electrolytes contain </w:t>
      </w:r>
      <m:oMath>
        <m:r>
          <m:rPr>
            <m:sty m:val="p"/>
          </m:rPr>
          <w:rPr>
            <w:rFonts w:ascii="Cambria Math" w:hAnsi="Cambria Math" w:cs="Times New Roman"/>
          </w:rPr>
          <m:t>C</m:t>
        </m:r>
        <m:sSup>
          <m:sSupPr>
            <m:ctrlPr>
              <w:rPr>
                <w:rFonts w:ascii="Cambria Math" w:hAnsi="Cambria Math" w:cs="Times New Roman"/>
              </w:rPr>
            </m:ctrlPr>
          </m:sSupPr>
          <m:e>
            <m:r>
              <m:rPr>
                <m:sty m:val="p"/>
              </m:rPr>
              <w:rPr>
                <w:rFonts w:ascii="Cambria Math" w:hAnsi="Cambria Math" w:cs="Times New Roman"/>
              </w:rPr>
              <m:t>l</m:t>
            </m:r>
          </m:e>
          <m:sup>
            <m:r>
              <m:rPr>
                <m:sty m:val="p"/>
              </m:rPr>
              <w:rPr>
                <w:rFonts w:ascii="Cambria Math" w:hAnsi="Cambria Math" w:cs="Times New Roman"/>
              </w:rPr>
              <m:t>-</m:t>
            </m:r>
          </m:sup>
        </m:sSup>
      </m:oMath>
      <w:r w:rsidRPr="001A2EB4">
        <w:rPr>
          <w:rFonts w:cs="Times New Roman"/>
        </w:rPr>
        <w:t xml:space="preserve"> at concentrations sufficient to chemically destabilize the ZnO film through formation of soluble zinc-chloride complexes </w:t>
      </w:r>
      <w:r w:rsidRPr="001A2EB4">
        <w:rPr>
          <w:rFonts w:cs="Times New Roman"/>
        </w:rPr>
        <w:fldChar w:fldCharType="begin"/>
      </w:r>
      <w:r w:rsidR="00CE255A">
        <w:rPr>
          <w:rFonts w:cs="Times New Roman"/>
        </w:rPr>
        <w:instrText xml:space="preserve"> ADDIN ZOTERO_ITEM CSL_CITATION {"citationID":"0bd0E917","properties":{"unsorted":false,"formattedCitation":"\\super [28]\\nosupersub{}","plainCitation":"[28]","noteIndex":0},"citationItems":[{"id":4561,"uris":["http://zotero.org/users/16939557/items/G4GYW7JX"],"itemData":{"id":4561,"type":"article-journal","abstract":"Zinc corrosion product formation is thermodynamically predicted from the macro- to nanoscale through quantification of complexation, curvature, and chemical trajectory.\n          , \n            \n              A chemical stability map is advanced by incorporating ion complexation, solubility, and chemical trajectories to predict ZnO, Zn(OH)\n              2\n              , ZnCO\n              3\n              , ZnCl\n              2\n              , Zn\n              5\n              (CO\n              3\n              )\n              2\n              (OH)\n              6\n              , and Zn\n              5\n              (OH)\n              8\n              Cl\n              2\n              ·H\n              2\n              O precipitation as a function of the total Zn content and pH of an NaCl solution. These calculations demonstrate equilibrium stability of solid Zn products often not considered while tracking the consumed and produced aqueous Zn ion species concentrations through chemical trajectories. The effect of Cl-based ligand formation is incorporated into these stability predictions, enabling enhanced appreciation for the local corrosion conditions experienced at the Zn surface in chloride-containing environments. Additionally, the complexation of Cl\n              −\n              with Zn\n              2+\n              is demonstrated to compete with the formation of solid phases, making precipitation more difficult. The present work also extends the chemical stability diagram derivations by incorporating a Gibbs–Thompson curvature relation to predict the effect of nanoscale precipitate phase formation on species solubility. These thermodynamic predictions correlate well with experimental results for Zn corrosion in full and alternate NaCl immersion, and have far-reaching utility in a variety of fields requiring nanoscale, semiconductor, and/or structural materials.","citation-key":"mcmahonAdvancedChemicalStability2019","container-title":"RSC Advances","DOI":"10.1039/C9RA00228F","ISSN":"2046-2069","issue":"35","journalAbbreviation":"RSC Adv.","language":"en","page":"19905-19916","source":"DOI.org (Crossref)","title":"Advanced chemical stability diagrams to predict the formation of complex zinc compounds in a chloride environment","volume":"9","author":[{"family":"McMahon","given":"M. E."},{"family":"Santucci","given":"R. J."},{"family":"Scully","given":"J. R."}],"issued":{"date-parts":[["2019"]]}}}],"schema":"https://github.com/citation-style-language/schema/raw/master/csl-citation.json"} </w:instrText>
      </w:r>
      <w:r w:rsidRPr="001A2EB4">
        <w:rPr>
          <w:rFonts w:cs="Times New Roman"/>
        </w:rPr>
        <w:fldChar w:fldCharType="separate"/>
      </w:r>
      <w:r w:rsidR="00F60B2A" w:rsidRPr="00F60B2A">
        <w:rPr>
          <w:rFonts w:cs="Times New Roman"/>
          <w:vertAlign w:val="superscript"/>
        </w:rPr>
        <w:t>[28]</w:t>
      </w:r>
      <w:r w:rsidRPr="001A2EB4">
        <w:rPr>
          <w:rFonts w:cs="Times New Roman"/>
        </w:rPr>
        <w:fldChar w:fldCharType="end"/>
      </w:r>
      <w:r w:rsidRPr="001A2EB4">
        <w:rPr>
          <w:rFonts w:cs="Times New Roman"/>
        </w:rPr>
        <w:t>:</w:t>
      </w:r>
    </w:p>
    <w:p w14:paraId="33954158" w14:textId="33B6884F" w:rsidR="00E54A50" w:rsidRPr="001A2EB4" w:rsidRDefault="006358D3" w:rsidP="00E54A50">
      <w:pPr>
        <w:pStyle w:val="BodyText"/>
        <w:tabs>
          <w:tab w:val="right" w:pos="9360"/>
        </w:tabs>
        <w:spacing w:before="240" w:after="240"/>
        <w:ind w:firstLine="0"/>
        <w:rPr>
          <w:rFonts w:cs="Times New Roman"/>
        </w:rPr>
      </w:pP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+4 C</m:t>
        </m:r>
        <m:sSubSup>
          <m:sSubSupPr>
            <m:ctrlPr>
              <w:rPr>
                <w:rFonts w:ascii="Cambria Math" w:hAnsi="Cambria Math" w:cs="Times New Roman"/>
              </w:rPr>
            </m:ctrlPr>
          </m:sSubSupPr>
          <m:e>
            <m:r>
              <m:rPr>
                <m:sty m:val="p"/>
              </m:rPr>
              <w:rPr>
                <w:rFonts w:ascii="Cambria Math" w:hAnsi="Cambria Math" w:cs="Times New Roman"/>
              </w:rPr>
              <m:t>l</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sSup>
              <m:sSupPr>
                <m:ctrlPr>
                  <w:rPr>
                    <w:rFonts w:ascii="Cambria Math" w:hAnsi="Cambria Math" w:cs="Times New Roman"/>
                  </w:rPr>
                </m:ctrlPr>
              </m:sSupPr>
              <m:e>
                <m:d>
                  <m:dPr>
                    <m:begChr m:val="["/>
                    <m:endChr m:val="]"/>
                    <m:ctrlPr>
                      <w:rPr>
                        <w:rFonts w:ascii="Cambria Math" w:hAnsi="Cambria Math" w:cs="Times New Roman"/>
                      </w:rPr>
                    </m:ctrlPr>
                  </m:dPr>
                  <m:e>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Cl</m:t>
                        </m:r>
                      </m:e>
                      <m:sub>
                        <m:r>
                          <m:rPr>
                            <m:sty m:val="p"/>
                          </m:rPr>
                          <w:rPr>
                            <w:rFonts w:ascii="Cambria Math" w:hAnsi="Cambria Math" w:cs="Times New Roman"/>
                          </w:rPr>
                          <m:t>4</m:t>
                        </m:r>
                      </m:sub>
                    </m:sSub>
                  </m:e>
                </m:d>
              </m:e>
              <m:sup>
                <m:r>
                  <m:rPr>
                    <m:sty m:val="p"/>
                  </m:rPr>
                  <w:rPr>
                    <w:rFonts w:ascii="Cambria Math" w:hAnsi="Cambria Math" w:cs="Times New Roman"/>
                  </w:rPr>
                  <m:t>2-</m:t>
                </m:r>
              </m:sup>
            </m:sSup>
          </m:e>
          <m:sub>
            <m:r>
              <m:rPr>
                <m:sty m:val="p"/>
              </m:rPr>
              <w:rPr>
                <w:rFonts w:ascii="Cambria Math" w:hAnsi="Cambria Math" w:cs="Times New Roman"/>
              </w:rPr>
              <m:t>(aq)</m:t>
            </m:r>
          </m:sub>
        </m:sSub>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w:rPr>
            <w:rFonts w:ascii="Cambria Math" w:hAnsi="Cambria Math" w:cs="Times New Roman"/>
          </w:rPr>
          <m:t xml:space="preserve"> </m:t>
        </m:r>
      </m:oMath>
      <w:r w:rsidR="00E54A50" w:rsidRPr="001A2EB4">
        <w:rPr>
          <w:rFonts w:cs="Times New Roman"/>
        </w:rPr>
        <w:tab/>
        <w:t>(5)</w:t>
      </w:r>
    </w:p>
    <w:p w14:paraId="7FF89F89" w14:textId="22E7417B" w:rsidR="00E54A50" w:rsidRPr="001A2EB4" w:rsidRDefault="00E55EDE" w:rsidP="00E54A50">
      <w:pPr>
        <w:pStyle w:val="BodyText"/>
        <w:ind w:firstLine="0"/>
        <w:rPr>
          <w:rFonts w:cs="Times New Roman"/>
        </w:rPr>
      </w:pPr>
      <w:r w:rsidRPr="001A2EB4">
        <w:rPr>
          <w:rFonts w:cs="Times New Roman"/>
        </w:rPr>
        <w:t xml:space="preserve">Overall degradation </w:t>
      </w:r>
      <w:r w:rsidR="00E54A50" w:rsidRPr="001A2EB4">
        <w:rPr>
          <w:rFonts w:cs="Times New Roman"/>
        </w:rPr>
        <w:t xml:space="preserve">therefore results from a dynamic balance between ORR-driven passivation and chloride-mediated corrosion-product dissolution. </w:t>
      </w:r>
      <w:r w:rsidR="00BC506D" w:rsidRPr="001A2EB4">
        <w:rPr>
          <w:rFonts w:cs="Times New Roman"/>
        </w:rPr>
        <w:t xml:space="preserve">Although phosphate and carbonate species may contribute to the formation of secondary corrosion products such as </w:t>
      </w:r>
      <w:proofErr w:type="spellStart"/>
      <w:r w:rsidR="00BC506D" w:rsidRPr="001A2EB4">
        <w:rPr>
          <w:rFonts w:cs="Times New Roman"/>
        </w:rPr>
        <w:t>hopeite</w:t>
      </w:r>
      <w:proofErr w:type="spellEnd"/>
      <w:r w:rsidR="00BC506D" w:rsidRPr="001A2EB4">
        <w:rPr>
          <w:rFonts w:cs="Times New Roman"/>
        </w:rPr>
        <w:t xml:space="preserve">, smithsonite, and </w:t>
      </w:r>
      <w:proofErr w:type="spellStart"/>
      <w:r w:rsidR="00BC506D" w:rsidRPr="001A2EB4">
        <w:rPr>
          <w:rFonts w:cs="Times New Roman"/>
        </w:rPr>
        <w:t>simonkolleite</w:t>
      </w:r>
      <w:proofErr w:type="spellEnd"/>
      <w:r w:rsidR="00BC506D" w:rsidRPr="001A2EB4">
        <w:rPr>
          <w:rFonts w:cs="Times New Roman"/>
        </w:rPr>
        <w:t xml:space="preserve"> at longer timescales </w:t>
      </w:r>
      <w:r w:rsidR="00BC506D" w:rsidRPr="001A2EB4">
        <w:rPr>
          <w:rFonts w:cs="Times New Roman"/>
        </w:rPr>
        <w:fldChar w:fldCharType="begin"/>
      </w:r>
      <w:r w:rsidR="00CE255A">
        <w:rPr>
          <w:rFonts w:cs="Times New Roman"/>
        </w:rPr>
        <w:instrText xml:space="preserve"> ADDIN ZOTERO_ITEM CSL_CITATION {"citationID":"r0ugdedM","properties":{"unsorted":false,"formattedCitation":"\\super [27]\\nosupersub{}","plainCitation":"[27]","noteIndex":0},"citationItems":[{"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00BC506D" w:rsidRPr="001A2EB4">
        <w:rPr>
          <w:rFonts w:cs="Times New Roman"/>
        </w:rPr>
        <w:fldChar w:fldCharType="separate"/>
      </w:r>
      <w:r w:rsidR="00F60B2A" w:rsidRPr="00F60B2A">
        <w:rPr>
          <w:rFonts w:cs="Times New Roman"/>
          <w:vertAlign w:val="superscript"/>
        </w:rPr>
        <w:t>[27]</w:t>
      </w:r>
      <w:r w:rsidR="00BC506D" w:rsidRPr="001A2EB4">
        <w:rPr>
          <w:rFonts w:cs="Times New Roman"/>
        </w:rPr>
        <w:fldChar w:fldCharType="end"/>
      </w:r>
      <w:r w:rsidR="0068228C">
        <w:rPr>
          <w:rFonts w:cs="Times New Roman"/>
        </w:rPr>
        <w:t>,</w:t>
      </w:r>
      <w:r w:rsidR="002876FD">
        <w:rPr>
          <w:rFonts w:cs="Times New Roman"/>
        </w:rPr>
        <w:t xml:space="preserve"> </w:t>
      </w:r>
      <w:r w:rsidR="00BC506D" w:rsidRPr="001A2EB4">
        <w:rPr>
          <w:rFonts w:cs="Times New Roman"/>
        </w:rPr>
        <w:t xml:space="preserve">the corrosion products are modeled as a single </w:t>
      </w:r>
      <w:proofErr w:type="spellStart"/>
      <w:r w:rsidR="00BC506D" w:rsidRPr="001A2EB4">
        <w:rPr>
          <w:rFonts w:cs="Times New Roman"/>
        </w:rPr>
        <w:t>ZnO</w:t>
      </w:r>
      <w:proofErr w:type="spellEnd"/>
      <w:r w:rsidR="00BC506D" w:rsidRPr="001A2EB4">
        <w:rPr>
          <w:rFonts w:cs="Times New Roman"/>
        </w:rPr>
        <w:t xml:space="preserve"> phase.</w:t>
      </w:r>
    </w:p>
    <w:p w14:paraId="6923D586" w14:textId="77777777" w:rsidR="0008134C" w:rsidRPr="001A2EB4" w:rsidRDefault="0008134C" w:rsidP="00E54A50">
      <w:pPr>
        <w:pStyle w:val="BodyText"/>
        <w:ind w:firstLine="0"/>
        <w:rPr>
          <w:rFonts w:cs="Times New Roman"/>
        </w:rPr>
      </w:pPr>
    </w:p>
    <w:p w14:paraId="000D516B" w14:textId="49701038" w:rsidR="00E54A50" w:rsidRPr="001A2EB4" w:rsidRDefault="00D8369E" w:rsidP="00E54A50">
      <w:pPr>
        <w:pStyle w:val="CaptionedFigure"/>
        <w:ind w:firstLine="0"/>
        <w:jc w:val="center"/>
      </w:pPr>
      <w:bookmarkStart w:id="4" w:name="fig:chemistry"/>
      <w:bookmarkEnd w:id="3"/>
      <w:r w:rsidRPr="001A2EB4">
        <w:rPr>
          <w:noProof/>
        </w:rPr>
        <w:drawing>
          <wp:inline distT="0" distB="0" distL="0" distR="0" wp14:anchorId="6B2B0989" wp14:editId="2B16D036">
            <wp:extent cx="5760720" cy="43402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4340225"/>
                    </a:xfrm>
                    <a:prstGeom prst="rect">
                      <a:avLst/>
                    </a:prstGeom>
                  </pic:spPr>
                </pic:pic>
              </a:graphicData>
            </a:graphic>
          </wp:inline>
        </w:drawing>
      </w:r>
    </w:p>
    <w:p w14:paraId="19F93916" w14:textId="3510BAF4" w:rsidR="00E54A50" w:rsidRPr="001A2EB4" w:rsidRDefault="00E54A50" w:rsidP="00E54A50">
      <w:pPr>
        <w:pStyle w:val="Captions"/>
      </w:pPr>
      <w:bookmarkStart w:id="5" w:name="_Ref238652979"/>
      <w:r w:rsidRPr="001A2EB4">
        <w:rPr>
          <w:b/>
          <w:bCs/>
        </w:rPr>
        <w:t>Fig</w:t>
      </w:r>
      <w:r w:rsidR="00207745"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2F52CE">
        <w:rPr>
          <w:b/>
          <w:bCs/>
          <w:noProof/>
        </w:rPr>
        <w:t>2</w:t>
      </w:r>
      <w:r w:rsidRPr="001A2EB4">
        <w:rPr>
          <w:b/>
          <w:bCs/>
        </w:rPr>
        <w:fldChar w:fldCharType="end"/>
      </w:r>
      <w:bookmarkEnd w:id="5"/>
      <w:r w:rsidRPr="001A2EB4">
        <w:rPr>
          <w:b/>
          <w:bCs/>
        </w:rPr>
        <w:t>.</w:t>
      </w:r>
      <w:r w:rsidRPr="001A2EB4">
        <w:t xml:space="preserve"> </w:t>
      </w:r>
      <w:r w:rsidR="00246AE0" w:rsidRPr="001A2EB4">
        <w:t>Schematic of the coupled mechanistic framework for Zn biodegradation in physiological media. (a) Electrochemical reactions governing Zn dissolution, oxygen reduction, corrosion-product formation, and chloride-induced dissolution, (</w:t>
      </w:r>
      <w:r w:rsidR="00C10022" w:rsidRPr="001A2EB4">
        <w:t>b</w:t>
      </w:r>
      <w:r w:rsidR="00246AE0" w:rsidRPr="001A2EB4">
        <w:t>) porous corrosion-product structure showing the influence of porosity and tortuosity on effective species diffusion</w:t>
      </w:r>
      <w:r w:rsidR="00C10022" w:rsidRPr="001A2EB4">
        <w:t>, (c) level-set tracking of the moving metal-electrolyte interface and associated species transport.</w:t>
      </w:r>
    </w:p>
    <w:p w14:paraId="6D899EF2" w14:textId="77777777" w:rsidR="000631D6" w:rsidRPr="001A2EB4" w:rsidRDefault="000631D6" w:rsidP="00E54A50">
      <w:pPr>
        <w:pStyle w:val="Captions"/>
      </w:pPr>
    </w:p>
    <w:bookmarkEnd w:id="4"/>
    <w:p w14:paraId="090FB1DA" w14:textId="32A0A1DA" w:rsidR="00E54A50" w:rsidRPr="001A2EB4" w:rsidRDefault="0008134C" w:rsidP="00325133">
      <w:pPr>
        <w:pStyle w:val="Heading3"/>
      </w:pPr>
      <w:r w:rsidRPr="001A2EB4">
        <w:t>Reaction-Diffusion</w:t>
      </w:r>
      <w:r w:rsidR="00E54A50" w:rsidRPr="001A2EB4">
        <w:t xml:space="preserve"> Model</w:t>
      </w:r>
    </w:p>
    <w:p w14:paraId="3824C277" w14:textId="180F0641" w:rsidR="00B3641C" w:rsidRPr="001A2EB4" w:rsidRDefault="00156D2A" w:rsidP="00B3641C">
      <w:pPr>
        <w:pStyle w:val="FirstParagraph"/>
        <w:ind w:firstLine="360"/>
        <w:rPr>
          <w:rFonts w:cs="Times New Roman"/>
        </w:rPr>
      </w:pPr>
      <w:r w:rsidRPr="001A2EB4">
        <w:rPr>
          <w:rFonts w:cs="Times New Roman"/>
        </w:rPr>
        <w:t>Based on the mechanisms described above,</w:t>
      </w:r>
      <w:r w:rsidR="00E54A50" w:rsidRPr="001A2EB4">
        <w:rPr>
          <w:rFonts w:cs="Times New Roman"/>
        </w:rPr>
        <w:t xml:space="preserve"> Zn biodegradation was formulated as a coupled reaction-diffusion </w:t>
      </w:r>
      <w:r w:rsidR="00B3641C" w:rsidRPr="001A2EB4">
        <w:rPr>
          <w:rFonts w:cs="Times New Roman"/>
        </w:rPr>
        <w:t xml:space="preserve">formulation derived from the Nernst-Planck equation by neglecting electromigration and convection </w:t>
      </w:r>
      <w:r w:rsidR="00B3641C" w:rsidRPr="001A2EB4">
        <w:rPr>
          <w:rFonts w:cs="Times New Roman"/>
        </w:rPr>
        <w:fldChar w:fldCharType="begin"/>
      </w:r>
      <w:r w:rsidR="00CE255A">
        <w:rPr>
          <w:rFonts w:cs="Times New Roman"/>
        </w:rPr>
        <w:instrText xml:space="preserve"> ADDIN ZOTERO_ITEM CSL_CITATION {"citationID":"6EMeCtG4","properties":{"unsorted":false,"formattedCitation":"\\super [18,19]\\nosupersub{}","plainCitation":"[18,19]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[18,19]</w:t>
      </w:r>
      <w:r w:rsidR="00B3641C" w:rsidRPr="001A2EB4">
        <w:rPr>
          <w:rFonts w:cs="Times New Roman"/>
        </w:rPr>
        <w:fldChar w:fldCharType="end"/>
      </w:r>
      <w:r w:rsidR="00E54A50" w:rsidRPr="001A2EB4">
        <w:rPr>
          <w:rFonts w:cs="Times New Roman"/>
        </w:rPr>
        <w:t xml:space="preserve">. </w:t>
      </w:r>
      <w:r w:rsidR="00B3641C" w:rsidRPr="001A2EB4">
        <w:rPr>
          <w:rFonts w:cs="Times New Roman"/>
        </w:rPr>
        <w:t xml:space="preserve">This simplification is justified by the assumption of local electroneutrality in physiological saline, where ionic transport is primarily diffusion-driven </w:t>
      </w:r>
      <w:r w:rsidR="00B3641C" w:rsidRPr="001A2EB4">
        <w:rPr>
          <w:rFonts w:cs="Times New Roman"/>
        </w:rPr>
        <w:fldChar w:fldCharType="begin"/>
      </w:r>
      <w:r w:rsidR="00A6791C">
        <w:rPr>
          <w:rFonts w:cs="Times New Roman"/>
        </w:rPr>
        <w:instrText xml:space="preserve"> ADDIN ZOTERO_ITEM CSL_CITATION {"citationID":"2YDw3E7n","properties":{"unsorted":false,"formattedCitation":"\\super [29]\\nosupersub{}","plainCitation":"[29]","noteIndex":0},"citationItems":[{"id":4562,"uris":["http://zotero.org/users/16939557/items/8FBQWKCF"],"itemData":{"id":4562,"type":"article-journal","citation-key":"katonaValidatingCorrosionModels2026","container-title":"Corrosion Science","DOI":"10.1016/j.corsci.2025.113495","ISSN":"0010938X","journalAbbreviation":"Corrosion Science","language":"en","page":"113495","source":"DOI.org (Crossref)","title":"Validating corrosion models: A comparison of governing equations","title-short":"Validating corrosion models","volume":"259","author":[{"family":"Katona","given":"R.M."},{"family":"Taylor","given":"J."},{"family":"Schaller","given":"R.F."}],"issued":{"date-parts":[["2026",2]]}}}],"schema":"https://github.com/citation-style-language/schema/raw/master/csl-citation.json"} </w:instrText>
      </w:r>
      <w:r w:rsidR="00B3641C" w:rsidRPr="001A2EB4">
        <w:rPr>
          <w:rFonts w:cs="Times New Roman"/>
        </w:rPr>
        <w:fldChar w:fldCharType="separate"/>
      </w:r>
      <w:r w:rsidR="00A6791C" w:rsidRPr="00A6791C">
        <w:rPr>
          <w:rFonts w:cs="Times New Roman"/>
          <w:vertAlign w:val="superscript"/>
        </w:rPr>
        <w:t>[29]</w:t>
      </w:r>
      <w:r w:rsidR="00B3641C" w:rsidRPr="001A2EB4">
        <w:rPr>
          <w:rFonts w:cs="Times New Roman"/>
        </w:rPr>
        <w:fldChar w:fldCharType="end"/>
      </w:r>
      <w:r w:rsidR="00B3641C" w:rsidRPr="001A2EB4">
        <w:rPr>
          <w:rFonts w:cs="Times New Roman"/>
        </w:rPr>
        <w:t xml:space="preserve">, </w:t>
      </w:r>
      <w:r w:rsidR="00B3641C" w:rsidRPr="001A2EB4">
        <w:rPr>
          <w:rFonts w:cs="Times New Roman"/>
        </w:rPr>
        <w:t>together with the static immersion conditions considered in this study (</w:t>
      </w:r>
      <m:oMath>
        <m:r>
          <m:rPr>
            <m:sty m:val="bi"/>
          </m:rPr>
          <w:rPr>
            <w:rFonts w:ascii="Cambria Math" w:hAnsi="Cambria Math" w:cs="Times New Roman"/>
          </w:rPr>
          <m:t>u</m:t>
        </m:r>
        <m:r>
          <m:rPr>
            <m:sty m:val="p"/>
          </m:rPr>
          <w:rPr>
            <w:rFonts w:ascii="Cambria Math" w:hAnsi="Cambria Math" w:cs="Times New Roman"/>
          </w:rPr>
          <m:t>=</m:t>
        </m:r>
        <m:r>
          <w:rPr>
            <w:rFonts w:ascii="Cambria Math" w:hAnsi="Cambria Math" w:cs="Times New Roman"/>
          </w:rPr>
          <m:t>0</m:t>
        </m:r>
      </m:oMath>
      <w:r w:rsidR="00B3641C" w:rsidRPr="001A2EB4">
        <w:rPr>
          <w:rFonts w:cs="Times New Roman"/>
        </w:rPr>
        <w:t>). As a result, the governing transport equations reduce to a reaction-diffusion formulation:</w:t>
      </w:r>
    </w:p>
    <w:p w14:paraId="7545234C" w14:textId="27BD3739" w:rsidR="00B3641C" w:rsidRPr="001A2EB4" w:rsidRDefault="00D5249E" w:rsidP="00B3641C">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00B3641C" w:rsidRPr="001A2EB4">
        <w:rPr>
          <w:rFonts w:cs="Times New Roman"/>
        </w:rPr>
        <w:tab/>
        <w:t>(</w:t>
      </w:r>
      <w:r w:rsidR="00105ABB" w:rsidRPr="001A2EB4">
        <w:rPr>
          <w:rFonts w:cs="Times New Roman"/>
        </w:rPr>
        <w:t>6</w:t>
      </w:r>
      <w:r w:rsidR="00B3641C" w:rsidRPr="001A2EB4">
        <w:rPr>
          <w:rFonts w:cs="Times New Roman"/>
        </w:rPr>
        <w:t>)</w:t>
      </w:r>
    </w:p>
    <w:p w14:paraId="62B98430" w14:textId="5C81D948" w:rsidR="00B3641C" w:rsidRPr="001A2EB4" w:rsidRDefault="00B3641C" w:rsidP="00B3641C">
      <w:pPr>
        <w:pStyle w:val="FirstParagraph"/>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1A2EB4">
        <w:rPr>
          <w:rFonts w:cs="Times New Roman"/>
        </w:rPr>
        <w:t xml:space="preserv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Pr="001A2EB4">
        <w:rPr>
          <w:rFonts w:cs="Times New Roman"/>
        </w:rPr>
        <w:t xml:space="preserve">​ denote species concentration, effective diffusivity, and reaction terms, respectively. </w:t>
      </w:r>
    </w:p>
    <w:p w14:paraId="276FA8C2" w14:textId="0D2FBA4B" w:rsidR="00B3641C" w:rsidRPr="001A2EB4" w:rsidRDefault="000D2C07" w:rsidP="00B3641C">
      <w:pPr>
        <w:pStyle w:val="BodyText"/>
      </w:pPr>
      <w:r w:rsidRPr="000D2C07">
        <w:t>Four dissolved species are solved</w:t>
      </w:r>
      <w:r w:rsidR="00105ABB" w:rsidRPr="000D2C07">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oMath>
      <w:r w:rsidR="00105ABB" w:rsidRPr="000D2C07">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Cl</m:t>
            </m:r>
          </m:sub>
        </m:sSub>
      </m:oMath>
      <w:r w:rsidR="00105ABB" w:rsidRPr="000D2C07">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oMath>
      <w:r w:rsidR="00105ABB" w:rsidRPr="000D2C07">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00105ABB" w:rsidRPr="000D2C07">
        <w:rPr>
          <w:rFonts w:cs="Times New Roman"/>
        </w:rPr>
        <w:t xml:space="preserve">) </w:t>
      </w:r>
      <w:r w:rsidRPr="000D2C07">
        <w:t xml:space="preserve">together with the corrosion-product </w:t>
      </w:r>
      <w:del w:id="9002" w:author="Claude" w:date="2026-10-09T06:37:03Z">
        <w:r>
          <w:delText xml:space="preserve">coverage</w:delText>
        </w:r>
      </w:del>
      <w:ins w:id="9001" w:author="Claude" w:date="2026-10-09T06:37:03Z">
        <w:r w:rsidRPr="000D2C07">
          <w:t xml:space="preserve">concentration</w:t>
        </w:r>
      </w:ins>
      <w:r w:rsidR="00105ABB" w:rsidRPr="000D2C07">
        <w:rPr>
          <w:rFonts w:cs="Times New Roman"/>
        </w:rPr>
        <w:t xml:space="preserve"> (</w:t>
      </w:r>
      <m:oMath>
        <m:r>
          <w:rPr>
            <w:rFonts w:ascii="Cambria Math" w:hAnsi="Cambria Math"/>
          </w:rPr>
          <m:t>F</m:t>
        </m:r>
      </m:oMath>
      <w:r w:rsidR="00105ABB" w:rsidRPr="000D2C07">
        <w:rPr>
          <w:rFonts w:cs="Times New Roman"/>
        </w:rPr>
        <w:t>)</w:t>
      </w:r>
      <w:r>
        <w:rPr>
          <w:rFonts w:cs="Times New Roman"/>
        </w:rPr>
        <w:t xml:space="preserve">. </w:t>
      </w:r>
      <w:r w:rsidR="00B3641C" w:rsidRPr="001A2EB4">
        <w:t xml:space="preserve">Dissolved oxygen was treated as the primary cathodic reactant, while hydrogen evolution was neglected because of its minimal contribution. Consistent with rotating-disk electrode studies, ORR was modeled as a first-order reaction governed by the reaction rate coefficient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3641C" w:rsidRPr="001A2EB4">
        <w:t xml:space="preserve"> and the local oxygen concentration </w:t>
      </w:r>
      <w:r w:rsidR="00082B55" w:rsidRPr="001A2EB4">
        <w:rPr>
          <w:rFonts w:cs="Times New Roman"/>
        </w:rPr>
        <w:fldChar w:fldCharType="begin"/>
      </w:r>
      <w:r w:rsidR="00CE255A">
        <w:rPr>
          <w:rFonts w:cs="Times New Roman"/>
        </w:rPr>
        <w:instrText xml:space="preserve"> ADDIN ZOTERO_ITEM CSL_CITATION {"citationID":"y91lExEM","properties":{"unsorted":false,"formattedCitation":"\\super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082B55" w:rsidRPr="001A2EB4">
        <w:rPr>
          <w:rFonts w:cs="Times New Roman"/>
        </w:rPr>
        <w:fldChar w:fldCharType="separate"/>
      </w:r>
      <w:r w:rsidR="00F60B2A" w:rsidRPr="00F60B2A">
        <w:rPr>
          <w:rFonts w:cs="Times New Roman"/>
          <w:vertAlign w:val="superscript"/>
        </w:rPr>
        <w:t>[22]</w:t>
      </w:r>
      <w:r w:rsidR="00082B55" w:rsidRPr="001A2EB4">
        <w:rPr>
          <w:rFonts w:cs="Times New Roman"/>
        </w:rPr>
        <w:fldChar w:fldCharType="end"/>
      </w:r>
      <w:r w:rsidR="00B3641C" w:rsidRPr="001A2EB4">
        <w:t xml:space="preserve">. The reaction term was applied exclusively at the moving Zn–electrolyte interface, such that oxygen must diffuse to the Zn surface before being consumed. </w:t>
      </w:r>
    </w:p>
    <w:p w14:paraId="27EF1B66" w14:textId="34026633" w:rsidR="00D26518" w:rsidRPr="001A2EB4" w:rsidRDefault="00D26518" w:rsidP="00D1626D">
      <w:pPr>
        <w:pStyle w:val="BodyText"/>
        <w:rPr>
          <w:ins w:id="20002" w:author="Claude" w:date="2026-10-09T06:37:03Z"/>
        </w:rPr>
      </w:pPr>
      <w:ins w:id="20001" w:author="Claude" w:date="2026-10-09T06:37:03Z">
        <w:r w:rsidRPr="001A2EB4">
          <w:t xml:space="preserve">F is the molar concentration of ZnO-equivalent corrosion product per unit corrosion-product-region volume (mol mm⁻³), and all concentrations are molar (mol mm⁻³). The oxygen-reduction (ORR) molar flux at the interface is defined as</w:t>
        </w:r>
      </w:ins>
    </w:p>
    <w:p w14:paraId="27EF1B66" w14:textId="34026633" w:rsidR="00D26518" w:rsidRPr="001A2EB4" w:rsidRDefault="00D26518" w:rsidP="00D1626D">
      <w:pPr>
        <w:pStyle w:val="BodyText"/>
        <w:rPr>
          <w:ins w:id="20021" w:author="Claude" w:date="2026-10-09T06:37:03Z"/>
        </w:rPr>
      </w:pPr>
      <m:oMath>
        <m:sSub>
          <m:e>
            <m:r>
              <w:rPr>
                <w:ins w:id="20012" w:author="Claude" w:date="2026-10-09T06:37:03Z"/>
                <w:ins w:id="20003" w:author="Claude" w:date="2026-10-09T06:37:03Z"/>
              </w:rPr>
              <m:t xml:space="preserve">j</m:t>
            </m:r>
          </m:e>
          <m:sub>
            <m:r>
              <w:rPr>
                <w:ins w:id="20013" w:author="Claude" w:date="2026-10-09T06:37:03Z"/>
                <w:ins w:id="20004" w:author="Claude" w:date="2026-10-09T06:37:03Z"/>
              </w:rPr>
              <m:t xml:space="preserve">ORR</m:t>
            </m:r>
          </m:sub>
        </m:sSub>
        <m:r>
          <w:rPr>
            <w:ins w:id="20014" w:author="Claude" w:date="2026-10-09T06:37:03Z"/>
            <w:ins w:id="20005" w:author="Claude" w:date="2026-10-09T06:37:03Z"/>
          </w:rPr>
          <m:t xml:space="preserve">=</m:t>
        </m:r>
        <m:sSub>
          <m:e>
            <m:r>
              <w:rPr>
                <w:ins w:id="20015" w:author="Claude" w:date="2026-10-09T06:37:03Z"/>
                <w:ins w:id="20006" w:author="Claude" w:date="2026-10-09T06:37:03Z"/>
              </w:rPr>
              <m:t xml:space="preserve">k</m:t>
            </m:r>
          </m:e>
          <m:sub>
            <m:r>
              <w:rPr>
                <w:ins w:id="20016" w:author="Claude" w:date="2026-10-09T06:37:03Z"/>
                <w:ins w:id="20007" w:author="Claude" w:date="2026-10-09T06:37:03Z"/>
              </w:rPr>
              <m:t xml:space="preserve">ORR</m:t>
            </m:r>
          </m:sub>
        </m:sSub>
        <m:sSub>
          <m:e>
            <m:r>
              <w:rPr>
                <w:ins w:id="20017" w:author="Claude" w:date="2026-10-09T06:37:03Z"/>
                <w:ins w:id="20008" w:author="Claude" w:date="2026-10-09T06:37:03Z"/>
              </w:rPr>
              <m:t xml:space="preserve">C</m:t>
            </m:r>
          </m:e>
          <m:sub>
            <m:r>
              <w:rPr>
                <w:ins w:id="20018" w:author="Claude" w:date="2026-10-09T06:37:03Z"/>
                <w:ins w:id="20009" w:author="Claude" w:date="2026-10-09T06:37:03Z"/>
              </w:rPr>
              <m:t xml:space="preserve">O₂</m:t>
            </m:r>
          </m:sub>
        </m:sSub>
        <m:r>
          <w:rPr>
            <w:ins w:id="20019" w:author="Claude" w:date="2026-10-09T06:37:03Z"/>
            <w:ins w:id="20010" w:author="Claude" w:date="2026-10-09T06:37:03Z"/>
          </w:rPr>
          <m:t xml:space="preserve">|Γ</m:t>
        </m:r>
        <m:r>
          <w:rPr>
            <w:ins w:id="20020" w:author="Claude" w:date="2026-10-09T06:37:03Z"/>
            <w:ins w:id="20011" w:author="Claude" w:date="2026-10-09T06:37:03Z"/>
          </w:rPr>
          <m:t xml:space="preserve"> [mol mm⁻² h⁻¹]</m:t>
        </m:r>
      </m:oMath>
    </w:p>
    <w:p w14:paraId="27EF1B66" w14:textId="34026633" w:rsidR="00D26518" w:rsidRPr="001A2EB4" w:rsidRDefault="00D26518" w:rsidP="00D1626D">
      <w:pPr>
        <w:pStyle w:val="BodyText"/>
        <w:rPr>
          <w:ins w:id="20029" w:author="Claude" w:date="2026-10-09T06:37:03Z"/>
        </w:rPr>
      </w:pPr>
      <w:ins w:id="20022" w:author="Claude" w:date="2026-10-09T06:37:03Z">
        <w:r w:rsidRPr="001A2EB4">
          <w:t xml:space="preserve">where k</w:t>
        </w:r>
      </w:ins>
      <w:ins w:id="20023" w:author="Claude" w:date="2026-10-09T06:37:03Z">
        <w:r w:rsidRPr="001A2EB4">
          <w:rPr>
            <w:vertAlign w:val="subscript"/>
          </w:rPr>
          <w:t xml:space="preserve">ORR</w:t>
        </w:r>
      </w:ins>
      <w:ins w:id="20024" w:author="Claude" w:date="2026-10-09T06:37:03Z">
        <w:r w:rsidRPr="001A2EB4">
          <w:t xml:space="preserve"> is a velocity (mm h⁻¹) and C</w:t>
        </w:r>
      </w:ins>
      <w:ins w:id="20025" w:author="Claude" w:date="2026-10-09T06:37:03Z">
        <w:r w:rsidRPr="001A2EB4">
          <w:rPr>
            <w:vertAlign w:val="subscript"/>
          </w:rPr>
          <w:t xml:space="preserve">O2</w:t>
        </w:r>
      </w:ins>
      <w:ins w:id="20026" w:author="Claude" w:date="2026-10-09T06:37:03Z">
        <w:r w:rsidRPr="001A2EB4">
          <w:t xml:space="preserve">|</w:t>
        </w:r>
      </w:ins>
      <w:ins w:id="20027" w:author="Claude" w:date="2026-10-09T06:37:03Z">
        <w:r w:rsidRPr="001A2EB4">
          <w:rPr>
            <w:vertAlign w:val="subscript"/>
          </w:rPr>
          <w:t xml:space="preserve">Γ</w:t>
        </w:r>
      </w:ins>
      <w:ins w:id="20028" w:author="Claude" w:date="2026-10-09T06:37:03Z">
        <w:r w:rsidRPr="001A2EB4">
          <w:t xml:space="preserve"> is the interfacial oxygen concentration.</w:t>
        </w:r>
      </w:ins>
    </w:p>
    <w:p w14:paraId="42144BD5" w14:textId="695D62F6" w:rsidR="00097CCF" w:rsidRPr="001A2EB4" w:rsidRDefault="00D5249E"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del w:id="20047" w:author="Claude" w:date="2026-10-09T06:37:03Z"/>
                <w:rFonts w:ascii="Cambria Math" w:hAnsi="Cambria Math" w:cs="Times New Roman"/>
              </w:rPr>
              <m:t>∂</m:t>
            </m:r>
            <m:sSub>
              <m:sSubPr>
                <m:ctrlPr>
                  <w:rPr>
                    <w:rFonts w:ascii="Cambria Math" w:hAnsi="Cambria Math" w:cs="Times New Roman"/>
                  </w:rPr>
                </m:ctrlPr>
              </m:sSubPr>
              <m:e>
                <m:r>
                  <w:rPr>
                    <w:del w:id="20048" w:author="Claude" w:date="2026-10-09T06:37:03Z"/>
                    <w:rFonts w:ascii="Cambria Math" w:hAnsi="Cambria Math" w:cs="Times New Roman"/>
                  </w:rPr>
                  <m:t>C</m:t>
                </m:r>
              </m:e>
              <m:sub>
                <m:sSub>
                  <m:sSubPr>
                    <m:ctrlPr>
                      <w:rPr>
                        <w:rFonts w:ascii="Cambria Math" w:hAnsi="Cambria Math" w:cs="Times New Roman"/>
                      </w:rPr>
                    </m:ctrlPr>
                  </m:sSubPr>
                  <m:e>
                    <m:r>
                      <m:rPr>
                        <m:sty m:val="p"/>
                      </m:rPr>
                      <w:rPr>
                        <w:del w:id="20049" w:author="Claude" w:date="2026-10-09T06:37:03Z"/>
                        <w:rFonts w:ascii="Cambria Math" w:hAnsi="Cambria Math" w:cs="Times New Roman"/>
                      </w:rPr>
                      <m:t>O</m:t>
                    </m:r>
                  </m:e>
                  <m:sub>
                    <m:r>
                      <m:rPr>
                        <m:sty m:val="p"/>
                      </m:rPr>
                      <w:rPr>
                        <w:del w:id="20050" w:author="Claude" w:date="2026-10-09T06:37:03Z"/>
                        <w:rFonts w:ascii="Cambria Math" w:hAnsi="Cambria Math" w:cs="Times New Roman"/>
                      </w:rPr>
                      <m:t>2</m:t>
                    </m:r>
                  </m:sub>
                </m:sSub>
              </m:sub>
            </m:sSub>
          </m:num>
          <m:den>
            <m:r>
              <m:rPr>
                <m:sty m:val="p"/>
              </m:rPr>
              <w:rPr>
                <w:del w:id="20051" w:author="Claude" w:date="2026-10-09T06:37:03Z"/>
                <w:rFonts w:ascii="Cambria Math" w:hAnsi="Cambria Math" w:cs="Times New Roman"/>
              </w:rPr>
              <m:t>∂</m:t>
            </m:r>
            <m:r>
              <w:rPr>
                <w:del w:id="20052" w:author="Claude" w:date="2026-10-09T06:37:03Z"/>
                <w:rFonts w:ascii="Cambria Math" w:hAnsi="Cambria Math" w:cs="Times New Roman"/>
              </w:rPr>
              <m:t>t</m:t>
            </m:r>
          </m:den>
        </m:f>
        <m:r>
          <m:rPr>
            <m:sty m:val="p"/>
          </m:rPr>
          <w:rPr>
            <w:del w:id="20053" w:author="Claude" w:date="2026-10-09T06:37:03Z"/>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del w:id="20054" w:author="Claude" w:date="2026-10-09T06:37:03Z"/>
                    <w:rFonts w:ascii="Cambria Math" w:hAnsi="Cambria Math" w:cs="Times New Roman"/>
                  </w:rPr>
                  <m:t>D</m:t>
                </m:r>
              </m:e>
              <m:sub>
                <m:sSub>
                  <m:sSubPr>
                    <m:ctrlPr>
                      <w:rPr>
                        <w:rFonts w:ascii="Cambria Math" w:hAnsi="Cambria Math" w:cs="Times New Roman"/>
                      </w:rPr>
                    </m:ctrlPr>
                  </m:sSubPr>
                  <m:e>
                    <m:r>
                      <m:rPr>
                        <m:sty m:val="p"/>
                      </m:rPr>
                      <w:rPr>
                        <w:del w:id="20055" w:author="Claude" w:date="2026-10-09T06:37:03Z"/>
                        <w:rFonts w:ascii="Cambria Math" w:hAnsi="Cambria Math" w:cs="Times New Roman"/>
                      </w:rPr>
                      <m:t>O</m:t>
                    </m:r>
                  </m:e>
                  <m:sub>
                    <m:r>
                      <m:rPr>
                        <m:sty m:val="p"/>
                      </m:rPr>
                      <w:rPr>
                        <w:del w:id="20056" w:author="Claude" w:date="2026-10-09T06:37:03Z"/>
                        <w:rFonts w:ascii="Cambria Math" w:hAnsi="Cambria Math" w:cs="Times New Roman"/>
                      </w:rPr>
                      <m:t>2</m:t>
                    </m:r>
                  </m:sub>
                </m:sSub>
              </m:sub>
              <m:sup>
                <m:r>
                  <m:rPr>
                    <m:nor/>
                  </m:rPr>
                  <w:rPr>
                    <w:del w:id="20057" w:author="Claude" w:date="2026-10-09T06:37:03Z"/>
                    <w:rFonts w:cs="Times New Roman"/>
                  </w:rPr>
                  <m:t>eff</m:t>
                </m:r>
              </m:sup>
            </m:sSubSup>
            <m:r>
              <w:rPr>
                <w:del w:id="20058" w:author="Claude" w:date="2026-10-09T06:37:03Z"/>
                <w:rFonts w:ascii="Cambria Math" w:hAnsi="Cambria Math" w:cs="Times New Roman"/>
              </w:rPr>
              <m:t> </m:t>
            </m:r>
            <m:r>
              <m:rPr>
                <m:sty m:val="p"/>
              </m:rPr>
              <w:rPr>
                <w:del w:id="20059" w:author="Claude" w:date="2026-10-09T06:37:03Z"/>
                <w:rFonts w:ascii="Cambria Math" w:hAnsi="Cambria Math" w:cs="Times New Roman"/>
              </w:rPr>
              <m:t>∇</m:t>
            </m:r>
            <m:sSub>
              <m:sSubPr>
                <m:ctrlPr>
                  <w:rPr>
                    <w:rFonts w:ascii="Cambria Math" w:hAnsi="Cambria Math" w:cs="Times New Roman"/>
                  </w:rPr>
                </m:ctrlPr>
              </m:sSubPr>
              <m:e>
                <m:r>
                  <w:rPr>
                    <w:del w:id="20060" w:author="Claude" w:date="2026-10-09T06:37:03Z"/>
                    <w:rFonts w:ascii="Cambria Math" w:hAnsi="Cambria Math" w:cs="Times New Roman"/>
                  </w:rPr>
                  <m:t>C</m:t>
                </m:r>
              </m:e>
              <m:sub>
                <m:sSub>
                  <m:sSubPr>
                    <m:ctrlPr>
                      <w:rPr>
                        <w:rFonts w:ascii="Cambria Math" w:hAnsi="Cambria Math" w:cs="Times New Roman"/>
                      </w:rPr>
                    </m:ctrlPr>
                  </m:sSubPr>
                  <m:e>
                    <m:r>
                      <m:rPr>
                        <m:sty m:val="p"/>
                      </m:rPr>
                      <w:rPr>
                        <w:del w:id="20061" w:author="Claude" w:date="2026-10-09T06:37:03Z"/>
                        <w:rFonts w:ascii="Cambria Math" w:hAnsi="Cambria Math" w:cs="Times New Roman"/>
                      </w:rPr>
                      <m:t>O</m:t>
                    </m:r>
                  </m:e>
                  <m:sub>
                    <m:r>
                      <m:rPr>
                        <m:sty m:val="p"/>
                      </m:rPr>
                      <w:rPr>
                        <w:del w:id="20062" w:author="Claude" w:date="2026-10-09T06:37:03Z"/>
                        <w:rFonts w:ascii="Cambria Math" w:hAnsi="Cambria Math" w:cs="Times New Roman"/>
                      </w:rPr>
                      <m:t>2</m:t>
                    </m:r>
                  </m:sub>
                </m:sSub>
              </m:sub>
            </m:sSub>
          </m:e>
        </m:d>
        <m:r>
          <m:rPr>
            <m:sty m:val="p"/>
          </m:rPr>
          <w:rPr>
            <w:del w:id="20063" w:author="Claude" w:date="2026-10-09T06:37:03Z"/>
            <w:rFonts w:ascii="Cambria Math" w:hAnsi="Cambria Math" w:cs="Times New Roman"/>
          </w:rPr>
          <m:t>-</m:t>
        </m:r>
        <m:sSub>
          <m:sSubPr>
            <m:ctrlPr>
              <w:rPr>
                <w:rFonts w:ascii="Cambria Math" w:hAnsi="Cambria Math" w:cs="Times New Roman"/>
              </w:rPr>
            </m:ctrlPr>
          </m:sSubPr>
          <m:e>
            <m:r>
              <w:rPr>
                <w:del w:id="20064" w:author="Claude" w:date="2026-10-09T06:37:03Z"/>
                <w:rFonts w:ascii="Cambria Math" w:hAnsi="Cambria Math" w:cs="Times New Roman"/>
              </w:rPr>
              <m:t>k</m:t>
            </m:r>
          </m:e>
          <m:sub>
            <m:r>
              <m:rPr>
                <m:sty m:val="p"/>
              </m:rPr>
              <w:rPr>
                <w:del w:id="20065" w:author="Claude" w:date="2026-10-09T06:37:03Z"/>
                <w:rFonts w:ascii="Cambria Math" w:hAnsi="Cambria Math" w:cs="Times New Roman"/>
              </w:rPr>
              <m:t>ORR</m:t>
            </m:r>
          </m:sub>
        </m:sSub>
        <m:r>
          <w:rPr>
            <w:del w:id="20066" w:author="Claude" w:date="2026-10-09T06:37:03Z"/>
            <w:rFonts w:ascii="Cambria Math" w:hAnsi="Cambria Math" w:cs="Times New Roman"/>
          </w:rPr>
          <m:t> </m:t>
        </m:r>
        <m:sSub>
          <m:sSubPr>
            <m:ctrlPr>
              <w:rPr>
                <w:rFonts w:ascii="Cambria Math" w:hAnsi="Cambria Math" w:cs="Times New Roman"/>
              </w:rPr>
            </m:ctrlPr>
          </m:sSubPr>
          <m:e>
            <m:r>
              <w:rPr>
                <w:del w:id="20067" w:author="Claude" w:date="2026-10-09T06:37:03Z"/>
                <w:rFonts w:ascii="Cambria Math" w:hAnsi="Cambria Math" w:cs="Times New Roman"/>
              </w:rPr>
              <m:t>C</m:t>
            </m:r>
          </m:e>
          <m:sub>
            <m:sSub>
              <m:sSubPr>
                <m:ctrlPr>
                  <w:rPr>
                    <w:rFonts w:ascii="Cambria Math" w:hAnsi="Cambria Math" w:cs="Times New Roman"/>
                  </w:rPr>
                </m:ctrlPr>
              </m:sSubPr>
              <m:e>
                <m:r>
                  <m:rPr>
                    <m:sty m:val="p"/>
                  </m:rPr>
                  <w:rPr>
                    <w:del w:id="20068" w:author="Claude" w:date="2026-10-09T06:37:03Z"/>
                    <w:rFonts w:ascii="Cambria Math" w:hAnsi="Cambria Math" w:cs="Times New Roman"/>
                  </w:rPr>
                  <m:t>O</m:t>
                </m:r>
              </m:e>
              <m:sub>
                <m:r>
                  <m:rPr>
                    <m:sty m:val="p"/>
                  </m:rPr>
                  <w:rPr>
                    <w:del w:id="20069" w:author="Claude" w:date="2026-10-09T06:37:03Z"/>
                    <w:rFonts w:ascii="Cambria Math" w:hAnsi="Cambria Math" w:cs="Times New Roman"/>
                  </w:rPr>
                  <m:t>2</m:t>
                </m:r>
              </m:sub>
            </m:sSub>
          </m:sub>
        </m:sSub>
        <m:r>
          <w:rPr>
            <w:del w:id="20070" w:author="Claude" w:date="2026-10-09T06:37:03Z"/>
            <w:rFonts w:ascii="Cambria Math" w:hAnsi="Cambria Math" w:cs="Times New Roman"/>
          </w:rPr>
          <m:t xml:space="preserve"> </m:t>
        </m:r>
        <m:sSub>
          <m:sSubPr>
            <m:ctrlPr>
              <w:rPr>
                <w:rFonts w:ascii="Cambria Math" w:hAnsi="Cambria Math"/>
              </w:rPr>
            </m:ctrlPr>
          </m:sSubPr>
          <m:e>
            <m:r>
              <w:rPr>
                <w:del w:id="20071" w:author="Claude" w:date="2026-10-09T06:37:03Z"/>
                <w:rFonts w:ascii="Cambria Math" w:hAnsi="Cambria Math"/>
              </w:rPr>
              <m:t>δ</m:t>
            </m:r>
          </m:e>
          <m:sub>
            <m:r>
              <m:rPr>
                <m:sty m:val="p"/>
              </m:rPr>
              <w:rPr>
                <w:del w:id="20072" w:author="Claude" w:date="2026-10-09T06:37:03Z"/>
                <w:rFonts w:ascii="Cambria Math" w:hAnsi="Cambria Math"/>
              </w:rPr>
              <m:t>Γ</m:t>
            </m:r>
          </m:sub>
        </m:sSub>
      </m:oMath>
      <m:oMath>
        <m:f>
          <m:num>
            <m:r>
              <w:rPr>
                <w:ins w:id="20030" w:author="Claude" w:date="2026-10-09T06:37:03Z"/>
              </w:rPr>
              <m:t xml:space="preserve">∂</m:t>
            </m:r>
            <m:sSub>
              <m:e>
                <m:r>
                  <w:rPr>
                    <w:ins w:id="20031" w:author="Claude" w:date="2026-10-09T06:37:03Z"/>
                  </w:rPr>
                  <m:t xml:space="preserve">C</m:t>
                </m:r>
              </m:e>
              <m:sub>
                <m:r>
                  <w:rPr>
                    <w:ins w:id="20032" w:author="Claude" w:date="2026-10-09T06:37:03Z"/>
                  </w:rPr>
                  <m:t xml:space="preserve">O₂</m:t>
                </m:r>
              </m:sub>
            </m:sSub>
          </m:num>
          <m:den>
            <m:r>
              <w:rPr>
                <w:ins w:id="20033" w:author="Claude" w:date="2026-10-09T06:37:03Z"/>
              </w:rPr>
              <m:t xml:space="preserve">∂</m:t>
            </m:r>
            <m:r>
              <w:rPr>
                <w:ins w:id="20034" w:author="Claude" w:date="2026-10-09T06:37:03Z"/>
              </w:rPr>
              <m:t xml:space="preserve">t</m:t>
            </m:r>
          </m:den>
        </m:f>
        <m:r>
          <w:rPr>
            <w:ins w:id="20035" w:author="Claude" w:date="2026-10-09T06:37:03Z"/>
          </w:rPr>
          <m:t xml:space="preserve">=∇⋅(</m:t>
        </m:r>
        <m:sSup>
          <m:e>
            <m:sSub>
              <m:e>
                <m:r>
                  <w:rPr>
                    <w:ins w:id="20036" w:author="Claude" w:date="2026-10-09T06:37:03Z"/>
                  </w:rPr>
                  <m:t xml:space="preserve">D</m:t>
                </m:r>
              </m:e>
              <m:sub>
                <m:r>
                  <w:rPr>
                    <w:ins w:id="20037" w:author="Claude" w:date="2026-10-09T06:37:03Z"/>
                  </w:rPr>
                  <m:t xml:space="preserve">O₂</m:t>
                </m:r>
              </m:sub>
            </m:sSub>
          </m:e>
          <m:sup>
            <m:r>
              <w:rPr>
                <w:ins w:id="20038" w:author="Claude" w:date="2026-10-09T06:37:03Z"/>
              </w:rPr>
              <m:t xml:space="preserve">eff</m:t>
            </m:r>
          </m:sup>
        </m:sSup>
        <m:r>
          <w:rPr>
            <w:ins w:id="20039" w:author="Claude" w:date="2026-10-09T06:37:03Z"/>
          </w:rPr>
          <m:t xml:space="preserve">∇</m:t>
        </m:r>
        <m:sSub>
          <m:e>
            <m:r>
              <w:rPr>
                <w:ins w:id="20040" w:author="Claude" w:date="2026-10-09T06:37:03Z"/>
              </w:rPr>
              <m:t xml:space="preserve">C</m:t>
            </m:r>
          </m:e>
          <m:sub>
            <m:r>
              <w:rPr>
                <w:ins w:id="20041" w:author="Claude" w:date="2026-10-09T06:37:03Z"/>
              </w:rPr>
              <m:t xml:space="preserve">O₂</m:t>
            </m:r>
          </m:sub>
        </m:sSub>
        <m:r>
          <w:rPr>
            <w:ins w:id="20042" w:author="Claude" w:date="2026-10-09T06:37:03Z"/>
          </w:rPr>
          <m:t xml:space="preserve">)−</m:t>
        </m:r>
        <m:sSub>
          <m:e>
            <m:r>
              <w:rPr>
                <w:ins w:id="20043" w:author="Claude" w:date="2026-10-09T06:37:03Z"/>
              </w:rPr>
              <m:t xml:space="preserve">j</m:t>
            </m:r>
          </m:e>
          <m:sub>
            <m:r>
              <w:rPr>
                <w:ins w:id="20044" w:author="Claude" w:date="2026-10-09T06:37:03Z"/>
              </w:rPr>
              <m:t xml:space="preserve">ORR</m:t>
            </m:r>
          </m:sub>
        </m:sSub>
        <m:sSub>
          <m:e>
            <m:r>
              <w:rPr>
                <w:ins w:id="20045" w:author="Claude" w:date="2026-10-09T06:37:03Z"/>
              </w:rPr>
              <m:t xml:space="preserve">δ</m:t>
            </m:r>
          </m:e>
          <m:sub>
            <m:r>
              <w:rPr>
                <w:ins w:id="20046" w:author="Claude" w:date="2026-10-09T06:37:03Z"/>
              </w:rPr>
              <m:t xml:space="preserve">Γ</m:t>
            </m:r>
          </m:sub>
        </m:sSub>
      </m:oMath>
      <w:r w:rsidR="00097CCF" w:rsidRPr="001A2EB4">
        <w:rPr>
          <w:rFonts w:cs="Times New Roman"/>
        </w:rPr>
        <w:tab/>
        <w:t>(</w:t>
      </w:r>
      <w:r w:rsidR="00105ABB" w:rsidRPr="001A2EB4">
        <w:rPr>
          <w:rFonts w:cs="Times New Roman"/>
        </w:rPr>
        <w:t>7</w:t>
      </w:r>
      <w:r w:rsidR="00097CCF" w:rsidRPr="001A2EB4">
        <w:rPr>
          <w:rFonts w:cs="Times New Roman"/>
        </w:rPr>
        <w:t>)</w:t>
      </w:r>
    </w:p>
    <w:p w14:paraId="1FA9AF16" w14:textId="1CB37E53" w:rsidR="00424107" w:rsidRPr="001A2EB4" w:rsidRDefault="004833E0" w:rsidP="00424107">
      <w:pPr>
        <w:pStyle w:val="BodyText"/>
        <w:ind w:firstLine="0"/>
        <w:rPr>
          <w:rFonts w:cs="Times New Roman"/>
        </w:rPr>
      </w:pPr>
      <w:r w:rsidRPr="004833E0">
        <w:rPr>
          <w:rFonts w:cs="Times New Roman"/>
        </w:rPr>
        <w:t xml:space="preserve">where </w:t>
      </w:r>
      <w:proofErr w:type="spellStart"/>
      <w:r w:rsidRPr="004833E0">
        <w:rPr>
          <w:rFonts w:cs="Times New Roman"/>
        </w:rPr>
        <w:t>δ</w:t>
      </w:r>
      <w:r w:rsidRPr="004833E0">
        <w:rPr>
          <w:rFonts w:cs="Times New Roman"/>
          <w:vertAlign w:val="subscript"/>
        </w:rPr>
        <w:t>Γ</w:t>
      </w:r>
      <w:proofErr w:type="spellEnd"/>
      <w:r w:rsidRPr="004833E0">
        <w:rPr>
          <w:rFonts w:cs="Times New Roman"/>
        </w:rPr>
        <w:t xml:space="preserve"> = δ(ϕ)|</w:t>
      </w:r>
      <w:r w:rsidRPr="004833E0">
        <w:rPr>
          <w:rFonts w:ascii="Cambria Math" w:hAnsi="Cambria Math" w:cs="Cambria Math"/>
        </w:rPr>
        <w:t>∇</w:t>
      </w:r>
      <w:r w:rsidRPr="004833E0">
        <w:rPr>
          <w:rFonts w:cs="Times New Roman"/>
        </w:rPr>
        <w:t>ϕ| is the interface delta function (mm</w:t>
      </w:r>
      <w:r w:rsidRPr="004833E0">
        <w:rPr>
          <w:rFonts w:cs="Times New Roman"/>
          <w:vertAlign w:val="superscript"/>
        </w:rPr>
        <w:t>-1</w:t>
      </w:r>
      <w:r w:rsidRPr="004833E0">
        <w:rPr>
          <w:rFonts w:cs="Times New Roman"/>
        </w:rPr>
        <w:t xml:space="preserve">), so that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4833E0">
        <w:rPr>
          <w:rFonts w:cs="Times New Roman"/>
        </w:rPr>
        <w:t xml:space="preserve"> is a velocity (mm h</w:t>
      </w:r>
      <w:r w:rsidRPr="004833E0">
        <w:rPr>
          <w:rFonts w:cs="Times New Roman"/>
          <w:vertAlign w:val="superscript"/>
        </w:rPr>
        <w:t>-1</w:t>
      </w:r>
      <w:r w:rsidRPr="004833E0">
        <w:rPr>
          <w:rFonts w:cs="Times New Roman"/>
        </w:rPr>
        <w:t>). Chloride acts as a catalytic species, regenerated during film bre</w:t>
      </w:r>
      <w:proofErr w:type="spellStart"/>
      <w:r w:rsidRPr="004833E0">
        <w:rPr>
          <w:rFonts w:cs="Times New Roman"/>
        </w:rPr>
        <w:t>akdown</w:t>
      </w:r>
      <w:proofErr w:type="spellEnd"/>
      <w:r w:rsidRPr="004833E0">
        <w:rPr>
          <w:rFonts w:cs="Times New Roman"/>
        </w:rPr>
        <w:t xml:space="preserve"> rather than consumed</w:t>
      </w:r>
      <w:r w:rsidR="00424107" w:rsidRPr="001A2EB4">
        <w:rPr>
          <w:rFonts w:cs="Times New Roman"/>
        </w:rPr>
        <w:t xml:space="preserve"> </w:t>
      </w:r>
      <w:r w:rsidR="00424107" w:rsidRPr="001A2EB4">
        <w:rPr>
          <w:rFonts w:cs="Times New Roman"/>
        </w:rPr>
        <w:fldChar w:fldCharType="begin"/>
      </w:r>
      <w:r w:rsidR="00CE255A">
        <w:rPr>
          <w:rFonts w:cs="Times New Roman"/>
        </w:rPr>
        <w:instrText xml:space="preserve"> ADDIN ZOTERO_ITEM CSL_CITATION {"citationID":"eTfl7xu9","properties":{"unsorted":false,"formattedCitation":"\\super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00424107" w:rsidRPr="001A2EB4">
        <w:rPr>
          <w:rFonts w:cs="Times New Roman"/>
        </w:rPr>
        <w:fldChar w:fldCharType="separate"/>
      </w:r>
      <w:r w:rsidR="00424107" w:rsidRPr="00F60B2A">
        <w:rPr>
          <w:rFonts w:cs="Times New Roman"/>
          <w:vertAlign w:val="superscript"/>
        </w:rPr>
        <w:t>[19]</w:t>
      </w:r>
      <w:r w:rsidR="00424107" w:rsidRPr="001A2EB4">
        <w:rPr>
          <w:rFonts w:cs="Times New Roman"/>
        </w:rPr>
        <w:fldChar w:fldCharType="end"/>
      </w:r>
      <w:r w:rsidR="00424107" w:rsidRPr="001A2EB4">
        <w:rPr>
          <w:rFonts w:cs="Times New Roman"/>
        </w:rPr>
        <w:t>:</w:t>
      </w:r>
    </w:p>
    <w:p w14:paraId="7C2B2EA7" w14:textId="1B7C2083" w:rsidR="00424107" w:rsidRDefault="00D5249E"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m>
                <m:mPr>
                  <m:plcHide m:val="1"/>
                  <m:mcs>
                    <m:mc>
                      <m:mcPr>
                        <m:count m:val="1"/>
                        <m:mcJc m:val="right"/>
                      </m:mcPr>
                    </m:mc>
                  </m:mcs>
                  <m:ctrlPr>
                    <w:rPr>
                      <w:rFonts w:ascii="Cambria Math" w:hAnsi="Cambria Math" w:cs="Times New Roman"/>
                    </w:rPr>
                  </m:ctrlPr>
                </m:mP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num>
                      <m:den>
                        <m:r>
                          <m:rPr>
                            <m:sty m:val="p"/>
                          </m:rPr>
                          <w:rPr>
                            <w:rFonts w:ascii="Cambria Math" w:hAnsi="Cambria Math"/>
                          </w:rPr>
                          <m:t>∂</m:t>
                        </m:r>
                        <m:r>
                          <w:rPr>
                            <w:rFonts w:ascii="Cambria Math" w:hAnsi="Cambria Math"/>
                          </w:rPr>
                          <m:t>t</m:t>
                        </m:r>
                      </m:den>
                    </m:f>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D</m:t>
                            </m:r>
                          </m:e>
                          <m:sub>
                            <m:r>
                              <m:rPr>
                                <m:sty m:val="p"/>
                              </m:rPr>
                              <w:rPr>
                                <w:rFonts w:ascii="Cambria Math" w:hAnsi="Cambria Math"/>
                              </w:rPr>
                              <m:t>Cl</m:t>
                            </m:r>
                          </m:sub>
                          <m:sup>
                            <m:r>
                              <m:rPr>
                                <m:sty m:val="p"/>
                              </m:rPr>
                              <w:rPr>
                                <w:rFonts w:ascii="Cambria Math" w:hAnsi="Cambria Math"/>
                              </w:rPr>
                              <m:t>eff</m:t>
                            </m:r>
                          </m:sup>
                        </m:sSubSup>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ctrlPr>
                          <w:rPr>
                            <w:rFonts w:ascii="Cambria Math" w:hAnsi="Cambria Math" w:cs="Times New Roman"/>
                            <w:i/>
                          </w:rPr>
                        </m:ctrlPr>
                      </m:e>
                    </m:d>
                  </m:e>
                </m:mr>
              </m:m>
            </m:e>
          </m:mr>
        </m:m>
      </m:oMath>
      <w:r w:rsidR="00424107" w:rsidRPr="001A2EB4">
        <w:rPr>
          <w:rFonts w:cs="Times New Roman"/>
        </w:rPr>
        <w:tab/>
        <w:t>(</w:t>
      </w:r>
      <w:r w:rsidR="00424107">
        <w:rPr>
          <w:rFonts w:cs="Times New Roman"/>
        </w:rPr>
        <w:t>8</w:t>
      </w:r>
      <w:r w:rsidR="00424107" w:rsidRPr="001A2EB4">
        <w:rPr>
          <w:rFonts w:cs="Times New Roman"/>
        </w:rPr>
        <w:t>)</w:t>
      </w:r>
    </w:p>
    <w:p w14:paraId="20DD8005" w14:textId="7C8A20CF" w:rsidR="00424107" w:rsidRPr="001A2EB4" w:rsidRDefault="00424107" w:rsidP="00424107">
      <w:pPr>
        <w:pStyle w:val="BodyText"/>
        <w:rPr>
          <w:rFonts w:cs="Times New Roman"/>
        </w:rPr>
      </w:pPr>
      <w:r w:rsidRPr="001A2EB4">
        <w:rPr>
          <w:rFonts w:cs="Times New Roman"/>
        </w:rPr>
        <w:t xml:space="preserve">Simultaneously, anodic dissolution releases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into the electrolyte</w:t>
      </w:r>
      <w:r w:rsidR="007567C8">
        <w:rPr>
          <w:rFonts w:cs="Times New Roman"/>
        </w:rPr>
        <w:t>,</w:t>
      </w:r>
      <w:r w:rsidRPr="001A2EB4">
        <w:rPr>
          <w:rFonts w:cs="Times New Roman"/>
        </w:rPr>
        <w:t xml:space="preserve"> </w:t>
      </w:r>
      <w:r w:rsidR="007567C8" w:rsidRPr="007567C8">
        <w:rPr>
          <w:rFonts w:cs="Times New Roman"/>
        </w:rPr>
        <w:t>where they may either remain in solution or precipitate as corrosion products</w:t>
      </w:r>
      <w:r w:rsidRPr="001A2EB4">
        <w:rPr>
          <w:rFonts w:cs="Times New Roman"/>
        </w:rPr>
        <w:t xml:space="preserve">. </w:t>
      </w:r>
      <w:r w:rsidR="007567C8" w:rsidRPr="007567C8">
        <w:rPr>
          <w:rFonts w:cs="Times New Roman"/>
        </w:rPr>
        <w:t>At the metal-electrolyte interface, oxygen reduction proceeds via the four-electron ORR</w:t>
      </w:r>
      <w:r w:rsidR="009F4B7F" w:rsidRPr="001A2EB4">
        <w:rPr>
          <w:rFonts w:cs="Times New Roman"/>
        </w:rPr>
        <w:t xml:space="preserve"> </w:t>
      </w:r>
      <w:r w:rsidR="009F4B7F" w:rsidRPr="001A2EB4">
        <w:rPr>
          <w:rFonts w:cs="Times New Roman"/>
        </w:rPr>
        <w:fldChar w:fldCharType="begin"/>
      </w:r>
      <w:r w:rsidR="00CE255A">
        <w:rPr>
          <w:rFonts w:cs="Times New Roman"/>
        </w:rPr>
        <w:instrText xml:space="preserve"> ADDIN ZOTERO_ITEM CSL_CITATION {"citationID":"rN5Gluur","properties":{"unsorted":false,"formattedCitation":"\\super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9F4B7F" w:rsidRPr="001A2EB4">
        <w:rPr>
          <w:rFonts w:cs="Times New Roman"/>
        </w:rPr>
        <w:fldChar w:fldCharType="separate"/>
      </w:r>
      <w:r w:rsidR="009F4B7F" w:rsidRPr="00F60B2A">
        <w:rPr>
          <w:rFonts w:cs="Times New Roman"/>
          <w:vertAlign w:val="superscript"/>
        </w:rPr>
        <w:t>[22]</w:t>
      </w:r>
      <w:r w:rsidR="009F4B7F" w:rsidRPr="001A2EB4">
        <w:rPr>
          <w:rFonts w:cs="Times New Roman"/>
        </w:rPr>
        <w:fldChar w:fldCharType="end"/>
      </w:r>
      <w:r w:rsidR="009F4B7F" w:rsidRPr="001A2EB4">
        <w:rPr>
          <w:rFonts w:cs="Times New Roman"/>
        </w:rPr>
        <w:t xml:space="preserve">, </w:t>
      </w:r>
      <w:r w:rsidR="007567C8" w:rsidRPr="007567C8">
        <w:rPr>
          <w:rFonts w:cs="Times New Roman"/>
        </w:rPr>
        <w:t xml:space="preserve">generating OH⁻ ions that increase the local alkalinity and promote formation of </w:t>
      </w:r>
      <w:proofErr w:type="spellStart"/>
      <w:r w:rsidR="007567C8" w:rsidRPr="007567C8">
        <w:rPr>
          <w:rFonts w:cs="Times New Roman"/>
        </w:rPr>
        <w:t>ZnO</w:t>
      </w:r>
      <w:proofErr w:type="spellEnd"/>
      <w:r w:rsidR="007567C8" w:rsidRPr="007567C8">
        <w:rPr>
          <w:rFonts w:cs="Times New Roman"/>
        </w:rPr>
        <w:t>-based corrosion products.</w:t>
      </w:r>
      <w:r w:rsidR="009F4B7F" w:rsidRPr="001A2EB4">
        <w:rPr>
          <w:rFonts w:cs="Times New Roman"/>
        </w:rPr>
        <w:t xml:space="preserve"> At the same time, chloride-induced corrosion-product dissolution releases hydroxide back into the electrolyte</w:t>
      </w:r>
      <w:r w:rsidR="009F4B7F">
        <w:rPr>
          <w:rFonts w:cs="Times New Roman"/>
        </w:rPr>
        <w:t>.</w:t>
      </w:r>
    </w:p>
    <w:p w14:paraId="24B0774D" w14:textId="02D5D2BA" w:rsidR="00424107" w:rsidRDefault="00D5249E"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del w:id="20095" w:author="Claude" w:date="2026-10-09T06:37:03Z"/>
                      <w:rFonts w:ascii="Cambria Math" w:hAnsi="Cambria Math" w:cs="Times New Roman"/>
                    </w:rPr>
                    <m:t>∂</m:t>
                  </m:r>
                  <m:sSub>
                    <m:sSubPr>
                      <m:ctrlPr>
                        <w:rPr>
                          <w:rFonts w:ascii="Cambria Math" w:hAnsi="Cambria Math" w:cs="Times New Roman"/>
                        </w:rPr>
                      </m:ctrlPr>
                    </m:sSubPr>
                    <m:e>
                      <m:r>
                        <w:rPr>
                          <w:del w:id="20096" w:author="Claude" w:date="2026-10-09T06:37:03Z"/>
                          <w:rFonts w:ascii="Cambria Math" w:hAnsi="Cambria Math" w:cs="Times New Roman"/>
                        </w:rPr>
                        <m:t>C</m:t>
                      </m:r>
                    </m:e>
                    <m:sub>
                      <m:r>
                        <m:rPr>
                          <m:sty m:val="p"/>
                        </m:rPr>
                        <w:rPr>
                          <w:del w:id="20097" w:author="Claude" w:date="2026-10-09T06:37:03Z"/>
                          <w:rFonts w:ascii="Cambria Math" w:hAnsi="Cambria Math" w:cs="Times New Roman"/>
                        </w:rPr>
                        <m:t>Zn</m:t>
                      </m:r>
                    </m:sub>
                  </m:sSub>
                </m:num>
                <m:den>
                  <m:r>
                    <m:rPr>
                      <m:sty m:val="p"/>
                    </m:rPr>
                    <w:rPr>
                      <w:del w:id="20098" w:author="Claude" w:date="2026-10-09T06:37:03Z"/>
                      <w:rFonts w:ascii="Cambria Math" w:hAnsi="Cambria Math" w:cs="Times New Roman"/>
                    </w:rPr>
                    <m:t>∂</m:t>
                  </m:r>
                  <m:r>
                    <w:rPr>
                      <w:del w:id="20099" w:author="Claude" w:date="2026-10-09T06:37:03Z"/>
                      <w:rFonts w:ascii="Cambria Math" w:hAnsi="Cambria Math" w:cs="Times New Roman"/>
                    </w:rPr>
                    <m:t>t</m:t>
                  </m:r>
                </m:den>
              </m:f>
              <m:r>
                <m:rPr>
                  <m:sty m:val="p"/>
                </m:rPr>
                <w:rPr>
                  <w:del w:id="20100" w:author="Claude" w:date="2026-10-09T06:37:03Z"/>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del w:id="20101" w:author="Claude" w:date="2026-10-09T06:37:03Z"/>
                          <w:rFonts w:ascii="Cambria Math" w:hAnsi="Cambria Math" w:cs="Times New Roman"/>
                        </w:rPr>
                        <m:t>D</m:t>
                      </m:r>
                    </m:e>
                    <m:sub>
                      <m:r>
                        <m:rPr>
                          <m:sty m:val="p"/>
                        </m:rPr>
                        <w:rPr>
                          <w:del w:id="20102" w:author="Claude" w:date="2026-10-09T06:37:03Z"/>
                          <w:rFonts w:ascii="Cambria Math" w:hAnsi="Cambria Math" w:cs="Times New Roman"/>
                        </w:rPr>
                        <m:t>Zn</m:t>
                      </m:r>
                    </m:sub>
                    <m:sup>
                      <m:r>
                        <m:rPr>
                          <m:nor/>
                        </m:rPr>
                        <w:rPr>
                          <w:del w:id="20103" w:author="Claude" w:date="2026-10-09T06:37:03Z"/>
                          <w:rFonts w:cs="Times New Roman"/>
                        </w:rPr>
                        <m:t>eff</m:t>
                      </m:r>
                    </m:sup>
                  </m:sSubSup>
                  <m:r>
                    <w:rPr>
                      <w:del w:id="20104" w:author="Claude" w:date="2026-10-09T06:37:03Z"/>
                      <w:rFonts w:ascii="Cambria Math" w:hAnsi="Cambria Math" w:cs="Times New Roman"/>
                    </w:rPr>
                    <m:t> </m:t>
                  </m:r>
                  <m:r>
                    <m:rPr>
                      <m:sty m:val="p"/>
                    </m:rPr>
                    <w:rPr>
                      <w:del w:id="20105" w:author="Claude" w:date="2026-10-09T06:37:03Z"/>
                      <w:rFonts w:ascii="Cambria Math" w:hAnsi="Cambria Math" w:cs="Times New Roman"/>
                    </w:rPr>
                    <m:t>∇</m:t>
                  </m:r>
                  <m:sSub>
                    <m:sSubPr>
                      <m:ctrlPr>
                        <w:rPr>
                          <w:rFonts w:ascii="Cambria Math" w:hAnsi="Cambria Math" w:cs="Times New Roman"/>
                        </w:rPr>
                      </m:ctrlPr>
                    </m:sSubPr>
                    <m:e>
                      <m:r>
                        <w:rPr>
                          <w:del w:id="20106" w:author="Claude" w:date="2026-10-09T06:37:03Z"/>
                          <w:rFonts w:ascii="Cambria Math" w:hAnsi="Cambria Math" w:cs="Times New Roman"/>
                        </w:rPr>
                        <m:t>C</m:t>
                      </m:r>
                    </m:e>
                    <m:sub>
                      <m:r>
                        <m:rPr>
                          <m:sty m:val="p"/>
                        </m:rPr>
                        <w:rPr>
                          <w:del w:id="20107" w:author="Claude" w:date="2026-10-09T06:37:03Z"/>
                          <w:rFonts w:ascii="Cambria Math" w:hAnsi="Cambria Math" w:cs="Times New Roman"/>
                        </w:rPr>
                        <m:t>Zn</m:t>
                      </m:r>
                    </m:sub>
                  </m:sSub>
                </m:e>
              </m:d>
              <m:r>
                <m:rPr>
                  <m:sty m:val="p"/>
                </m:rPr>
                <w:rPr>
                  <w:del w:id="20108" w:author="Claude" w:date="2026-10-09T06:37:03Z"/>
                  <w:rFonts w:ascii="Cambria Math" w:hAnsi="Cambria Math" w:cs="Times New Roman"/>
                </w:rPr>
                <m:t>+2</m:t>
              </m:r>
              <m:sSub>
                <m:sSubPr>
                  <m:ctrlPr>
                    <w:rPr>
                      <w:rFonts w:ascii="Cambria Math" w:hAnsi="Cambria Math" w:cs="Times New Roman"/>
                    </w:rPr>
                  </m:ctrlPr>
                </m:sSubPr>
                <m:e>
                  <m:r>
                    <w:rPr>
                      <w:del w:id="20109" w:author="Claude" w:date="2026-10-09T06:37:03Z"/>
                      <w:rFonts w:ascii="Cambria Math" w:hAnsi="Cambria Math" w:cs="Times New Roman"/>
                    </w:rPr>
                    <m:t>k</m:t>
                  </m:r>
                </m:e>
                <m:sub>
                  <m:r>
                    <m:rPr>
                      <m:sty m:val="p"/>
                    </m:rPr>
                    <w:rPr>
                      <w:del w:id="20110" w:author="Claude" w:date="2026-10-09T06:37:03Z"/>
                      <w:rFonts w:ascii="Cambria Math" w:hAnsi="Cambria Math" w:cs="Times New Roman"/>
                    </w:rPr>
                    <m:t>ORR</m:t>
                  </m:r>
                </m:sub>
              </m:sSub>
              <m:r>
                <w:rPr>
                  <w:del w:id="20111" w:author="Claude" w:date="2026-10-09T06:37:03Z"/>
                  <w:rFonts w:ascii="Cambria Math" w:hAnsi="Cambria Math" w:cs="Times New Roman"/>
                </w:rPr>
                <m:t> </m:t>
              </m:r>
              <m:sSub>
                <m:sSubPr>
                  <m:ctrlPr>
                    <w:rPr>
                      <w:rFonts w:ascii="Cambria Math" w:hAnsi="Cambria Math" w:cs="Times New Roman"/>
                    </w:rPr>
                  </m:ctrlPr>
                </m:sSubPr>
                <m:e>
                  <m:r>
                    <w:rPr>
                      <w:del w:id="20112" w:author="Claude" w:date="2026-10-09T06:37:03Z"/>
                      <w:rFonts w:ascii="Cambria Math" w:hAnsi="Cambria Math" w:cs="Times New Roman"/>
                    </w:rPr>
                    <m:t>C</m:t>
                  </m:r>
                </m:e>
                <m:sub>
                  <m:sSub>
                    <m:sSubPr>
                      <m:ctrlPr>
                        <w:rPr>
                          <w:rFonts w:ascii="Cambria Math" w:hAnsi="Cambria Math" w:cs="Times New Roman"/>
                        </w:rPr>
                      </m:ctrlPr>
                    </m:sSubPr>
                    <m:e>
                      <m:r>
                        <m:rPr>
                          <m:sty m:val="p"/>
                        </m:rPr>
                        <w:rPr>
                          <w:del w:id="20113" w:author="Claude" w:date="2026-10-09T06:37:03Z"/>
                          <w:rFonts w:ascii="Cambria Math" w:hAnsi="Cambria Math" w:cs="Times New Roman"/>
                        </w:rPr>
                        <m:t>O</m:t>
                      </m:r>
                    </m:e>
                    <m:sub>
                      <m:r>
                        <m:rPr>
                          <m:sty m:val="p"/>
                        </m:rPr>
                        <w:rPr>
                          <w:del w:id="20114" w:author="Claude" w:date="2026-10-09T06:37:03Z"/>
                          <w:rFonts w:ascii="Cambria Math" w:hAnsi="Cambria Math" w:cs="Times New Roman"/>
                        </w:rPr>
                        <m:t>2</m:t>
                      </m:r>
                    </m:sub>
                  </m:sSub>
                </m:sub>
              </m:sSub>
              <m:r>
                <w:rPr>
                  <w:del w:id="20115" w:author="Claude" w:date="2026-10-09T06:37:03Z"/>
                  <w:rFonts w:ascii="Cambria Math" w:hAnsi="Cambria Math" w:cs="Times New Roman"/>
                </w:rPr>
                <m:t> </m:t>
              </m:r>
              <m:sSub>
                <m:sSubPr>
                  <m:ctrlPr>
                    <w:rPr>
                      <w:rFonts w:ascii="Cambria Math" w:hAnsi="Cambria Math" w:cs="Times New Roman"/>
                    </w:rPr>
                  </m:ctrlPr>
                </m:sSubPr>
                <m:e>
                  <m:r>
                    <w:rPr>
                      <w:del w:id="20116" w:author="Claude" w:date="2026-10-09T06:37:03Z"/>
                      <w:rFonts w:ascii="Cambria Math" w:hAnsi="Cambria Math" w:cs="Times New Roman"/>
                    </w:rPr>
                    <m:t>δ</m:t>
                  </m:r>
                </m:e>
                <m:sub>
                  <m:r>
                    <m:rPr>
                      <m:sty m:val="p"/>
                    </m:rPr>
                    <w:rPr>
                      <w:del w:id="20117" w:author="Claude" w:date="2026-10-09T06:37:03Z"/>
                      <w:rFonts w:ascii="Cambria Math" w:hAnsi="Cambria Math" w:cs="Times New Roman"/>
                    </w:rPr>
                    <m:t>Γ</m:t>
                  </m:r>
                </m:sub>
              </m:sSub>
              <m:r>
                <m:rPr>
                  <m:sty m:val="p"/>
                </m:rPr>
                <w:rPr>
                  <w:del w:id="20118" w:author="Claude" w:date="2026-10-09T06:37:03Z"/>
                  <w:rFonts w:ascii="Cambria Math" w:hAnsi="Cambria Math" w:cs="Times New Roman"/>
                </w:rPr>
                <m:t>-</m:t>
              </m:r>
              <m:f>
                <m:fPr>
                  <m:ctrlPr>
                    <w:rPr>
                      <w:rFonts w:ascii="Cambria Math" w:hAnsi="Cambria Math" w:cs="Times New Roman"/>
                    </w:rPr>
                  </m:ctrlPr>
                </m:fPr>
                <m:num>
                  <m:r>
                    <m:rPr>
                      <m:sty m:val="p"/>
                    </m:rPr>
                    <w:rPr>
                      <w:del w:id="20119" w:author="Claude" w:date="2026-10-09T06:37:03Z"/>
                      <w:rFonts w:ascii="Cambria Math" w:hAnsi="Cambria Math" w:cs="Times New Roman"/>
                    </w:rPr>
                    <m:t>∂</m:t>
                  </m:r>
                  <m:r>
                    <w:rPr>
                      <w:del w:id="20120" w:author="Claude" w:date="2026-10-09T06:37:03Z"/>
                      <w:rFonts w:ascii="Cambria Math" w:hAnsi="Cambria Math" w:cs="Times New Roman"/>
                    </w:rPr>
                    <m:t>F</m:t>
                  </m:r>
                </m:num>
                <m:den>
                  <m:r>
                    <m:rPr>
                      <m:sty m:val="p"/>
                    </m:rPr>
                    <w:rPr>
                      <w:del w:id="20121" w:author="Claude" w:date="2026-10-09T06:37:03Z"/>
                      <w:rFonts w:ascii="Cambria Math" w:hAnsi="Cambria Math" w:cs="Times New Roman"/>
                    </w:rPr>
                    <m:t>∂</m:t>
                  </m:r>
                  <m:r>
                    <w:rPr>
                      <w:del w:id="20122" w:author="Claude" w:date="2026-10-09T06:37:03Z"/>
                      <w:rFonts w:ascii="Cambria Math" w:hAnsi="Cambria Math" w:cs="Times New Roman"/>
                    </w:rPr>
                    <m:t>t</m:t>
                  </m:r>
                </m:den>
              </m:f>
            </m:e>
          </m:mr>
        </m:m>
      </m:oMath>
      <m:oMath>
        <m:f>
          <m:num>
            <m:r>
              <w:rPr>
                <w:ins w:id="20073" w:author="Claude" w:date="2026-10-09T06:37:03Z"/>
              </w:rPr>
              <m:t xml:space="preserve">∂</m:t>
            </m:r>
            <m:sSub>
              <m:e>
                <m:r>
                  <w:rPr>
                    <w:ins w:id="20074" w:author="Claude" w:date="2026-10-09T06:37:03Z"/>
                  </w:rPr>
                  <m:t xml:space="preserve">C</m:t>
                </m:r>
              </m:e>
              <m:sub>
                <m:r>
                  <w:rPr>
                    <w:ins w:id="20075" w:author="Claude" w:date="2026-10-09T06:37:03Z"/>
                  </w:rPr>
                  <m:t xml:space="preserve">Zn</m:t>
                </m:r>
              </m:sub>
            </m:sSub>
          </m:num>
          <m:den>
            <m:r>
              <w:rPr>
                <w:ins w:id="20076" w:author="Claude" w:date="2026-10-09T06:37:03Z"/>
              </w:rPr>
              <m:t xml:space="preserve">∂</m:t>
            </m:r>
            <m:r>
              <w:rPr>
                <w:ins w:id="20077" w:author="Claude" w:date="2026-10-09T06:37:03Z"/>
              </w:rPr>
              <m:t xml:space="preserve">t</m:t>
            </m:r>
          </m:den>
        </m:f>
        <m:r>
          <w:rPr>
            <w:ins w:id="20078" w:author="Claude" w:date="2026-10-09T06:37:03Z"/>
          </w:rPr>
          <m:t xml:space="preserve">=∇⋅(</m:t>
        </m:r>
        <m:sSup>
          <m:e>
            <m:sSub>
              <m:e>
                <m:r>
                  <w:rPr>
                    <w:ins w:id="20079" w:author="Claude" w:date="2026-10-09T06:37:03Z"/>
                  </w:rPr>
                  <m:t xml:space="preserve">D</m:t>
                </m:r>
              </m:e>
              <m:sub>
                <m:r>
                  <w:rPr>
                    <w:ins w:id="20080" w:author="Claude" w:date="2026-10-09T06:37:03Z"/>
                  </w:rPr>
                  <m:t xml:space="preserve">Zn</m:t>
                </m:r>
              </m:sub>
            </m:sSub>
          </m:e>
          <m:sup>
            <m:r>
              <w:rPr>
                <w:ins w:id="20081" w:author="Claude" w:date="2026-10-09T06:37:03Z"/>
              </w:rPr>
              <m:t xml:space="preserve">eff</m:t>
            </m:r>
          </m:sup>
        </m:sSup>
        <m:r>
          <w:rPr>
            <w:ins w:id="20082" w:author="Claude" w:date="2026-10-09T06:37:03Z"/>
          </w:rPr>
          <m:t xml:space="preserve">∇</m:t>
        </m:r>
        <m:sSub>
          <m:e>
            <m:r>
              <w:rPr>
                <w:ins w:id="20083" w:author="Claude" w:date="2026-10-09T06:37:03Z"/>
              </w:rPr>
              <m:t xml:space="preserve">C</m:t>
            </m:r>
          </m:e>
          <m:sub>
            <m:r>
              <w:rPr>
                <w:ins w:id="20084" w:author="Claude" w:date="2026-10-09T06:37:03Z"/>
              </w:rPr>
              <m:t xml:space="preserve">Zn</m:t>
            </m:r>
          </m:sub>
        </m:sSub>
        <m:r>
          <w:rPr>
            <w:ins w:id="20085" w:author="Claude" w:date="2026-10-09T06:37:03Z"/>
          </w:rPr>
          <m:t xml:space="preserve">)+2</m:t>
        </m:r>
        <m:sSub>
          <m:e>
            <m:r>
              <w:rPr>
                <w:ins w:id="20086" w:author="Claude" w:date="2026-10-09T06:37:03Z"/>
              </w:rPr>
              <m:t xml:space="preserve">j</m:t>
            </m:r>
          </m:e>
          <m:sub>
            <m:r>
              <w:rPr>
                <w:ins w:id="20087" w:author="Claude" w:date="2026-10-09T06:37:03Z"/>
              </w:rPr>
              <m:t xml:space="preserve">ORR</m:t>
            </m:r>
          </m:sub>
        </m:sSub>
        <m:sSub>
          <m:e>
            <m:r>
              <w:rPr>
                <w:ins w:id="20088" w:author="Claude" w:date="2026-10-09T06:37:03Z"/>
              </w:rPr>
              <m:t xml:space="preserve">δ</m:t>
            </m:r>
          </m:e>
          <m:sub>
            <m:r>
              <w:rPr>
                <w:ins w:id="20089" w:author="Claude" w:date="2026-10-09T06:37:03Z"/>
              </w:rPr>
              <m:t xml:space="preserve">Γ</m:t>
            </m:r>
          </m:sub>
        </m:sSub>
        <m:r>
          <w:rPr>
            <w:ins w:id="20090" w:author="Claude" w:date="2026-10-09T06:37:03Z"/>
          </w:rPr>
          <m:t xml:space="preserve">−</m:t>
        </m:r>
        <m:f>
          <m:num>
            <m:r>
              <w:rPr>
                <w:ins w:id="20091" w:author="Claude" w:date="2026-10-09T06:37:03Z"/>
              </w:rPr>
              <m:t xml:space="preserve">∂</m:t>
            </m:r>
            <m:r>
              <w:rPr>
                <w:ins w:id="20092" w:author="Claude" w:date="2026-10-09T06:37:03Z"/>
              </w:rPr>
              <m:t xml:space="preserve">F</m:t>
            </m:r>
          </m:num>
          <m:den>
            <m:r>
              <w:rPr>
                <w:ins w:id="20093" w:author="Claude" w:date="2026-10-09T06:37:03Z"/>
              </w:rPr>
              <m:t xml:space="preserve">∂</m:t>
            </m:r>
            <m:r>
              <w:rPr>
                <w:ins w:id="20094" w:author="Claude" w:date="2026-10-09T06:37:03Z"/>
              </w:rPr>
              <m:t xml:space="preserve">t</m:t>
            </m:r>
          </m:den>
        </m:f>
      </m:oMath>
      <w:r w:rsidR="00424107" w:rsidRPr="001A2EB4">
        <w:rPr>
          <w:rFonts w:cs="Times New Roman"/>
        </w:rPr>
        <w:tab/>
        <w:t>(</w:t>
      </w:r>
      <w:r w:rsidR="009F4B7F">
        <w:rPr>
          <w:rFonts w:cs="Times New Roman"/>
        </w:rPr>
        <w:t>9</w:t>
      </w:r>
      <w:r w:rsidR="00424107" w:rsidRPr="001A2EB4">
        <w:rPr>
          <w:rFonts w:cs="Times New Roman"/>
        </w:rPr>
        <w:t>)</w:t>
      </w:r>
    </w:p>
    <w:p w14:paraId="0A228AFA" w14:textId="674D942D" w:rsidR="00097CCF" w:rsidRPr="001A2EB4" w:rsidRDefault="00D5249E" w:rsidP="00097CCF">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del w:id="20145" w:author="Claude" w:date="2026-10-09T06:37:03Z"/>
                      <w:rFonts w:ascii="Cambria Math" w:hAnsi="Cambria Math" w:cs="Times New Roman"/>
                    </w:rPr>
                    <m:t>∂</m:t>
                  </m:r>
                  <m:sSub>
                    <m:sSubPr>
                      <m:ctrlPr>
                        <w:rPr>
                          <w:rFonts w:ascii="Cambria Math" w:hAnsi="Cambria Math" w:cs="Times New Roman"/>
                        </w:rPr>
                      </m:ctrlPr>
                    </m:sSubPr>
                    <m:e>
                      <m:r>
                        <w:rPr>
                          <w:del w:id="20146" w:author="Claude" w:date="2026-10-09T06:37:03Z"/>
                          <w:rFonts w:ascii="Cambria Math" w:hAnsi="Cambria Math" w:cs="Times New Roman"/>
                        </w:rPr>
                        <m:t>C</m:t>
                      </m:r>
                    </m:e>
                    <m:sub>
                      <m:r>
                        <m:rPr>
                          <m:sty m:val="p"/>
                        </m:rPr>
                        <w:rPr>
                          <w:del w:id="20147" w:author="Claude" w:date="2026-10-09T06:37:03Z"/>
                          <w:rFonts w:ascii="Cambria Math" w:hAnsi="Cambria Math" w:cs="Times New Roman"/>
                        </w:rPr>
                        <m:t>OH</m:t>
                      </m:r>
                    </m:sub>
                  </m:sSub>
                </m:num>
                <m:den>
                  <m:r>
                    <m:rPr>
                      <m:sty m:val="p"/>
                    </m:rPr>
                    <w:rPr>
                      <w:del w:id="20148" w:author="Claude" w:date="2026-10-09T06:37:03Z"/>
                      <w:rFonts w:ascii="Cambria Math" w:hAnsi="Cambria Math" w:cs="Times New Roman"/>
                    </w:rPr>
                    <m:t>∂</m:t>
                  </m:r>
                  <m:r>
                    <w:rPr>
                      <w:del w:id="20149" w:author="Claude" w:date="2026-10-09T06:37:03Z"/>
                      <w:rFonts w:ascii="Cambria Math" w:hAnsi="Cambria Math" w:cs="Times New Roman"/>
                    </w:rPr>
                    <m:t>t</m:t>
                  </m:r>
                </m:den>
              </m:f>
              <m:r>
                <m:rPr>
                  <m:sty m:val="p"/>
                </m:rPr>
                <w:rPr>
                  <w:del w:id="20150" w:author="Claude" w:date="2026-10-09T06:37:03Z"/>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del w:id="20151" w:author="Claude" w:date="2026-10-09T06:37:03Z"/>
                          <w:rFonts w:ascii="Cambria Math" w:hAnsi="Cambria Math" w:cs="Times New Roman"/>
                        </w:rPr>
                        <m:t>D</m:t>
                      </m:r>
                    </m:e>
                    <m:sub>
                      <m:r>
                        <m:rPr>
                          <m:sty m:val="p"/>
                        </m:rPr>
                        <w:rPr>
                          <w:del w:id="20152" w:author="Claude" w:date="2026-10-09T06:37:03Z"/>
                          <w:rFonts w:ascii="Cambria Math" w:hAnsi="Cambria Math" w:cs="Times New Roman"/>
                        </w:rPr>
                        <m:t>OH</m:t>
                      </m:r>
                    </m:sub>
                    <m:sup>
                      <m:r>
                        <m:rPr>
                          <m:nor/>
                        </m:rPr>
                        <w:rPr>
                          <w:del w:id="20153" w:author="Claude" w:date="2026-10-09T06:37:03Z"/>
                          <w:rFonts w:cs="Times New Roman"/>
                        </w:rPr>
                        <m:t>eff</m:t>
                      </m:r>
                    </m:sup>
                  </m:sSubSup>
                  <m:r>
                    <w:rPr>
                      <w:del w:id="20154" w:author="Claude" w:date="2026-10-09T06:37:03Z"/>
                      <w:rFonts w:ascii="Cambria Math" w:hAnsi="Cambria Math" w:cs="Times New Roman"/>
                    </w:rPr>
                    <m:t> </m:t>
                  </m:r>
                  <m:r>
                    <m:rPr>
                      <m:sty m:val="p"/>
                    </m:rPr>
                    <w:rPr>
                      <w:del w:id="20155" w:author="Claude" w:date="2026-10-09T06:37:03Z"/>
                      <w:rFonts w:ascii="Cambria Math" w:hAnsi="Cambria Math" w:cs="Times New Roman"/>
                    </w:rPr>
                    <m:t>∇</m:t>
                  </m:r>
                  <m:sSub>
                    <m:sSubPr>
                      <m:ctrlPr>
                        <w:rPr>
                          <w:rFonts w:ascii="Cambria Math" w:hAnsi="Cambria Math" w:cs="Times New Roman"/>
                        </w:rPr>
                      </m:ctrlPr>
                    </m:sSubPr>
                    <m:e>
                      <m:r>
                        <w:rPr>
                          <w:del w:id="20156" w:author="Claude" w:date="2026-10-09T06:37:03Z"/>
                          <w:rFonts w:ascii="Cambria Math" w:hAnsi="Cambria Math" w:cs="Times New Roman"/>
                        </w:rPr>
                        <m:t>C</m:t>
                      </m:r>
                    </m:e>
                    <m:sub>
                      <m:r>
                        <m:rPr>
                          <m:sty m:val="p"/>
                        </m:rPr>
                        <w:rPr>
                          <w:del w:id="20157" w:author="Claude" w:date="2026-10-09T06:37:03Z"/>
                          <w:rFonts w:ascii="Cambria Math" w:hAnsi="Cambria Math" w:cs="Times New Roman"/>
                        </w:rPr>
                        <m:t>OH</m:t>
                      </m:r>
                    </m:sub>
                  </m:sSub>
                </m:e>
              </m:d>
              <m:r>
                <m:rPr>
                  <m:sty m:val="p"/>
                </m:rPr>
                <w:rPr>
                  <w:del w:id="20158" w:author="Claude" w:date="2026-10-09T06:37:03Z"/>
                  <w:rFonts w:ascii="Cambria Math" w:hAnsi="Cambria Math" w:cs="Times New Roman"/>
                </w:rPr>
                <m:t>+</m:t>
              </m:r>
              <m:r>
                <w:rPr>
                  <w:del w:id="20159" w:author="Claude" w:date="2026-10-09T06:37:03Z"/>
                  <w:rFonts w:ascii="Cambria Math" w:hAnsi="Cambria Math" w:cs="Times New Roman"/>
                </w:rPr>
                <m:t>4 </m:t>
              </m:r>
              <m:sSub>
                <m:sSubPr>
                  <m:ctrlPr>
                    <w:rPr>
                      <w:rFonts w:ascii="Cambria Math" w:hAnsi="Cambria Math" w:cs="Times New Roman"/>
                    </w:rPr>
                  </m:ctrlPr>
                </m:sSubPr>
                <m:e>
                  <m:r>
                    <w:rPr>
                      <w:del w:id="20160" w:author="Claude" w:date="2026-10-09T06:37:03Z"/>
                      <w:rFonts w:ascii="Cambria Math" w:hAnsi="Cambria Math" w:cs="Times New Roman"/>
                    </w:rPr>
                    <m:t>k</m:t>
                  </m:r>
                </m:e>
                <m:sub>
                  <m:r>
                    <m:rPr>
                      <m:sty m:val="p"/>
                    </m:rPr>
                    <w:rPr>
                      <w:del w:id="20161" w:author="Claude" w:date="2026-10-09T06:37:03Z"/>
                      <w:rFonts w:ascii="Cambria Math" w:hAnsi="Cambria Math" w:cs="Times New Roman"/>
                    </w:rPr>
                    <m:t>ORR</m:t>
                  </m:r>
                </m:sub>
              </m:sSub>
              <m:r>
                <w:rPr>
                  <w:del w:id="20162" w:author="Claude" w:date="2026-10-09T06:37:03Z"/>
                  <w:rFonts w:ascii="Cambria Math" w:hAnsi="Cambria Math"/>
                </w:rPr>
                <m:t xml:space="preserve"> </m:t>
              </m:r>
              <m:sSub>
                <m:sSubPr>
                  <m:ctrlPr>
                    <w:rPr>
                      <w:rFonts w:ascii="Cambria Math" w:hAnsi="Cambria Math" w:cs="Times New Roman"/>
                    </w:rPr>
                  </m:ctrlPr>
                </m:sSubPr>
                <m:e>
                  <m:r>
                    <w:rPr>
                      <w:del w:id="20163" w:author="Claude" w:date="2026-10-09T06:37:03Z"/>
                      <w:rFonts w:ascii="Cambria Math" w:hAnsi="Cambria Math" w:cs="Times New Roman"/>
                    </w:rPr>
                    <m:t>C</m:t>
                  </m:r>
                </m:e>
                <m:sub>
                  <m:sSub>
                    <m:sSubPr>
                      <m:ctrlPr>
                        <w:rPr>
                          <w:rFonts w:ascii="Cambria Math" w:hAnsi="Cambria Math" w:cs="Times New Roman"/>
                        </w:rPr>
                      </m:ctrlPr>
                    </m:sSubPr>
                    <m:e>
                      <m:r>
                        <m:rPr>
                          <m:sty m:val="p"/>
                        </m:rPr>
                        <w:rPr>
                          <w:del w:id="20164" w:author="Claude" w:date="2026-10-09T06:37:03Z"/>
                          <w:rFonts w:ascii="Cambria Math" w:hAnsi="Cambria Math" w:cs="Times New Roman"/>
                        </w:rPr>
                        <m:t>O</m:t>
                      </m:r>
                    </m:e>
                    <m:sub>
                      <m:r>
                        <m:rPr>
                          <m:sty m:val="p"/>
                        </m:rPr>
                        <w:rPr>
                          <w:del w:id="20165" w:author="Claude" w:date="2026-10-09T06:37:03Z"/>
                          <w:rFonts w:ascii="Cambria Math" w:hAnsi="Cambria Math" w:cs="Times New Roman"/>
                        </w:rPr>
                        <m:t>2</m:t>
                      </m:r>
                    </m:sub>
                  </m:sSub>
                </m:sub>
              </m:sSub>
              <m:r>
                <w:rPr>
                  <w:del w:id="20166" w:author="Claude" w:date="2026-10-09T06:37:03Z"/>
                  <w:rFonts w:ascii="Cambria Math" w:hAnsi="Cambria Math" w:cs="Times New Roman"/>
                </w:rPr>
                <m:t> </m:t>
              </m:r>
              <m:sSub>
                <m:sSubPr>
                  <m:ctrlPr>
                    <w:rPr>
                      <w:rFonts w:ascii="Cambria Math" w:hAnsi="Cambria Math" w:cs="Times New Roman"/>
                    </w:rPr>
                  </m:ctrlPr>
                </m:sSubPr>
                <m:e>
                  <m:r>
                    <w:rPr>
                      <w:del w:id="20167" w:author="Claude" w:date="2026-10-09T06:37:03Z"/>
                      <w:rFonts w:ascii="Cambria Math" w:hAnsi="Cambria Math" w:cs="Times New Roman"/>
                    </w:rPr>
                    <m:t>δ</m:t>
                  </m:r>
                </m:e>
                <m:sub>
                  <m:r>
                    <m:rPr>
                      <m:sty m:val="p"/>
                    </m:rPr>
                    <w:rPr>
                      <w:del w:id="20168" w:author="Claude" w:date="2026-10-09T06:37:03Z"/>
                      <w:rFonts w:ascii="Cambria Math" w:hAnsi="Cambria Math" w:cs="Times New Roman"/>
                    </w:rPr>
                    <m:t>Γ</m:t>
                  </m:r>
                </m:sub>
              </m:sSub>
              <m:r>
                <w:rPr>
                  <w:del w:id="20169" w:author="Claude" w:date="2026-10-09T06:37:03Z"/>
                  <w:rFonts w:ascii="Cambria Math" w:hAnsi="Cambria Math" w:cs="Times New Roman"/>
                </w:rPr>
                <m:t>-2</m:t>
              </m:r>
              <m:f>
                <m:fPr>
                  <m:ctrlPr>
                    <w:rPr>
                      <w:rFonts w:ascii="Cambria Math" w:hAnsi="Cambria Math" w:cs="Times New Roman"/>
                    </w:rPr>
                  </m:ctrlPr>
                </m:fPr>
                <m:num>
                  <m:r>
                    <m:rPr>
                      <m:sty m:val="p"/>
                    </m:rPr>
                    <w:rPr>
                      <w:del w:id="20170" w:author="Claude" w:date="2026-10-09T06:37:03Z"/>
                      <w:rFonts w:ascii="Cambria Math" w:hAnsi="Cambria Math" w:cs="Times New Roman"/>
                    </w:rPr>
                    <m:t>∂</m:t>
                  </m:r>
                  <m:r>
                    <w:rPr>
                      <w:del w:id="20171" w:author="Claude" w:date="2026-10-09T06:37:03Z"/>
                      <w:rFonts w:ascii="Cambria Math" w:hAnsi="Cambria Math" w:cs="Times New Roman"/>
                    </w:rPr>
                    <m:t>F</m:t>
                  </m:r>
                </m:num>
                <m:den>
                  <m:r>
                    <m:rPr>
                      <m:sty m:val="p"/>
                    </m:rPr>
                    <w:rPr>
                      <w:del w:id="20172" w:author="Claude" w:date="2026-10-09T06:37:03Z"/>
                      <w:rFonts w:ascii="Cambria Math" w:hAnsi="Cambria Math" w:cs="Times New Roman"/>
                    </w:rPr>
                    <m:t>∂</m:t>
                  </m:r>
                  <m:r>
                    <w:rPr>
                      <w:del w:id="20173" w:author="Claude" w:date="2026-10-09T06:37:03Z"/>
                      <w:rFonts w:ascii="Cambria Math" w:hAnsi="Cambria Math" w:cs="Times New Roman"/>
                    </w:rPr>
                    <m:t>t</m:t>
                  </m:r>
                </m:den>
              </m:f>
            </m:e>
          </m:mr>
        </m:m>
      </m:oMath>
      <m:oMath>
        <m:f>
          <m:num>
            <m:r>
              <w:rPr>
                <w:ins w:id="20123" w:author="Claude" w:date="2026-10-09T06:37:03Z"/>
              </w:rPr>
              <m:t xml:space="preserve">∂</m:t>
            </m:r>
            <m:sSub>
              <m:e>
                <m:r>
                  <w:rPr>
                    <w:ins w:id="20124" w:author="Claude" w:date="2026-10-09T06:37:03Z"/>
                  </w:rPr>
                  <m:t xml:space="preserve">C</m:t>
                </m:r>
              </m:e>
              <m:sub>
                <m:r>
                  <w:rPr>
                    <w:ins w:id="20125" w:author="Claude" w:date="2026-10-09T06:37:03Z"/>
                  </w:rPr>
                  <m:t xml:space="preserve">OH</m:t>
                </m:r>
              </m:sub>
            </m:sSub>
          </m:num>
          <m:den>
            <m:r>
              <w:rPr>
                <w:ins w:id="20126" w:author="Claude" w:date="2026-10-09T06:37:03Z"/>
              </w:rPr>
              <m:t xml:space="preserve">∂</m:t>
            </m:r>
            <m:r>
              <w:rPr>
                <w:ins w:id="20127" w:author="Claude" w:date="2026-10-09T06:37:03Z"/>
              </w:rPr>
              <m:t xml:space="preserve">t</m:t>
            </m:r>
          </m:den>
        </m:f>
        <m:r>
          <w:rPr>
            <w:ins w:id="20128" w:author="Claude" w:date="2026-10-09T06:37:03Z"/>
          </w:rPr>
          <m:t xml:space="preserve">=∇⋅(</m:t>
        </m:r>
        <m:sSup>
          <m:e>
            <m:sSub>
              <m:e>
                <m:r>
                  <w:rPr>
                    <w:ins w:id="20129" w:author="Claude" w:date="2026-10-09T06:37:03Z"/>
                  </w:rPr>
                  <m:t xml:space="preserve">D</m:t>
                </m:r>
              </m:e>
              <m:sub>
                <m:r>
                  <w:rPr>
                    <w:ins w:id="20130" w:author="Claude" w:date="2026-10-09T06:37:03Z"/>
                  </w:rPr>
                  <m:t xml:space="preserve">OH</m:t>
                </m:r>
              </m:sub>
            </m:sSub>
          </m:e>
          <m:sup>
            <m:r>
              <w:rPr>
                <w:ins w:id="20131" w:author="Claude" w:date="2026-10-09T06:37:03Z"/>
              </w:rPr>
              <m:t xml:space="preserve">eff</m:t>
            </m:r>
          </m:sup>
        </m:sSup>
        <m:r>
          <w:rPr>
            <w:ins w:id="20132" w:author="Claude" w:date="2026-10-09T06:37:03Z"/>
          </w:rPr>
          <m:t xml:space="preserve">∇</m:t>
        </m:r>
        <m:sSub>
          <m:e>
            <m:r>
              <w:rPr>
                <w:ins w:id="20133" w:author="Claude" w:date="2026-10-09T06:37:03Z"/>
              </w:rPr>
              <m:t xml:space="preserve">C</m:t>
            </m:r>
          </m:e>
          <m:sub>
            <m:r>
              <w:rPr>
                <w:ins w:id="20134" w:author="Claude" w:date="2026-10-09T06:37:03Z"/>
              </w:rPr>
              <m:t xml:space="preserve">OH</m:t>
            </m:r>
          </m:sub>
        </m:sSub>
        <m:r>
          <w:rPr>
            <w:ins w:id="20135" w:author="Claude" w:date="2026-10-09T06:37:03Z"/>
          </w:rPr>
          <m:t xml:space="preserve">)+4</m:t>
        </m:r>
        <m:sSub>
          <m:e>
            <m:r>
              <w:rPr>
                <w:ins w:id="20136" w:author="Claude" w:date="2026-10-09T06:37:03Z"/>
              </w:rPr>
              <m:t xml:space="preserve">j</m:t>
            </m:r>
          </m:e>
          <m:sub>
            <m:r>
              <w:rPr>
                <w:ins w:id="20137" w:author="Claude" w:date="2026-10-09T06:37:03Z"/>
              </w:rPr>
              <m:t xml:space="preserve">ORR</m:t>
            </m:r>
          </m:sub>
        </m:sSub>
        <m:sSub>
          <m:e>
            <m:r>
              <w:rPr>
                <w:ins w:id="20138" w:author="Claude" w:date="2026-10-09T06:37:03Z"/>
              </w:rPr>
              <m:t xml:space="preserve">δ</m:t>
            </m:r>
          </m:e>
          <m:sub>
            <m:r>
              <w:rPr>
                <w:ins w:id="20139" w:author="Claude" w:date="2026-10-09T06:37:03Z"/>
              </w:rPr>
              <m:t xml:space="preserve">Γ</m:t>
            </m:r>
          </m:sub>
        </m:sSub>
        <m:r>
          <w:rPr>
            <w:ins w:id="20140" w:author="Claude" w:date="2026-10-09T06:37:03Z"/>
          </w:rPr>
          <m:t xml:space="preserve">−2</m:t>
        </m:r>
        <m:f>
          <m:num>
            <m:r>
              <w:rPr>
                <w:ins w:id="20141" w:author="Claude" w:date="2026-10-09T06:37:03Z"/>
              </w:rPr>
              <m:t xml:space="preserve">∂</m:t>
            </m:r>
            <m:r>
              <w:rPr>
                <w:ins w:id="20142" w:author="Claude" w:date="2026-10-09T06:37:03Z"/>
              </w:rPr>
              <m:t xml:space="preserve">F</m:t>
            </m:r>
          </m:num>
          <m:den>
            <m:r>
              <w:rPr>
                <w:ins w:id="20143" w:author="Claude" w:date="2026-10-09T06:37:03Z"/>
              </w:rPr>
              <m:t xml:space="preserve">∂</m:t>
            </m:r>
            <m:r>
              <w:rPr>
                <w:ins w:id="20144" w:author="Claude" w:date="2026-10-09T06:37:03Z"/>
              </w:rPr>
              <m:t xml:space="preserve">t</m:t>
            </m:r>
          </m:den>
        </m:f>
      </m:oMath>
      <w:r w:rsidR="00097CCF" w:rsidRPr="001A2EB4">
        <w:rPr>
          <w:rFonts w:cs="Times New Roman"/>
        </w:rPr>
        <w:tab/>
        <w:t>(</w:t>
      </w:r>
      <w:r w:rsidR="009F4B7F">
        <w:rPr>
          <w:rFonts w:cs="Times New Roman"/>
        </w:rPr>
        <w:t>10</w:t>
      </w:r>
      <w:r w:rsidR="00097CCF" w:rsidRPr="001A2EB4">
        <w:rPr>
          <w:rFonts w:cs="Times New Roman"/>
        </w:rPr>
        <w:t>)</w:t>
      </w:r>
    </w:p>
    <w:p w14:paraId="12814FEE" w14:textId="5A19A5DA" w:rsidR="00097CCF" w:rsidRPr="001A2EB4" w:rsidRDefault="007879E5" w:rsidP="00097CCF">
      <w:pPr>
        <w:pStyle w:val="BodyText"/>
        <w:ind w:firstLine="0"/>
      </w:pPr>
      <w:r w:rsidRPr="001A2EB4">
        <w:t>Here, the corrosion-product field</w:t>
      </w:r>
      <w:r w:rsidR="000A2EA9" w:rsidRPr="001A2EB4">
        <w:t xml:space="preserve"> (</w:t>
      </w:r>
      <m:oMath>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t)</m:t>
        </m:r>
      </m:oMath>
      <w:r w:rsidR="00097CCF" w:rsidRPr="001A2EB4">
        <w:t xml:space="preserve"> evolves through </w:t>
      </w:r>
      <w:r w:rsidR="00B87755" w:rsidRPr="001A2EB4">
        <w:t>the</w:t>
      </w:r>
      <w:r w:rsidR="00097CCF" w:rsidRPr="001A2EB4">
        <w:t xml:space="preserve"> balance between </w:t>
      </w:r>
      <w:proofErr w:type="spellStart"/>
      <w:r w:rsidR="00097CCF" w:rsidRPr="001A2EB4">
        <w:t>ZnO</w:t>
      </w:r>
      <w:proofErr w:type="spellEnd"/>
      <w:r w:rsidR="00097CCF" w:rsidRPr="001A2EB4">
        <w:t xml:space="preserve"> precipitation and chloride-mediated dissolution</w:t>
      </w:r>
      <w:r w:rsidR="00F94D95" w:rsidRPr="001A2EB4">
        <w:t xml:space="preserve"> as follows</w:t>
      </w:r>
      <w:r w:rsidR="00097CCF" w:rsidRPr="001A2EB4">
        <w:t>:</w:t>
      </w:r>
    </w:p>
    <w:p w14:paraId="05E40B05" w14:textId="62BAF55B" w:rsidR="00097CCF" w:rsidRPr="001A2EB4" w:rsidRDefault="00D5249E"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rPr>
            </m:ctrlPr>
          </m:sSubPr>
          <m:e>
            <m:r>
              <w:rPr>
                <w:rFonts w:ascii="Cambria Math" w:hAnsi="Cambria Math"/>
              </w:rPr>
              <m:t>k</m:t>
            </m:r>
          </m:e>
          <m:sub>
            <m:r>
              <w:rPr>
                <w:rFonts w:ascii="Cambria Math" w:hAnsi="Cambria Math"/>
              </w:rPr>
              <m:t>f</m:t>
            </m:r>
          </m:sub>
        </m:sSub>
        <m:sSub>
          <m:sSubPr>
            <m:ctrlPr>
              <w:rPr>
                <w:rFonts w:ascii="Cambria Math" w:hAnsi="Cambria Math"/>
              </w:rPr>
            </m:ctrlPr>
          </m:sSubPr>
          <m:e>
            <m:r>
              <w:rPr>
                <w:rFonts w:ascii="Cambria Math" w:hAnsi="Cambria Math"/>
              </w:rPr>
              <m:t>C</m:t>
            </m:r>
          </m:e>
          <m:sub>
            <m:r>
              <w:rPr>
                <w:rFonts w:ascii="Cambria Math" w:hAnsi="Cambria Math"/>
              </w:rPr>
              <m:t>Zn</m:t>
            </m:r>
          </m:sub>
        </m:sSub>
        <m:r>
          <w:rPr>
            <w:rFonts w:ascii="Cambria Math" w:hAnsi="Cambria Math"/>
          </w:rPr>
          <m:t>(1-</m:t>
        </m:r>
        <m:f>
          <m:fPr>
            <m:ctrlPr>
              <w:rPr>
                <w:rFonts w:ascii="Cambria Math" w:hAnsi="Cambria Math"/>
              </w:rPr>
            </m:ctrlPr>
          </m:fPr>
          <m:num>
            <m:r>
              <w:rPr>
                <w:rFonts w:ascii="Cambria Math" w:hAnsi="Cambria Math"/>
              </w:rPr>
              <m:t>F</m:t>
            </m:r>
          </m:num>
          <m:den>
            <m:sSub>
              <m:sSubPr>
                <m:ctrlPr>
                  <w:rPr>
                    <w:rFonts w:ascii="Cambria Math" w:hAnsi="Cambria Math"/>
                  </w:rPr>
                </m:ctrlPr>
              </m:sSubPr>
              <m:e>
                <m:r>
                  <w:rPr>
                    <w:rFonts w:ascii="Cambria Math" w:hAnsi="Cambria Math"/>
                  </w:rPr>
                  <m:t>F</m:t>
                </m:r>
              </m:e>
              <m:sub>
                <m:r>
                  <w:rPr>
                    <w:rFonts w:ascii="Cambria Math" w:hAnsi="Cambria Math"/>
                  </w:rPr>
                  <m:t>max</m:t>
                </m:r>
              </m:sub>
            </m:sSub>
          </m:den>
        </m:f>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F</m:t>
        </m:r>
        <m:sSup>
          <m:sSupPr>
            <m:ctrlPr>
              <w:rPr>
                <w:rFonts w:ascii="Cambria Math" w:hAnsi="Cambria Math"/>
              </w:rPr>
            </m:ctrlPr>
          </m:sSupPr>
          <m:e>
            <m:sSub>
              <m:sSubPr>
                <m:ctrlPr>
                  <w:rPr>
                    <w:rFonts w:ascii="Cambria Math" w:hAnsi="Cambria Math"/>
                  </w:rPr>
                </m:ctrlPr>
              </m:sSubPr>
              <m:e>
                <m:r>
                  <w:rPr>
                    <w:rFonts w:ascii="Cambria Math" w:hAnsi="Cambria Math"/>
                  </w:rPr>
                  <m:t>C</m:t>
                </m:r>
              </m:e>
              <m:sub>
                <m:r>
                  <w:rPr>
                    <w:rFonts w:ascii="Cambria Math" w:hAnsi="Cambria Math"/>
                  </w:rPr>
                  <m:t>Cl</m:t>
                </m:r>
              </m:sub>
            </m:sSub>
          </m:e>
          <m:sup>
            <m:r>
              <w:rPr>
                <w:rFonts w:ascii="Cambria Math" w:hAnsi="Cambria Math"/>
              </w:rPr>
              <m:t>2</m:t>
            </m:r>
          </m:sup>
        </m:sSup>
      </m:oMath>
      <w:r w:rsidR="00097CCF" w:rsidRPr="001A2EB4">
        <w:rPr>
          <w:rFonts w:cs="Times New Roman"/>
        </w:rPr>
        <w:tab/>
        <w:t>(1</w:t>
      </w:r>
      <w:r w:rsidR="00105ABB" w:rsidRPr="001A2EB4">
        <w:rPr>
          <w:rFonts w:cs="Times New Roman"/>
        </w:rPr>
        <w:t>1</w:t>
      </w:r>
      <w:r w:rsidR="00097CCF" w:rsidRPr="001A2EB4">
        <w:rPr>
          <w:rFonts w:cs="Times New Roman"/>
        </w:rPr>
        <w:t>)</w:t>
      </w:r>
    </w:p>
    <w:p w14:paraId="18878314" w14:textId="76620E2C" w:rsidR="00097CCF" w:rsidRPr="001A2EB4" w:rsidRDefault="00097CCF" w:rsidP="00097CCF">
      <w:pPr>
        <w:pStyle w:val="BodyText"/>
        <w:ind w:firstLine="0"/>
        <w:rPr>
          <w:rFonts w:cs="Times New Roman"/>
        </w:rPr>
      </w:pPr>
      <w:r w:rsidRPr="001A2EB4">
        <w:t xml:space="preserve">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w:t>
      </w:r>
      <w:r w:rsidR="00C5279F" w:rsidRPr="001A2EB4">
        <w:t>govern</w:t>
      </w:r>
      <w:r w:rsidRPr="001A2EB4">
        <w:t xml:space="preserve"> the rates of corrosion-product formation and chloride-mediated dissolution, respectively. </w:t>
      </w:r>
      <w:r w:rsidRPr="001A2EB4">
        <w:rPr>
          <w:rFonts w:cs="Times New Roman"/>
        </w:rPr>
        <w:t xml:space="preserve">Precipitation is limited by a Langmuir-type saturation factor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oMath>
      <w:r w:rsidRPr="001A2EB4">
        <w:rPr>
          <w:rFonts w:cs="Times New Roman"/>
        </w:rPr>
        <w:t>, which suppresses further growth as the corrosion-product concentration approaches its max</w:t>
      </w:r>
      <w:proofErr w:type="spellStart"/>
      <w:r w:rsidRPr="001A2EB4">
        <w:rPr>
          <w:rFonts w:cs="Times New Roman"/>
        </w:rPr>
        <w:t>imum</w:t>
      </w:r>
      <w:proofErr w:type="spellEnd"/>
      <w:r w:rsidRPr="001A2EB4">
        <w:rPr>
          <w:rFonts w:cs="Times New Roman"/>
        </w:rPr>
        <w:t xml:space="preserve"> </w:t>
      </w:r>
      <w:del w:id="9004" w:author="Claude" w:date="2026-10-09T06:37:03Z">
        <w:r>
          <w:rPr>
            <w:rFonts w:cs="Times New Roman"/>
          </w:rPr>
          <w:delText xml:space="preserve">density</w:delText>
        </w:r>
      </w:del>
      <w:ins w:id="9003" w:author="Claude" w:date="2026-10-09T06:37:03Z">
        <w:r w:rsidRPr="001A2EB4">
          <w:rPr>
            <w:rFonts w:cs="Times New Roman"/>
          </w:rPr>
          <w:t xml:space="preserve">molar concentration</w:t>
        </w:r>
      </w:ins>
      <w:r w:rsidRPr="001A2EB4">
        <w:rPr>
          <w:rFonts w:cs="Times New Roman"/>
        </w:rPr>
        <w:t xml:space="preserve"> </w:t>
      </w:r>
      <m:oMath>
        <m:sSub>
          <m:sSubPr>
            <m:ctrlPr>
              <w:rPr>
                <w:rFonts w:ascii="Cambria Math" w:hAnsi="Cambria Math" w:cs="Times New Roman"/>
              </w:rPr>
            </m:ctrlPr>
          </m:sSubPr>
          <m:e>
            <m:r>
              <w:rPr>
                <w:del w:id="20205" w:author="Claude" w:date="2026-10-09T06:37:03Z"/>
                <w:rFonts w:ascii="Cambria Math" w:hAnsi="Cambria Math" w:cs="Times New Roman"/>
              </w:rPr>
              <m:t>F</m:t>
            </m:r>
          </m:e>
          <m:sub>
            <m:r>
              <m:rPr>
                <m:sty m:val="p"/>
              </m:rPr>
              <w:rPr>
                <w:del w:id="20206" w:author="Claude" w:date="2026-10-09T06:37:03Z"/>
                <w:rFonts w:ascii="Cambria Math" w:hAnsi="Cambria Math" w:cs="Times New Roman"/>
              </w:rPr>
              <m:t>max</m:t>
            </m:r>
          </m:sub>
        </m:sSub>
        <m:r>
          <m:rPr>
            <m:sty m:val="p"/>
          </m:rPr>
          <w:rPr>
            <w:del w:id="20207" w:author="Claude" w:date="2026-10-09T06:37:03Z"/>
            <w:rFonts w:ascii="Cambria Math" w:hAnsi="Cambria Math" w:cs="Times New Roman"/>
          </w:rPr>
          <m:t>=</m:t>
        </m:r>
        <m:sSub>
          <m:sSubPr>
            <m:ctrlPr>
              <w:rPr>
                <w:rFonts w:ascii="Cambria Math" w:hAnsi="Cambria Math" w:cs="Times New Roman"/>
              </w:rPr>
            </m:ctrlPr>
          </m:sSubPr>
          <m:e>
            <m:r>
              <w:rPr>
                <w:del w:id="20208" w:author="Claude" w:date="2026-10-09T06:37:03Z"/>
                <w:rFonts w:ascii="Cambria Math" w:hAnsi="Cambria Math" w:cs="Times New Roman"/>
              </w:rPr>
              <m:t>ρ</m:t>
            </m:r>
          </m:e>
          <m:sub>
            <m:r>
              <m:rPr>
                <m:nor/>
              </m:rPr>
              <w:rPr>
                <w:del w:id="20209" w:author="Claude" w:date="2026-10-09T06:37:03Z"/>
                <w:rFonts w:cs="Times New Roman"/>
              </w:rPr>
              <m:t>film</m:t>
            </m:r>
          </m:sub>
        </m:sSub>
        <m:r>
          <m:rPr>
            <m:sty m:val="p"/>
          </m:rPr>
          <w:rPr>
            <w:del w:id="20210" w:author="Claude" w:date="2026-10-09T06:37:03Z"/>
            <w:rFonts w:ascii="Cambria Math" w:hAnsi="Cambria Math" w:cs="Times New Roman"/>
          </w:rPr>
          <m:t>(</m:t>
        </m:r>
        <m:r>
          <w:rPr>
            <w:del w:id="20211" w:author="Claude" w:date="2026-10-09T06:37:03Z"/>
            <w:rFonts w:ascii="Cambria Math" w:hAnsi="Cambria Math" w:cs="Times New Roman"/>
          </w:rPr>
          <m:t>1</m:t>
        </m:r>
        <m:r>
          <m:rPr>
            <m:sty m:val="p"/>
          </m:rPr>
          <w:rPr>
            <w:del w:id="20212" w:author="Claude" w:date="2026-10-09T06:37:03Z"/>
            <w:rFonts w:ascii="Cambria Math" w:hAnsi="Cambria Math" w:cs="Times New Roman"/>
          </w:rPr>
          <m:t>-</m:t>
        </m:r>
        <m:r>
          <w:rPr>
            <w:del w:id="20213" w:author="Claude" w:date="2026-10-09T06:37:03Z"/>
            <w:rFonts w:ascii="Cambria Math" w:hAnsi="Cambria Math" w:cs="Times New Roman"/>
          </w:rPr>
          <m:t>ε</m:t>
        </m:r>
        <m:r>
          <m:rPr>
            <m:sty m:val="p"/>
          </m:rPr>
          <w:rPr>
            <w:del w:id="20214" w:author="Claude" w:date="2026-10-09T06:37:03Z"/>
            <w:rFonts w:ascii="Cambria Math" w:hAnsi="Cambria Math" w:cs="Times New Roman"/>
          </w:rPr>
          <m:t>)</m:t>
        </m:r>
      </m:oMath>
      <m:oMath>
        <m:sSub>
          <m:e>
            <m:r>
              <w:rPr>
                <w:ins w:id="20197" w:author="Claude" w:date="2026-10-09T06:37:03Z"/>
              </w:rPr>
              <m:t xml:space="preserve">F</m:t>
            </m:r>
          </m:e>
          <m:sub>
            <m:r>
              <w:rPr>
                <w:ins w:id="20198" w:author="Claude" w:date="2026-10-09T06:37:03Z"/>
              </w:rPr>
              <m:t xml:space="preserve">max</m:t>
            </m:r>
          </m:sub>
        </m:sSub>
        <m:r>
          <w:rPr>
            <w:ins w:id="20199" w:author="Claude" w:date="2026-10-09T06:37:03Z"/>
          </w:rPr>
          <m:t xml:space="preserve">=</m:t>
        </m:r>
        <m:f>
          <m:num>
            <m:sSub>
              <m:e>
                <m:r>
                  <w:rPr>
                    <w:ins w:id="20200" w:author="Claude" w:date="2026-10-09T06:37:03Z"/>
                  </w:rPr>
                  <m:t xml:space="preserve">ρ</m:t>
                </m:r>
              </m:e>
              <m:sub>
                <m:r>
                  <w:rPr>
                    <w:ins w:id="20201" w:author="Claude" w:date="2026-10-09T06:37:03Z"/>
                  </w:rPr>
                  <m:t xml:space="preserve">film</m:t>
                </m:r>
              </m:sub>
            </m:sSub>
            <m:r>
              <w:rPr>
                <w:ins w:id="20202" w:author="Claude" w:date="2026-10-09T06:37:03Z"/>
              </w:rPr>
              <m:t xml:space="preserve">(1−ε)</m:t>
            </m:r>
          </m:num>
          <m:den>
            <m:sSub>
              <m:e>
                <m:r>
                  <w:rPr>
                    <w:ins w:id="20203" w:author="Claude" w:date="2026-10-09T06:37:03Z"/>
                  </w:rPr>
                  <m:t xml:space="preserve">M</m:t>
                </m:r>
              </m:e>
              <m:sub>
                <m:r>
                  <w:rPr>
                    <w:ins w:id="20204" w:author="Claude" w:date="2026-10-09T06:37:03Z"/>
                  </w:rPr>
                  <m:t xml:space="preserve">film</m:t>
                </m:r>
              </m:sub>
            </m:sSub>
          </m:den>
        </m:f>
      </m:oMath>
      <w:r>
        <w:t xml:space="preserve"> </w:t>
      </w:r>
      <w:r w:rsidRPr="001A2EB4">
        <w:rPr>
          <w:rFonts w:cs="Times New Roman"/>
        </w:rPr>
        <w:fldChar w:fldCharType="begin"/>
      </w:r>
      <w:r w:rsidR="00CE255A">
        <w:rPr>
          <w:rFonts w:cs="Times New Roman"/>
        </w:rPr>
        <w:instrText xml:space="preserve"> ADDIN ZOTERO_ITEM CSL_CITATION {"citationID":"EBWNUWMs","properties":{"unsorted":false,"formattedCitation":"\\super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00F60B2A" w:rsidRPr="00F60B2A">
        <w:rPr>
          <w:rFonts w:cs="Times New Roman"/>
          <w:vertAlign w:val="superscript"/>
        </w:rPr>
        <w:t>[19]</w:t>
      </w:r>
      <w:r w:rsidRPr="001A2EB4">
        <w:rPr>
          <w:rFonts w:cs="Times New Roman"/>
        </w:rPr>
        <w:fldChar w:fldCharType="end"/>
      </w:r>
      <w:r w:rsidRPr="001A2EB4">
        <w:rPr>
          <w:rFonts w:cs="Times New Roman"/>
        </w:rPr>
        <w:t xml:space="preserve">. </w:t>
      </w:r>
      <w:r w:rsidRPr="001A2EB4">
        <w:t xml:space="preserve">As the corrosion products accumulate, they impede species transport by reducing the effective diffusivity according to </w:t>
      </w:r>
      <w:r w:rsidRPr="001A2EB4">
        <w:fldChar w:fldCharType="begin"/>
      </w:r>
      <w:r w:rsidR="00A6791C">
        <w:instrText xml:space="preserve"> ADDIN ZOTERO_ITEM CSL_CITATION {"citationID":"aPcMg5PW","properties":{"unsorted":false,"formattedCitation":"\\super [30]\\nosupersub{}","plainCitation":"[30]","noteIndex":0},"citationItems":[{"id":4560,"uris":["http://zotero.org/users/16939557/items/5GV9KWGS"],"itemData":{"id":4560,"type":"book","abstract":"Diffusion in Natural Porous Media: Contaminant Transport, Sorption/Desorption and Dissolution Kinetics introduces the general principles of diffusion in the subsurface environment and discusses the implications for the fate and transport of contaminants in soils and groundwater. Emphasis is placed on sorption/desorption and the dissolution kinetics of organic contaminants, both of which are limited by the slow speed of molecular diffusion. Diffusion in Natural Porous Media: Contaminant Transport, Sorption/Desorption and Dissolution Kinetics compiles methods for calculating the diffusion coefficients of organic compounds (in aqueous solution or vapor phase) in natural porous media. The author uses analytical solutions of Fick's 2nd law and some simple numerical models to model diffusive transport under various initial and boundary conditions. A number of these models may be solved using spreadsheets. The book examines sorption/desorption rates of organic compounds in various soils and aquifer materials, and also examines the dissolution kinetics of nonaqueous phase liquids in aquifers, in both the trapped residual phase and in pools. Diffusion in Natural Porous Media: Contaminant Transport, Sorption/Desorption and Dissolution Kinetics concludes with a discussion of the impact of slow diffusion processes on soil and groundwater decontamination and the implications of these processes for groundwater risk assessment","citation-key":"grathwohlDiffusionNaturalPorous1998","collection-number":"1","collection-title":"Topics in Environmental Fluid Mechanics","DOI":"10.1007/978-1-4615-5683-1","ISBN":"978-1-4613-7602-6","language":"eng","number-of-pages":"207","publisher":"Springer","publisher-place":"Boston, MA","source":"K10plus ISBN","title":"Diffusion in Natural Porous Media: Contaminant Transport, Sorption/Desorption and Dissolution Kinetics","title-short":"Diffusion in Natural Porous Media","author":[{"family":"Grathwohl","given":"Peter"}],"issued":{"date-parts":[["1998"]]}}}],"schema":"https://github.com/citation-style-language/schema/raw/master/csl-citation.json"} </w:instrText>
      </w:r>
      <w:r w:rsidRPr="001A2EB4">
        <w:fldChar w:fldCharType="separate"/>
      </w:r>
      <w:r w:rsidR="00A6791C" w:rsidRPr="00A6791C">
        <w:rPr>
          <w:rFonts w:cs="Times New Roman"/>
          <w:vertAlign w:val="superscript"/>
        </w:rPr>
        <w:t>[30]</w:t>
      </w:r>
      <w:r w:rsidRPr="001A2EB4">
        <w:fldChar w:fldCharType="end"/>
      </w:r>
      <w:r w:rsidRPr="001A2EB4">
        <w:t>:</w:t>
      </w:r>
    </w:p>
    <w:p w14:paraId="21BC5BF3" w14:textId="2E47BC0D" w:rsidR="00097CCF" w:rsidRPr="001A2EB4" w:rsidRDefault="00D5249E" w:rsidP="00097CCF">
      <w:pPr>
        <w:pStyle w:val="BodyText"/>
        <w:tabs>
          <w:tab w:val="right" w:pos="9360"/>
        </w:tabs>
        <w:spacing w:before="240" w:after="240"/>
        <w:ind w:firstLine="0"/>
        <w:rPr>
          <w:rFonts w:cs="Times New Roman"/>
        </w:rPr>
      </w:pP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r>
          <w:rPr>
            <w:rFonts w:ascii="Cambria Math" w:hAnsi="Cambria Math" w:cs="Times New Roman"/>
          </w:rPr>
          <m:t>​</m:t>
        </m:r>
        <m:d>
          <m:dPr>
            <m:begChr m:val="["/>
            <m:endChr m:val="]"/>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f>
              <m:fPr>
                <m:ctrlPr>
                  <w:rPr>
                    <w:rFonts w:ascii="Cambria Math" w:hAnsi="Cambria Math" w:cs="Times New Roman"/>
                    <w:i/>
                  </w:rPr>
                </m:ctrlPr>
              </m:fPr>
              <m:num>
                <m:r>
                  <w:rPr>
                    <w:rFonts w:ascii="Cambria Math" w:hAnsi="Cambria Math" w:cs="Times New Roman"/>
                  </w:rPr>
                  <m:t>ε</m:t>
                </m:r>
              </m:num>
              <m:den>
                <m:r>
                  <m:rPr>
                    <m:sty m:val="p"/>
                  </m:rPr>
                  <w:rPr>
                    <w:rFonts w:ascii="Cambria Math" w:hAnsi="Cambria Math" w:cs="Times New Roman"/>
                  </w:rPr>
                  <m:t>τ</m:t>
                </m:r>
              </m:den>
            </m:f>
            <m:r>
              <w:rPr>
                <w:rFonts w:ascii="Cambria Math" w:hAnsi="Cambria Math" w:cs="Times New Roman"/>
              </w:rPr>
              <m:t> </m:t>
            </m:r>
          </m:e>
        </m:d>
      </m:oMath>
      <w:r w:rsidR="00097CCF" w:rsidRPr="001A2EB4">
        <w:rPr>
          <w:rFonts w:cs="Times New Roman"/>
        </w:rPr>
        <w:tab/>
        <w:t>(1</w:t>
      </w:r>
      <w:r w:rsidR="00105ABB" w:rsidRPr="001A2EB4">
        <w:rPr>
          <w:rFonts w:cs="Times New Roman"/>
        </w:rPr>
        <w:t>2</w:t>
      </w:r>
      <w:r w:rsidR="00097CCF" w:rsidRPr="001A2EB4">
        <w:rPr>
          <w:rFonts w:cs="Times New Roman"/>
        </w:rPr>
        <w:t>)</w:t>
      </w:r>
    </w:p>
    <w:p w14:paraId="5536BE1F" w14:textId="445B0FB1" w:rsidR="00097CCF" w:rsidRPr="001A2EB4" w:rsidRDefault="00097CCF" w:rsidP="00097CCF">
      <w:pPr>
        <w:pStyle w:val="BodyText"/>
        <w:ind w:firstLine="0"/>
      </w:pPr>
      <w:r w:rsidRPr="001A2EB4">
        <w:t xml:space="preserve">where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oMath>
      <w:r w:rsidRPr="001A2EB4">
        <w:t>​ is the free-solution diffusivity, and the transport reduction depends on the corrosion-product region's porosity (</w:t>
      </w:r>
      <m:oMath>
        <m:r>
          <w:rPr>
            <w:rFonts w:ascii="Cambria Math" w:hAnsi="Cambria Math" w:cs="Times New Roman"/>
          </w:rPr>
          <m:t>ε)</m:t>
        </m:r>
      </m:oMath>
      <w:r w:rsidRPr="001A2EB4">
        <w:t xml:space="preserve"> and tortuosity (</w:t>
      </w:r>
      <m:oMath>
        <m:r>
          <m:rPr>
            <m:sty m:val="p"/>
          </m:rPr>
          <w:rPr>
            <w:rFonts w:ascii="Cambria Math" w:hAnsi="Cambria Math" w:cs="Times New Roman"/>
          </w:rPr>
          <m:t>τ)</m:t>
        </m:r>
      </m:oMath>
      <w:r w:rsidRPr="001A2EB4">
        <w:t xml:space="preserve"> as shown in </w:t>
      </w:r>
      <w:r w:rsidRPr="001A2EB4">
        <w:rPr>
          <w:b/>
          <w:bCs/>
        </w:rPr>
        <w:fldChar w:fldCharType="begin"/>
      </w:r>
      <w:r w:rsidRPr="001A2EB4">
        <w:rPr>
          <w:b/>
          <w:bCs/>
        </w:rPr>
        <w:instrText xml:space="preserve"> REF _Ref238652979 \h  \* MERGEFORMAT </w:instrText>
      </w:r>
      <w:r w:rsidRPr="001A2EB4">
        <w:rPr>
          <w:b/>
          <w:bCs/>
        </w:rPr>
      </w:r>
      <w:r w:rsidRPr="001A2EB4">
        <w:rPr>
          <w:b/>
          <w:bCs/>
        </w:rPr>
        <w:fldChar w:fldCharType="separate"/>
      </w:r>
      <w:r w:rsidR="002F52CE" w:rsidRPr="001A2EB4">
        <w:rPr>
          <w:b/>
          <w:bCs/>
        </w:rPr>
        <w:t xml:space="preserve">Figure </w:t>
      </w:r>
      <w:r w:rsidR="002F52CE">
        <w:rPr>
          <w:b/>
          <w:bCs/>
          <w:noProof/>
        </w:rPr>
        <w:t>2</w:t>
      </w:r>
      <w:r w:rsidRPr="001A2EB4">
        <w:rPr>
          <w:b/>
          <w:bCs/>
        </w:rPr>
        <w:fldChar w:fldCharType="end"/>
      </w:r>
      <w:r w:rsidR="00D8369E" w:rsidRPr="001A2EB4">
        <w:rPr>
          <w:b/>
          <w:bCs/>
        </w:rPr>
        <w:t>b</w:t>
      </w:r>
      <w:r w:rsidRPr="001A2EB4">
        <w:t>.</w:t>
      </w:r>
    </w:p>
    <w:p w14:paraId="60B793CD" w14:textId="77777777" w:rsidR="000631D6" w:rsidRPr="001A2EB4" w:rsidRDefault="000631D6" w:rsidP="00E54A50">
      <w:pPr>
        <w:pStyle w:val="BodyText"/>
        <w:ind w:firstLine="0"/>
      </w:pPr>
    </w:p>
    <w:p w14:paraId="5001F639" w14:textId="4EF42BB2" w:rsidR="00E54A50" w:rsidRPr="001A2EB4" w:rsidRDefault="00E54A50" w:rsidP="00325133">
      <w:pPr>
        <w:pStyle w:val="Heading3"/>
      </w:pPr>
      <w:bookmarkStart w:id="6" w:name="_Ref239691057"/>
      <w:bookmarkStart w:id="7" w:name="sec:model:velocity"/>
      <w:r w:rsidRPr="001A2EB4">
        <w:t>Level Set Method</w:t>
      </w:r>
      <w:bookmarkEnd w:id="6"/>
    </w:p>
    <w:p w14:paraId="139876B4" w14:textId="0CEA3655" w:rsidR="00E54A50" w:rsidRPr="001A2EB4" w:rsidRDefault="00E54A50" w:rsidP="00E54A50">
      <w:pPr>
        <w:pStyle w:val="FirstParagraph"/>
        <w:ind w:firstLine="360"/>
        <w:rPr>
          <w:rFonts w:cs="Times New Roman"/>
        </w:rPr>
      </w:pPr>
      <w:r w:rsidRPr="001A2EB4">
        <w:rPr>
          <w:rFonts w:cs="Times New Roman"/>
        </w:rPr>
        <w:t xml:space="preserve">The evolving metal-electrolyte interface is tracked using </w:t>
      </w:r>
      <w:r w:rsidR="004E4161" w:rsidRPr="001A2EB4">
        <w:rPr>
          <w:rFonts w:cs="Times New Roman"/>
        </w:rPr>
        <w:t>the level set method</w:t>
      </w:r>
      <w:r w:rsidRPr="001A2EB4">
        <w:rPr>
          <w:rFonts w:cs="Times New Roman"/>
        </w:rPr>
        <w:t>, in which a signed-distance function (</w:t>
      </w:r>
      <m:oMath>
        <m:r>
          <w:rPr>
            <w:rFonts w:ascii="Cambria Math" w:hAnsi="Cambria Math" w:cs="Times New Roman"/>
          </w:rPr>
          <m:t>ϕ)</m:t>
        </m:r>
      </m:oMath>
      <w:r w:rsidRPr="001A2EB4">
        <w:rPr>
          <w:rFonts w:cs="Times New Roman"/>
        </w:rPr>
        <w:t xml:space="preserve"> </w:t>
      </w:r>
      <w:bookmarkStart w:id="8" w:name="_Hlk237963744"/>
      <w:r w:rsidRPr="001A2EB4">
        <w:rPr>
          <w:rFonts w:cs="Times New Roman"/>
        </w:rPr>
        <w:t>implicitly defines the interface as the zero-level set separating the metal and electrolyte domains,</w:t>
      </w:r>
      <w:bookmarkEnd w:id="8"/>
      <w:r w:rsidRPr="001A2EB4">
        <w:rPr>
          <w:rFonts w:cs="Times New Roman"/>
        </w:rPr>
        <w:t xml:space="preserve"> as </w:t>
      </w:r>
      <w:r w:rsidR="00D4631E" w:rsidRPr="001A2EB4">
        <w:rPr>
          <w:rFonts w:cs="Times New Roman"/>
        </w:rPr>
        <w:t>shown</w:t>
      </w:r>
      <w:r w:rsidRPr="001A2EB4">
        <w:rPr>
          <w:rFonts w:cs="Times New Roman"/>
        </w:rPr>
        <w:t xml:space="preserve"> in </w:t>
      </w:r>
      <w:r w:rsidR="00AB557A" w:rsidRPr="001A2EB4">
        <w:rPr>
          <w:rFonts w:cs="Times New Roman"/>
          <w:b/>
          <w:bCs/>
        </w:rPr>
        <w:fldChar w:fldCharType="begin"/>
      </w:r>
      <w:r w:rsidR="00AB557A" w:rsidRPr="001A2EB4">
        <w:rPr>
          <w:rFonts w:cs="Times New Roman"/>
          <w:b/>
          <w:bCs/>
        </w:rPr>
        <w:instrText xml:space="preserve"> REF _Ref238652979 \h  \* MERGEFORMAT </w:instrText>
      </w:r>
      <w:r w:rsidR="00AB557A" w:rsidRPr="001A2EB4">
        <w:rPr>
          <w:rFonts w:cs="Times New Roman"/>
          <w:b/>
          <w:bCs/>
        </w:rPr>
      </w:r>
      <w:r w:rsidR="00AB557A" w:rsidRPr="001A2EB4">
        <w:rPr>
          <w:rFonts w:cs="Times New Roman"/>
          <w:b/>
          <w:bCs/>
        </w:rPr>
        <w:fldChar w:fldCharType="separate"/>
      </w:r>
      <w:r w:rsidR="002F52CE" w:rsidRPr="001A2EB4">
        <w:rPr>
          <w:b/>
          <w:bCs/>
        </w:rPr>
        <w:t xml:space="preserve">Figure </w:t>
      </w:r>
      <w:r w:rsidR="002F52CE">
        <w:rPr>
          <w:b/>
          <w:bCs/>
          <w:noProof/>
        </w:rPr>
        <w:t>2</w:t>
      </w:r>
      <w:r w:rsidR="00AB557A" w:rsidRPr="001A2EB4">
        <w:rPr>
          <w:rFonts w:cs="Times New Roman"/>
          <w:b/>
          <w:bCs/>
        </w:rPr>
        <w:fldChar w:fldCharType="end"/>
      </w:r>
      <w:r w:rsidR="00D8369E" w:rsidRPr="001A2EB4">
        <w:rPr>
          <w:rFonts w:cs="Times New Roman"/>
          <w:b/>
          <w:bCs/>
        </w:rPr>
        <w:t>c</w:t>
      </w:r>
      <w:r w:rsidRPr="001A2EB4">
        <w:rPr>
          <w:rFonts w:cs="Times New Roman"/>
        </w:rPr>
        <w:t xml:space="preserve">. </w:t>
      </w:r>
      <w:r w:rsidR="00CE2D65" w:rsidRPr="001A2EB4">
        <w:rPr>
          <w:rFonts w:cs="Times New Roman"/>
        </w:rPr>
        <w:t xml:space="preserve">Corrosion-driven interface motion is represented by the evolution of </w:t>
      </w:r>
      <m:oMath>
        <m:r>
          <w:rPr>
            <w:rFonts w:ascii="Cambria Math" w:hAnsi="Cambria Math" w:cs="Times New Roman"/>
          </w:rPr>
          <m:t>ϕ</m:t>
        </m:r>
      </m:oMath>
      <w:r w:rsidR="00CE2D65" w:rsidRPr="001A2EB4">
        <w:rPr>
          <w:rFonts w:cs="Times New Roman"/>
        </w:rPr>
        <w:t xml:space="preserve"> according to the Hamilton-Jacobi equation </w:t>
      </w:r>
      <w:r w:rsidR="00CE2D65" w:rsidRPr="001A2EB4">
        <w:rPr>
          <w:rFonts w:cs="Times New Roman"/>
        </w:rPr>
        <w:fldChar w:fldCharType="begin"/>
      </w:r>
      <w:r w:rsidR="00A6791C">
        <w:rPr>
          <w:rFonts w:cs="Times New Roman"/>
        </w:rPr>
        <w:instrText xml:space="preserve"> ADDIN ZOTERO_ITEM CSL_CITATION {"citationID":"r7domCi5","properties":{"unsorted":false,"formattedCitation":"\\super [31]\\nosupersub{}","plainCitation":"[31]","noteIndex":0},"citationItems":[{"id":1729,"uris":["http://zotero.org/users/16939557/items/TDPP5UDX"],"itemData":{"id":1729,"type":"article-journal","citation-key":"wilderAdaptiveLevelSet2015","container-title":"Journal of Engineering Mathematics","DOI":"10.1007/s10665-014-9732-3","ISSN":"0022-0833, 1573-2703","issue":"1","journalAbbreviation":"J Eng Math","language":"en","page":"121-142","source":"DOI.org (Crossref)","title":"An adaptive level set approach for modeling damage due to galvanic corrosion","volume":"91","author":[{"family":"Wilder","given":"Joseph W."},{"family":"Clemons","given":"Curtis"},{"family":"Golovaty","given":"Dmitry"},{"family":"Kreider","given":"Kevin L."},{"family":"Young","given":"Gerald W."},{"family":"Lillard","given":"R. Scott"}],"issued":{"date-parts":[["2015",4]]}}}],"schema":"https://github.com/citation-style-language/schema/raw/master/csl-citation.json"} </w:instrText>
      </w:r>
      <w:r w:rsidR="00CE2D65" w:rsidRPr="001A2EB4">
        <w:rPr>
          <w:rFonts w:cs="Times New Roman"/>
        </w:rPr>
        <w:fldChar w:fldCharType="separate"/>
      </w:r>
      <w:r w:rsidR="00A6791C" w:rsidRPr="00A6791C">
        <w:rPr>
          <w:rFonts w:cs="Times New Roman"/>
          <w:vertAlign w:val="superscript"/>
        </w:rPr>
        <w:t>[31]</w:t>
      </w:r>
      <w:r w:rsidR="00CE2D65" w:rsidRPr="001A2EB4">
        <w:rPr>
          <w:rFonts w:cs="Times New Roman"/>
        </w:rPr>
        <w:fldChar w:fldCharType="end"/>
      </w:r>
      <w:r w:rsidRPr="001A2EB4">
        <w:rPr>
          <w:rFonts w:cs="Times New Roman"/>
        </w:rPr>
        <w:t>:</w:t>
      </w:r>
    </w:p>
    <w:p w14:paraId="5B0E9F78" w14:textId="77777777" w:rsidR="00E54A50" w:rsidRPr="001A2EB4" w:rsidRDefault="00D5249E" w:rsidP="00E54A50">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ϕ</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ϕ</m:t>
        </m:r>
        <m:r>
          <m:rPr>
            <m:sty m:val="p"/>
          </m:rPr>
          <w:rPr>
            <w:rFonts w:ascii="Cambria Math" w:hAnsi="Cambria Math" w:cs="Times New Roman"/>
          </w:rPr>
          <m:t>|=</m:t>
        </m:r>
        <m:r>
          <w:rPr>
            <w:rFonts w:ascii="Cambria Math" w:hAnsi="Cambria Math" w:cs="Times New Roman"/>
          </w:rPr>
          <m:t>0</m:t>
        </m:r>
      </m:oMath>
      <w:r w:rsidR="00E54A50" w:rsidRPr="001A2EB4">
        <w:rPr>
          <w:rFonts w:cs="Times New Roman"/>
        </w:rPr>
        <w:tab/>
        <w:t>(</w:t>
      </w:r>
      <w:r w:rsidR="00105ABB" w:rsidRPr="001A2EB4">
        <w:rPr>
          <w:rFonts w:cs="Times New Roman"/>
        </w:rPr>
        <w:t>13</w:t>
      </w:r>
      <w:r w:rsidR="00E54A50" w:rsidRPr="001A2EB4">
        <w:rPr>
          <w:rFonts w:cs="Times New Roman"/>
        </w:rPr>
        <w:t>)</w:t>
      </w:r>
    </w:p>
    <w:p w14:paraId="2038DCCC" w14:textId="122727DF" w:rsidR="00D26518" w:rsidRPr="001A2EB4" w:rsidRDefault="00D26518" w:rsidP="009A531F">
      <w:pPr>
        <w:pStyle w:val="BodyText"/>
      </w:pPr>
      <w:r w:rsidRPr="001A2EB4">
        <w:t xml:space="preserve">where </w:t>
      </w:r>
      <w:proofErr w:type="spellStart"/>
      <w:r w:rsidRPr="001A2EB4">
        <w:t>v</w:t>
      </w:r>
      <w:r w:rsidRPr="001A2EB4">
        <w:rPr>
          <w:vertAlign w:val="subscript"/>
        </w:rPr>
        <w:t>n</w:t>
      </w:r>
      <w:proofErr w:type="spellEnd"/>
      <w:r w:rsidRPr="001A2EB4">
        <w:t xml:space="preserve"> is the normal interface velocity, negative for recession. </w:t>
      </w:r>
      <w:r w:rsidR="009A531F" w:rsidRPr="009A531F">
        <w:t xml:space="preserve">The interface velocity is not prescribed but emerges directly from the interfacial oxygen-reduction reaction. According to the reaction stoichiometry, each mole of O₂ reduced results in the dissolution of two moles of Zn. Consequently, the metal loss rate per unit area is determined by the interfacial oxygen flux. Converting this flux to an interface recession rate using the molar density of solid Zn, </w:t>
      </w:r>
      <w:r w:rsidR="009A531F" w:rsidRPr="001A2EB4">
        <w:t>[Zn]</w:t>
      </w:r>
      <w:r w:rsidR="009A531F" w:rsidRPr="001A2EB4">
        <w:rPr>
          <w:vertAlign w:val="subscript"/>
        </w:rPr>
        <w:t>sol</w:t>
      </w:r>
      <w:r w:rsidR="009A531F" w:rsidRPr="001A2EB4">
        <w:t xml:space="preserve"> = </w:t>
      </w:r>
      <w:proofErr w:type="spellStart"/>
      <w:r w:rsidR="009A531F" w:rsidRPr="001A2EB4">
        <w:t>ρ</w:t>
      </w:r>
      <w:r w:rsidR="009A531F" w:rsidRPr="001A2EB4">
        <w:rPr>
          <w:vertAlign w:val="subscript"/>
        </w:rPr>
        <w:t>Zn</w:t>
      </w:r>
      <w:proofErr w:type="spellEnd"/>
      <w:r w:rsidR="009A531F" w:rsidRPr="001A2EB4">
        <w:t>/</w:t>
      </w:r>
      <w:proofErr w:type="spellStart"/>
      <w:r w:rsidR="009A531F" w:rsidRPr="001A2EB4">
        <w:t>M</w:t>
      </w:r>
      <w:r w:rsidR="009A531F" w:rsidRPr="001A2EB4">
        <w:rPr>
          <w:vertAlign w:val="subscript"/>
        </w:rPr>
        <w:t>Zn</w:t>
      </w:r>
      <w:proofErr w:type="spellEnd"/>
      <w:r w:rsidR="009A531F" w:rsidRPr="009A531F">
        <w:t>​, yields:</w:t>
      </w:r>
    </w:p>
    <w:p w14:paraId="7A4E3A78" w14:textId="3861E290" w:rsidR="00E54A50" w:rsidRPr="001A2EB4" w:rsidRDefault="00D5249E"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del w:id="20182" w:author="Claude" w:date="2026-10-09T06:37:03Z"/>
                <w:rFonts w:ascii="Cambria Math" w:hAnsi="Cambria Math" w:cs="Times New Roman"/>
              </w:rPr>
              <m:t>v</m:t>
            </m:r>
          </m:e>
          <m:sub>
            <m:r>
              <m:rPr>
                <m:sty m:val="p"/>
              </m:rPr>
              <w:rPr>
                <w:del w:id="20183" w:author="Claude" w:date="2026-10-09T06:37:03Z"/>
                <w:rFonts w:ascii="Cambria Math" w:hAnsi="Cambria Math" w:cs="Times New Roman"/>
              </w:rPr>
              <m:t>n</m:t>
            </m:r>
          </m:sub>
        </m:sSub>
        <m:r>
          <m:rPr>
            <m:sty m:val="p"/>
          </m:rPr>
          <w:rPr>
            <w:del w:id="20184" w:author="Claude" w:date="2026-10-09T06:37:03Z"/>
            <w:rFonts w:ascii="Cambria Math" w:hAnsi="Cambria Math" w:cs="Times New Roman"/>
          </w:rPr>
          <m:t>=-</m:t>
        </m:r>
        <m:f>
          <m:fPr>
            <m:ctrlPr>
              <w:rPr>
                <w:rFonts w:ascii="Cambria Math" w:hAnsi="Cambria Math" w:cs="Times New Roman"/>
              </w:rPr>
            </m:ctrlPr>
          </m:fPr>
          <m:num>
            <m:r>
              <w:rPr>
                <w:del w:id="20185" w:author="Claude" w:date="2026-10-09T06:37:03Z"/>
                <w:rFonts w:ascii="Cambria Math" w:hAnsi="Cambria Math" w:cs="Times New Roman"/>
              </w:rPr>
              <m:t>2 </m:t>
            </m:r>
            <m:sSub>
              <m:sSubPr>
                <m:ctrlPr>
                  <w:rPr>
                    <w:rFonts w:ascii="Cambria Math" w:hAnsi="Cambria Math" w:cs="Times New Roman"/>
                  </w:rPr>
                </m:ctrlPr>
              </m:sSubPr>
              <m:e>
                <m:r>
                  <w:rPr>
                    <w:del w:id="20186" w:author="Claude" w:date="2026-10-09T06:37:03Z"/>
                    <w:rFonts w:ascii="Cambria Math" w:hAnsi="Cambria Math" w:cs="Times New Roman"/>
                  </w:rPr>
                  <m:t>k</m:t>
                </m:r>
              </m:e>
              <m:sub>
                <m:r>
                  <m:rPr>
                    <m:sty m:val="p"/>
                  </m:rPr>
                  <w:rPr>
                    <w:del w:id="20187" w:author="Claude" w:date="2026-10-09T06:37:03Z"/>
                    <w:rFonts w:ascii="Cambria Math" w:hAnsi="Cambria Math" w:cs="Times New Roman"/>
                  </w:rPr>
                  <m:t>ORR</m:t>
                </m:r>
              </m:sub>
            </m:sSub>
            <m:r>
              <w:rPr>
                <w:del w:id="20188" w:author="Claude" w:date="2026-10-09T06:37:03Z"/>
                <w:rFonts w:ascii="Cambria Math" w:hAnsi="Cambria Math"/>
              </w:rPr>
              <m:t xml:space="preserve"> </m:t>
            </m:r>
            <m:sSub>
              <m:sSubPr>
                <m:ctrlPr>
                  <w:rPr>
                    <w:rFonts w:ascii="Cambria Math" w:hAnsi="Cambria Math" w:cs="Times New Roman"/>
                  </w:rPr>
                </m:ctrlPr>
              </m:sSubPr>
              <m:e>
                <m:r>
                  <w:rPr>
                    <w:del w:id="20189" w:author="Claude" w:date="2026-10-09T06:37:03Z"/>
                    <w:rFonts w:ascii="Cambria Math" w:hAnsi="Cambria Math" w:cs="Times New Roman"/>
                  </w:rPr>
                  <m:t>C</m:t>
                </m:r>
              </m:e>
              <m:sub>
                <m:sSub>
                  <m:sSubPr>
                    <m:ctrlPr>
                      <w:rPr>
                        <w:rFonts w:ascii="Cambria Math" w:hAnsi="Cambria Math" w:cs="Times New Roman"/>
                      </w:rPr>
                    </m:ctrlPr>
                  </m:sSubPr>
                  <m:e>
                    <m:r>
                      <m:rPr>
                        <m:sty m:val="p"/>
                      </m:rPr>
                      <w:rPr>
                        <w:del w:id="20190" w:author="Claude" w:date="2026-10-09T06:37:03Z"/>
                        <w:rFonts w:ascii="Cambria Math" w:hAnsi="Cambria Math" w:cs="Times New Roman"/>
                      </w:rPr>
                      <m:t>O</m:t>
                    </m:r>
                  </m:e>
                  <m:sub>
                    <m:r>
                      <m:rPr>
                        <m:sty m:val="p"/>
                      </m:rPr>
                      <w:rPr>
                        <w:del w:id="20191" w:author="Claude" w:date="2026-10-09T06:37:03Z"/>
                        <w:rFonts w:ascii="Cambria Math" w:hAnsi="Cambria Math" w:cs="Times New Roman"/>
                      </w:rPr>
                      <m:t>2</m:t>
                    </m:r>
                  </m:sub>
                </m:sSub>
              </m:sub>
            </m:sSub>
            <m:sSub>
              <m:sSubPr>
                <m:ctrlPr>
                  <w:rPr>
                    <w:rFonts w:ascii="Cambria Math" w:hAnsi="Cambria Math" w:cs="Times New Roman"/>
                  </w:rPr>
                </m:ctrlPr>
              </m:sSubPr>
              <m:e>
                <m:r>
                  <m:rPr>
                    <m:sty m:val="p"/>
                  </m:rPr>
                  <w:rPr>
                    <w:del w:id="20192" w:author="Claude" w:date="2026-10-09T06:37:03Z"/>
                    <w:rFonts w:ascii="Cambria Math" w:hAnsi="Cambria Math" w:cs="Times New Roman"/>
                  </w:rPr>
                  <m:t>|</m:t>
                </m:r>
              </m:e>
              <m:sub>
                <m:r>
                  <m:rPr>
                    <m:sty m:val="p"/>
                  </m:rPr>
                  <w:rPr>
                    <w:del w:id="20193" w:author="Claude" w:date="2026-10-09T06:37:03Z"/>
                    <w:rFonts w:ascii="Cambria Math" w:hAnsi="Cambria Math" w:cs="Times New Roman"/>
                  </w:rPr>
                  <m:t>Γ</m:t>
                </m:r>
              </m:sub>
            </m:sSub>
          </m:num>
          <m:den>
            <m:r>
              <m:rPr>
                <m:sty m:val="p"/>
              </m:rPr>
              <w:rPr>
                <w:del w:id="20194" w:author="Claude" w:date="2026-10-09T06:37:03Z"/>
                <w:rFonts w:ascii="Cambria Math" w:hAnsi="Cambria Math" w:cs="Times New Roman"/>
              </w:rPr>
              <m:t>[Zn</m:t>
            </m:r>
            <m:sSub>
              <m:sSubPr>
                <m:ctrlPr>
                  <w:rPr>
                    <w:rFonts w:ascii="Cambria Math" w:hAnsi="Cambria Math" w:cs="Times New Roman"/>
                  </w:rPr>
                </m:ctrlPr>
              </m:sSubPr>
              <m:e>
                <m:r>
                  <m:rPr>
                    <m:sty m:val="p"/>
                  </m:rPr>
                  <w:rPr>
                    <w:del w:id="20195" w:author="Claude" w:date="2026-10-09T06:37:03Z"/>
                    <w:rFonts w:ascii="Cambria Math" w:hAnsi="Cambria Math" w:cs="Times New Roman"/>
                  </w:rPr>
                  <m:t>]</m:t>
                </m:r>
              </m:e>
              <m:sub>
                <m:r>
                  <m:rPr>
                    <m:sty m:val="p"/>
                  </m:rPr>
                  <w:rPr>
                    <w:del w:id="20196" w:author="Claude" w:date="2026-10-09T06:37:03Z"/>
                    <w:rFonts w:ascii="Cambria Math" w:hAnsi="Cambria Math" w:cs="Times New Roman"/>
                  </w:rPr>
                  <m:t>sol</m:t>
                </m:r>
              </m:sub>
            </m:sSub>
          </m:den>
        </m:f>
      </m:oMath>
      <m:oMath>
        <m:sSub>
          <m:e>
            <m:r>
              <w:rPr>
                <w:ins w:id="20174" w:author="Claude" w:date="2026-10-09T06:37:03Z"/>
              </w:rPr>
              <m:t xml:space="preserve">v</m:t>
            </m:r>
          </m:e>
          <m:sub>
            <m:r>
              <w:rPr>
                <w:ins w:id="20175" w:author="Claude" w:date="2026-10-09T06:37:03Z"/>
              </w:rPr>
              <m:t xml:space="preserve">n</m:t>
            </m:r>
          </m:sub>
        </m:sSub>
        <m:r>
          <w:rPr>
            <w:ins w:id="20176" w:author="Claude" w:date="2026-10-09T06:37:03Z"/>
          </w:rPr>
          <m:t xml:space="preserve">=−</m:t>
        </m:r>
        <m:f>
          <m:num>
            <m:r>
              <w:rPr>
                <w:ins w:id="20177" w:author="Claude" w:date="2026-10-09T06:37:03Z"/>
              </w:rPr>
              <m:t xml:space="preserve">2</m:t>
            </m:r>
            <m:sSub>
              <m:e>
                <m:r>
                  <w:rPr>
                    <w:ins w:id="20178" w:author="Claude" w:date="2026-10-09T06:37:03Z"/>
                  </w:rPr>
                  <m:t xml:space="preserve">j</m:t>
                </m:r>
              </m:e>
              <m:sub>
                <m:r>
                  <w:rPr>
                    <w:ins w:id="20179" w:author="Claude" w:date="2026-10-09T06:37:03Z"/>
                  </w:rPr>
                  <m:t xml:space="preserve">ORR</m:t>
                </m:r>
              </m:sub>
            </m:sSub>
          </m:num>
          <m:den>
            <m:sSub>
              <m:e>
                <m:r>
                  <w:rPr>
                    <w:ins w:id="20180" w:author="Claude" w:date="2026-10-09T06:37:03Z"/>
                  </w:rPr>
                  <m:t xml:space="preserve">[Zn]</m:t>
                </m:r>
              </m:e>
              <m:sub>
                <m:r>
                  <w:rPr>
                    <w:ins w:id="20181" w:author="Claude" w:date="2026-10-09T06:37:03Z"/>
                  </w:rPr>
                  <m:t xml:space="preserve">sol</m:t>
                </m:r>
              </m:sub>
            </m:sSub>
          </m:den>
        </m:f>
      </m:oMath>
      <w:r w:rsidR="00E54A50" w:rsidRPr="001A2EB4">
        <w:rPr>
          <w:rFonts w:cs="Times New Roman"/>
        </w:rPr>
        <w:tab/>
        <w:t>(1</w:t>
      </w:r>
      <w:r w:rsidR="007432DD" w:rsidRPr="001A2EB4">
        <w:rPr>
          <w:rFonts w:cs="Times New Roman"/>
        </w:rPr>
        <w:t>4</w:t>
      </w:r>
      <w:r w:rsidR="00E54A50" w:rsidRPr="001A2EB4">
        <w:rPr>
          <w:rFonts w:cs="Times New Roman"/>
        </w:rPr>
        <w:t>)</w:t>
      </w:r>
    </w:p>
    <w:p w14:paraId="2A920CDE" w14:textId="771939EB" w:rsidR="000A254C" w:rsidRPr="000A254C" w:rsidRDefault="000D021F" w:rsidP="00977CDD">
      <w:pPr>
        <w:pStyle w:val="BodyText"/>
        <w:ind w:firstLine="0"/>
        <w:rPr>
          <w:del w:id="20244" w:author="Claude" w:date="2026-10-09T06:37:03Z"/>
        </w:rPr>
      </w:pPr>
      <w:del w:id="20215" w:author="Claude" w:date="2026-10-09T06:37:03Z">
        <w:r w:rsidRPr="000D021F">
          <w:delText xml:space="preserve">where C</w:delText>
        </w:r>
      </w:del>
      <w:del w:id="20216" w:author="Claude" w:date="2026-10-09T06:37:03Z">
        <w:r w:rsidRPr="000D021F">
          <w:rPr>
            <w:vertAlign w:val="subscript"/>
          </w:rPr>
          <w:delText xml:space="preserve">O2</w:delText>
        </w:r>
      </w:del>
      <w:del w:id="20217" w:author="Claude" w:date="2026-10-09T06:37:03Z">
        <w:r w:rsidRPr="000D021F">
          <w:delText xml:space="preserve">|</w:delText>
        </w:r>
      </w:del>
      <w:del w:id="20218" w:author="Claude" w:date="2026-10-09T06:37:03Z">
        <w:r w:rsidRPr="000D021F">
          <w:rPr>
            <w:vertAlign w:val="subscript"/>
          </w:rPr>
          <w:delText xml:space="preserve">Γ</w:delText>
        </w:r>
      </w:del>
      <w:del w:id="20219" w:author="Claude" w:date="2026-10-09T06:37:03Z">
        <w:r w:rsidRPr="000D021F">
          <w:delText xml:space="preserve"> is the oxygen concentration at the interface (mol L</w:delText>
        </w:r>
      </w:del>
      <w:del w:id="20220" w:author="Claude" w:date="2026-10-09T06:37:03Z">
        <w:r w:rsidRPr="000D021F">
          <w:rPr>
            <w:vertAlign w:val="superscript"/>
          </w:rPr>
          <w:delText xml:space="preserve">-1</w:delText>
        </w:r>
      </w:del>
      <w:del w:id="20221" w:author="Claude" w:date="2026-10-09T06:37:03Z">
        <w:r w:rsidRPr="000D021F">
          <w:delText xml:space="preserve">). </w:delText>
        </w:r>
      </w:del>
      <w:del w:id="20222" w:author="Claude" w:date="2026-10-09T06:37:03Z">
        <w:r w:rsidR="000A254C" w:rsidRPr="000A254C">
          <w:delText xml:space="preserve">Oxygen-transport limitation is incorporated implicitly through the Robin boundary condition</w:delText>
        </w:r>
      </w:del>
      <w:del w:id="20223" w:author="Claude" w:date="2026-10-09T06:37:03Z">
        <w:r w:rsidR="00D26518" w:rsidRPr="000D021F">
          <w:delText xml:space="preserve"> </w:delText>
        </w:r>
      </w:del>
      <w:del w:id="20224" w:author="Claude" w:date="2026-10-09T06:37:03Z">
        <w:r w:rsidR="00D26518" w:rsidRPr="000D021F">
          <w:rPr>
            <w:b/>
            <w:bCs/>
          </w:rPr>
          <w:delText xml:space="preserve">(</w:delText>
        </w:r>
      </w:del>
      <w:del w:id="20225" w:author="Claude" w:date="2026-10-09T06:37:03Z">
        <w:r w:rsidR="00A72203" w:rsidRPr="000D021F">
          <w:rPr>
            <w:b/>
            <w:bCs/>
          </w:rPr>
          <w:delText xml:space="preserve">Equation 7</w:delText>
        </w:r>
      </w:del>
      <w:del w:id="20226" w:author="Claude" w:date="2026-10-09T06:37:03Z">
        <w:r w:rsidR="00D26518" w:rsidRPr="000D021F">
          <w:rPr>
            <w:b/>
            <w:bCs/>
          </w:rPr>
          <w:delText xml:space="preserve">)</w:delText>
        </w:r>
      </w:del>
      <w:del w:id="9" w:author="Claude" w:date="2026-10-09T06:27:00Z">
        <w:r w:rsidR="00D26518" w:rsidRPr="000D021F">
          <w:delText xml:space="preserve">, </w:delText>
        </w:r>
      </w:del>
      <w:del w:id="20227" w:author="Claude" w:date="2026-10-09T06:37:03Z">
        <w:r w:rsidR="000A254C" w:rsidRPr="000A254C">
          <w:delText xml:space="preserve">As oxygen supply becomes restricted, the interfacial oxygen concentration decreases, reducing the oxygen-reduction flux and consequently the interface recession velocity</w:delText>
        </w:r>
      </w:del>
      <w:del w:id="20228" w:author="Claude" w:date="2026-10-09T06:37:03Z">
        <w:r w:rsidRPr="000D021F">
          <w:delText xml:space="preserve">. </w:delText>
        </w:r>
      </w:del>
      <w:del w:id="20229" w:author="Claude" w:date="2026-10-09T06:37:03Z">
        <w:r w:rsidR="000A254C" w:rsidRPr="000A254C">
          <w:delText xml:space="preserve">Therefore, no separate velocity </w:delText>
        </w:r>
      </w:del>
      <w:del w:id="20230" w:author="Claude" w:date="2026-10-09T06:37:03Z">
        <w:r w:rsidR="000A254C" w:rsidRPr="000A254C">
          <w:delText xml:space="preserve">cap or rate-selection criterion is required. The transition from reaction-controlled to diffusion-controlled degradation emerges naturally from the depletion of interfacial oxygen and its coupling with transport processes</w:delText>
        </w:r>
      </w:del>
      <w:del w:id="20231" w:author="Claude" w:date="2026-10-09T06:37:03Z">
        <w:r w:rsidRPr="000D021F">
          <w:delText xml:space="preserve"> </w:delText>
        </w:r>
      </w:del>
      <w:del w:id="20232" w:author="Claude" w:date="2026-10-09T06:37:03Z">
        <w:r w:rsidRPr="000D021F">
          <w:rPr>
            <w:b/>
            <w:bCs/>
          </w:rPr>
          <w:delText xml:space="preserve">(Section S1)</w:delText>
        </w:r>
      </w:del>
      <w:del w:id="20233" w:author="Claude" w:date="2026-10-09T06:37:03Z">
        <w:r w:rsidR="000A254C">
          <w:delText xml:space="preserve">.</w:delText>
        </w:r>
      </w:del>
      <w:del w:id="20234" w:author="Claude" w:date="2026-10-09T06:37:03Z">
        <w:r w:rsidRPr="000D021F">
          <w:delText xml:space="preserve"> </w:delText>
        </w:r>
      </w:del>
      <w:del w:id="20235" w:author="Claude" w:date="2026-10-09T06:37:03Z">
        <w:r w:rsidR="000A254C" w:rsidRPr="000A254C">
          <w:delText xml:space="preserve">Through this formulation, interface recession, oxygen consumption, </w:delText>
        </w:r>
      </w:del>
      <w:del w:id="20236" w:author="Claude" w:date="2026-10-09T06:37:03Z">
        <w:r w:rsidR="000A254C" w:rsidRPr="000D021F">
          <w:delText xml:space="preserve">Zn</w:delText>
        </w:r>
      </w:del>
      <w:del w:id="20237" w:author="Claude" w:date="2026-10-09T06:37:03Z">
        <w:r w:rsidR="000A254C" w:rsidRPr="000A254C">
          <w:rPr>
            <w:vertAlign w:val="superscript"/>
          </w:rPr>
          <w:delText xml:space="preserve">2+</w:delText>
        </w:r>
      </w:del>
      <w:del w:id="20238" w:author="Claude" w:date="2026-10-09T06:37:03Z">
        <w:r w:rsidR="000A254C">
          <w:rPr>
            <w:vertAlign w:val="superscript"/>
          </w:rPr>
          <w:delText xml:space="preserve"> </w:delText>
        </w:r>
      </w:del>
      <w:del w:id="20239" w:author="Claude" w:date="2026-10-09T06:37:03Z">
        <w:r w:rsidR="000A254C" w:rsidRPr="000A254C">
          <w:delText xml:space="preserve">release, </w:delText>
        </w:r>
      </w:del>
      <w:del w:id="20240" w:author="Claude" w:date="2026-10-09T06:37:03Z">
        <w:r w:rsidR="000A254C" w:rsidRPr="000D021F">
          <w:delText xml:space="preserve">OH</w:delText>
        </w:r>
      </w:del>
      <w:del w:id="20241" w:author="Claude" w:date="2026-10-09T06:37:03Z">
        <w:r w:rsidR="000A254C" w:rsidRPr="000A254C">
          <w:rPr>
            <w:vertAlign w:val="superscript"/>
          </w:rPr>
          <w:delText xml:space="preserve">-</w:delText>
        </w:r>
      </w:del>
      <w:del w:id="20242" w:author="Claude" w:date="2026-10-09T06:37:03Z">
        <w:r w:rsidR="000A254C">
          <w:rPr>
            <w:vertAlign w:val="superscript"/>
          </w:rPr>
          <w:delText xml:space="preserve"> </w:delText>
        </w:r>
      </w:del>
      <w:del w:id="20243" w:author="Claude" w:date="2026-10-09T06:37:03Z">
        <w:r w:rsidR="000A254C" w:rsidRPr="000A254C">
          <w:delText xml:space="preserve">generation, and corrosion-product growth are governed by a single oxygen-reduction flux, ensuring a mechanistically consistent link between interfacial chemistry, mass transport, and degradation kinetics.</w:delText>
        </w:r>
      </w:del>
    </w:p>
    <w:p w14:paraId="27EF1B66" w14:textId="34026633" w:rsidR="00D26518" w:rsidRPr="001A2EB4" w:rsidRDefault="00D26518" w:rsidP="00D1626D">
      <w:pPr>
        <w:pStyle w:val="BodyText"/>
        <w:rPr>
          <w:ins w:id="20250" w:author="Claude" w:date="2026-10-09T06:37:03Z"/>
        </w:rPr>
      </w:pPr>
      <w:ins w:id="20245" w:author="Claude" w:date="2026-10-09T06:37:03Z">
        <w:r w:rsidRPr="001A2EB4">
          <w:t xml:space="preserve">where j</w:t>
        </w:r>
      </w:ins>
      <w:ins w:id="20246" w:author="Claude" w:date="2026-10-09T06:37:03Z">
        <w:r w:rsidRPr="001A2EB4">
          <w:rPr>
            <w:vertAlign w:val="subscript"/>
          </w:rPr>
          <w:t xml:space="preserve">ORR</w:t>
        </w:r>
      </w:ins>
      <w:ins w:id="20247" w:author="Claude" w:date="2026-10-09T06:37:03Z">
        <w:r w:rsidRPr="001A2EB4">
          <w:t xml:space="preserve"> is the ORR molar flux defined above, so that v</w:t>
        </w:r>
      </w:ins>
      <w:ins w:id="20248" w:author="Claude" w:date="2026-10-09T06:37:03Z">
        <w:r w:rsidRPr="001A2EB4">
          <w:rPr>
            <w:vertAlign w:val="subscript"/>
          </w:rPr>
          <w:t xml:space="preserve">n</w:t>
        </w:r>
      </w:ins>
      <w:ins w:id="20249" w:author="Claude" w:date="2026-10-09T06:37:03Z">
        <w:r w:rsidRPr="001A2EB4">
          <w:t xml:space="preserve"> has units of (mol mm⁻² h⁻¹)/(mol mm⁻³) = mm h⁻¹. Oxygen consumption is represented by the interface-localized sink in Equation 7. As oxygen transport to the interface becomes restricted, the interfacial oxygen concentration decreases, thereby reducing both the ORR flux and the interface recession velocity. Therefore, no separate velocity cap or rate-selection criterion is required. The transition from reaction-controlled to diffusion-controlled degradation emerges naturally from the depletion of interfacial oxygen and its coupling with transport processes (Section S1). Through this formulation, interface recession, oxygen consumption, Zn²⁺ release, OH⁻ generation, and corrosion-product growth are governed by a single oxygen-reduction flux, ensuring a mechanistically consistent link between interfacial chemistry, mass transport, and degradation kinetics.</w:t>
        </w:r>
      </w:ins>
    </w:p>
    <w:p w14:paraId="11E93CDF" w14:textId="77777777" w:rsidR="008F2761" w:rsidRPr="001A2EB4" w:rsidRDefault="008F2761" w:rsidP="001F250F">
      <w:pPr>
        <w:pStyle w:val="BodyText"/>
        <w:ind w:firstLine="0"/>
      </w:pPr>
    </w:p>
    <w:p w14:paraId="7BC724F6" w14:textId="77777777" w:rsidR="00E54A50" w:rsidRPr="001A2EB4" w:rsidRDefault="00E54A50" w:rsidP="000631D6">
      <w:pPr>
        <w:pStyle w:val="Heading2"/>
      </w:pPr>
      <w:bookmarkStart w:id="11" w:name="_Ref240381709"/>
      <w:bookmarkStart w:id="12" w:name="tab:params"/>
      <w:r w:rsidRPr="001A2EB4">
        <w:t>Numerical Implementation and Simulation Setup</w:t>
      </w:r>
      <w:bookmarkEnd w:id="11"/>
    </w:p>
    <w:p w14:paraId="27EF1B66" w14:textId="34026633" w:rsidR="00D26518" w:rsidRPr="001A2EB4" w:rsidRDefault="00D26518" w:rsidP="00D1626D">
      <w:pPr>
        <w:pStyle w:val="BodyText"/>
      </w:pPr>
      <w:r w:rsidRPr="001A2EB4">
        <w:t xml:space="preserve">The coupled reaction-diffusion and moving-boundary framework was implemented in </w:t>
      </w:r>
      <w:proofErr w:type="spellStart"/>
      <w:r w:rsidRPr="001A2EB4">
        <w:t>FreeFEM</w:t>
      </w:r>
      <w:proofErr w:type="spellEnd"/>
      <w:r w:rsidRPr="001A2EB4">
        <w:t xml:space="preserve"> and solved using first-order finite elements with implicit time integration. </w:t>
      </w:r>
      <w:r w:rsidR="00024712" w:rsidRPr="001A2EB4">
        <w:t>Parametrically generated implant geometries were discretized into tetrahedral meshes and embedded within a 30 × 30 × 30 mm electrolyte domain</w:t>
      </w:r>
      <w:ins w:id="13" w:author="Claude" w:date="2026-10-08T20:38:00Z">
        <w:r w:rsidR="00024712" w:rsidRPr="001A2EB4">
          <w:t>,</w:t>
        </w:r>
      </w:ins>
      <w:r w:rsidR="00024712" w:rsidRPr="001A2EB4">
        <w:t xml:space="preserve"> identical for the disc and the stent and larger than three times the implant characteristic dimension in each direction</w:t>
      </w:r>
      <w:ins w:id="14" w:author="Claude" w:date="2026-10-08T04:28:00Z">
        <w:r w:rsidR="00024712" w:rsidRPr="001A2EB4">
          <w:t>,</w:t>
        </w:r>
      </w:ins>
      <w:r w:rsidR="00024712" w:rsidRPr="001A2EB4">
        <w:t xml:space="preserve"> to minimize boundary effects. </w:t>
      </w:r>
      <w:r w:rsidR="00667C3C" w:rsidRPr="001A2EB4">
        <w:t xml:space="preserve">The level-set signed-distance function </w:t>
      </w:r>
      <w:r w:rsidR="00024712" w:rsidRPr="001A2EB4">
        <w:t>was periodically reinitialized to maintain numerical stability.</w:t>
      </w:r>
      <w:r w:rsidR="00D1626D" w:rsidRPr="001A2EB4">
        <w:t xml:space="preserve"> </w:t>
      </w:r>
      <w:r w:rsidRPr="001A2EB4">
        <w:t>To resolve steep concentration gradients near the corrosion front, distance-based mesh refinement was applied around the metal-electrolyte interface, with progressively coarser elements away from the surface. Mesh convergence analysis identified a final mesh containing 18.9 million tetrahedral elements, for which predicted mass loss changed by less than 0.2% with further refinement (</w:t>
      </w:r>
      <w:r w:rsidRPr="00FD7271">
        <w:rPr>
          <w:b/>
          <w:bCs/>
        </w:rPr>
        <w:t>Section S2</w:t>
      </w:r>
      <w:r w:rsidRPr="001A2EB4">
        <w:t>).</w:t>
      </w:r>
    </w:p>
    <w:p w14:paraId="17BAEB51" w14:textId="7AD7EC09" w:rsidR="00D26518" w:rsidRPr="001A2EB4" w:rsidRDefault="00D26518" w:rsidP="00D26518">
      <w:pPr>
        <w:pStyle w:val="BodyText"/>
      </w:pPr>
      <w:r w:rsidRPr="001A2EB4">
        <w:t>Physiological initial and boundary conditions were imposed throughout the electrolyte domain, including continuous oxygen replenishment at the electrolyte-air interface and kinetic flux conditions at the moving metal-electrolyte boundary. The 48 h medium renewal used in the immersion tests was not modeled explicitly; instead, dissolved oxygen was assumed to be continuously replenished at the electrolyte–air interface</w:t>
      </w:r>
      <w:r w:rsidR="00442207">
        <w:t xml:space="preserve"> and </w:t>
      </w:r>
      <w:r w:rsidRPr="001A2EB4">
        <w:t xml:space="preserve">no natural convection was considered (static conditions). Simulations were executed in parallel using </w:t>
      </w:r>
      <w:proofErr w:type="spellStart"/>
      <w:r w:rsidRPr="001A2EB4">
        <w:t>FreeFEM</w:t>
      </w:r>
      <w:proofErr w:type="spellEnd"/>
      <w:r w:rsidRPr="001A2EB4">
        <w:t>++ MPI on a high-performance computing cluster, and degradation metrics together with concentration and interface fields were recorded at regular time intervals.</w:t>
      </w:r>
      <w:r w:rsidR="00780FF0" w:rsidRPr="001A2EB4">
        <w:t xml:space="preserve"> Predicted mass loss, corrosion rate (</w:t>
      </w:r>
      <w:r w:rsidR="00780FF0" w:rsidRPr="001A2EB4">
        <w:rPr>
          <w:b/>
          <w:bCs/>
        </w:rPr>
        <w:t>Equation S1</w:t>
      </w:r>
      <w:r w:rsidR="00780FF0" w:rsidRPr="001A2EB4">
        <w:t>), Zn²⁺ concentration, pH (</w:t>
      </w:r>
      <w:r w:rsidR="00780FF0" w:rsidRPr="001A2EB4">
        <w:rPr>
          <w:b/>
          <w:bCs/>
        </w:rPr>
        <w:t>Equation S2</w:t>
      </w:r>
      <w:r w:rsidR="00780FF0" w:rsidRPr="001A2EB4">
        <w:t>)</w:t>
      </w:r>
      <w:r w:rsidR="00603A21" w:rsidRPr="001A2EB4">
        <w:t xml:space="preserve">, </w:t>
      </w:r>
      <w:r w:rsidR="00C500E2" w:rsidRPr="001A2EB4">
        <w:t>normalized corrosion-product saturation</w:t>
      </w:r>
      <w:r w:rsidR="00603A21" w:rsidRPr="001A2EB4">
        <w:t>, and dissolved oxygen concentration</w:t>
      </w:r>
      <w:r w:rsidR="00780FF0" w:rsidRPr="001A2EB4">
        <w:t xml:space="preserve"> were extracted during post-processing. The transition between reaction-controlled and diffusion-controlled degradation was quantified using the local </w:t>
      </w:r>
      <w:proofErr w:type="spellStart"/>
      <w:r w:rsidR="00780FF0" w:rsidRPr="001A2EB4">
        <w:t>Damköhler</w:t>
      </w:r>
      <w:proofErr w:type="spellEnd"/>
      <w:r w:rsidR="00780FF0" w:rsidRPr="001A2EB4">
        <w:t xml:space="preserve"> number (</w:t>
      </w:r>
      <w:r w:rsidR="00780FF0" w:rsidRPr="001A2EB4">
        <w:rPr>
          <w:b/>
          <w:bCs/>
        </w:rPr>
        <w:t>Equation S3</w:t>
      </w:r>
      <w:r w:rsidR="00780FF0" w:rsidRPr="001A2EB4">
        <w:t>), while spatial distributions of oxygen concentration and corrosion-product fields were used to interpret degradation mechanisms.</w:t>
      </w:r>
      <w:r w:rsidRPr="001A2EB4">
        <w:t xml:space="preserve"> </w:t>
      </w:r>
      <w:r w:rsidRPr="001A2EB4">
        <w:rPr>
          <w:b/>
          <w:bCs/>
        </w:rPr>
        <w:fldChar w:fldCharType="begin"/>
      </w:r>
      <w:r w:rsidRPr="001A2EB4">
        <w:rPr>
          <w:b/>
          <w:bCs/>
        </w:rPr>
        <w:instrText xml:space="preserve"> REF _Ref238635735 \h  \* MERGEFORMAT </w:instrText>
      </w:r>
      <w:r w:rsidRPr="001A2EB4">
        <w:rPr>
          <w:b/>
          <w:bCs/>
        </w:rPr>
      </w:r>
      <w:r w:rsidRPr="001A2EB4">
        <w:rPr>
          <w:b/>
          <w:bCs/>
        </w:rPr>
        <w:fldChar w:fldCharType="separate"/>
      </w:r>
      <w:r w:rsidR="002F52CE" w:rsidRPr="001A2EB4">
        <w:rPr>
          <w:b/>
          <w:bCs/>
        </w:rPr>
        <w:t xml:space="preserve">Table </w:t>
      </w:r>
      <w:r w:rsidR="002F52CE">
        <w:rPr>
          <w:b/>
          <w:bCs/>
          <w:noProof/>
        </w:rPr>
        <w:t>1</w:t>
      </w:r>
      <w:r w:rsidRPr="001A2EB4">
        <w:rPr>
          <w:b/>
          <w:bCs/>
        </w:rPr>
        <w:fldChar w:fldCharType="end"/>
      </w:r>
      <w:r w:rsidRPr="001A2EB4">
        <w:t xml:space="preserve"> </w:t>
      </w:r>
      <w:r w:rsidR="0004311D" w:rsidRPr="001A2EB4">
        <w:t xml:space="preserve">summarizes </w:t>
      </w:r>
      <w:r w:rsidR="0004311D" w:rsidRPr="001A2EB4">
        <w:t xml:space="preserve">the model parameters, while </w:t>
      </w:r>
      <w:r w:rsidR="002B2A3C" w:rsidRPr="001A2EB4">
        <w:rPr>
          <w:b/>
          <w:bCs/>
        </w:rPr>
        <w:t xml:space="preserve">Section S3 </w:t>
      </w:r>
      <w:r w:rsidR="002B2A3C" w:rsidRPr="00B82888">
        <w:t>lists the computational parameters</w:t>
      </w:r>
      <w:r w:rsidR="0004311D" w:rsidRPr="00B82888">
        <w:t xml:space="preserve"> </w:t>
      </w:r>
      <w:r w:rsidR="0004311D" w:rsidRPr="001A2EB4">
        <w:t xml:space="preserve">used in the simulations. </w:t>
      </w:r>
    </w:p>
    <w:p w14:paraId="5BC5B0D0" w14:textId="77777777" w:rsidR="00633455" w:rsidRPr="001A2EB4" w:rsidRDefault="00633455" w:rsidP="00D26518">
      <w:pPr>
        <w:pStyle w:val="BodyText"/>
        <w:ind w:firstLine="0"/>
      </w:pPr>
    </w:p>
    <w:p w14:paraId="6B0F207C" w14:textId="6947678B" w:rsidR="00E54A50" w:rsidRPr="001A2EB4" w:rsidRDefault="00E54A50" w:rsidP="00871D7C">
      <w:pPr>
        <w:pStyle w:val="Captions"/>
        <w:keepNext/>
        <w:rPr>
          <w:rFonts w:cs="Times New Roman"/>
        </w:rPr>
      </w:pPr>
      <w:bookmarkStart w:id="15" w:name="_Ref238635735"/>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2F52CE">
        <w:rPr>
          <w:b/>
          <w:bCs/>
          <w:noProof/>
        </w:rPr>
        <w:t>1</w:t>
      </w:r>
      <w:r w:rsidRPr="001A2EB4">
        <w:rPr>
          <w:b/>
          <w:bCs/>
        </w:rPr>
        <w:fldChar w:fldCharType="end"/>
      </w:r>
      <w:bookmarkEnd w:id="15"/>
      <w:r w:rsidR="00EF6093" w:rsidRPr="001A2EB4">
        <w:rPr>
          <w:b/>
          <w:bCs/>
        </w:rPr>
        <w:t xml:space="preserve">. </w:t>
      </w:r>
      <w:r w:rsidRPr="001A2EB4">
        <w:rPr>
          <w:rFonts w:cs="Times New Roman"/>
        </w:rPr>
        <w:t>Model parameters used in the Zn biodegradation simulation.</w:t>
      </w:r>
    </w:p>
    <w:tbl>
      <w:tblPr>
        <w:tblW w:w="5000" w:type="pct"/>
        <w:tblBorders>
          <w:top w:val="single" w:sz="12" w:space="0" w:color="000000"/>
          <w:bottom w:val="single" w:sz="12" w:space="0" w:color="000000"/>
        </w:tblBorders>
        <w:tblLook w:val="0020" w:firstRow="1" w:lastRow="0" w:firstColumn="0" w:lastColumn="0" w:noHBand="0" w:noVBand="0"/>
      </w:tblPr>
      <w:tblGrid>
        <w:gridCol w:w="3634"/>
        <w:gridCol w:w="1450"/>
        <w:gridCol w:w="2584"/>
        <w:gridCol w:w="1404"/>
      </w:tblGrid>
      <w:tr w:rsidR="00E54A50" w:rsidRPr="001A2EB4" w14:paraId="5E15812C" w14:textId="77777777" w:rsidTr="00641024">
        <w:trPr>
          <w:cantSplit/>
          <w:trHeight w:val="397"/>
          <w:tblHeader/>
        </w:trPr>
        <w:tc>
          <w:tcPr>
            <w:tcW w:w="2003" w:type="pct"/>
            <w:tcBorders>
              <w:bottom w:val="single" w:sz="6" w:space="0" w:color="000000"/>
            </w:tcBorders>
          </w:tcPr>
          <w:p w14:paraId="3E5E15C8"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sz w:val="22"/>
                <w:szCs w:val="22"/>
              </w:rPr>
              <w:t>Property/Parameter</w:t>
            </w:r>
          </w:p>
        </w:tc>
        <w:tc>
          <w:tcPr>
            <w:tcW w:w="799" w:type="pct"/>
            <w:tcBorders>
              <w:bottom w:val="single" w:sz="6" w:space="0" w:color="000000"/>
            </w:tcBorders>
          </w:tcPr>
          <w:p w14:paraId="3A766050"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Symbol</w:t>
            </w:r>
          </w:p>
        </w:tc>
        <w:tc>
          <w:tcPr>
            <w:tcW w:w="1424" w:type="pct"/>
            <w:tcBorders>
              <w:bottom w:val="single" w:sz="6" w:space="0" w:color="000000"/>
            </w:tcBorders>
          </w:tcPr>
          <w:p w14:paraId="6A59C1E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Magnitude</w:t>
            </w:r>
          </w:p>
        </w:tc>
        <w:tc>
          <w:tcPr>
            <w:tcW w:w="774" w:type="pct"/>
            <w:tcBorders>
              <w:bottom w:val="single" w:sz="6" w:space="0" w:color="000000"/>
            </w:tcBorders>
          </w:tcPr>
          <w:p w14:paraId="10711A95"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Source</w:t>
            </w:r>
          </w:p>
        </w:tc>
      </w:tr>
      <w:tr w:rsidR="00E54A50" w:rsidRPr="001A2EB4" w14:paraId="2BCA96D6" w14:textId="77777777" w:rsidTr="00641024">
        <w:trPr>
          <w:cantSplit/>
          <w:trHeight w:val="397"/>
        </w:trPr>
        <w:tc>
          <w:tcPr>
            <w:tcW w:w="2003" w:type="pct"/>
          </w:tcPr>
          <w:p w14:paraId="7A0953EA"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Material properties</w:t>
            </w:r>
          </w:p>
        </w:tc>
        <w:tc>
          <w:tcPr>
            <w:tcW w:w="799" w:type="pct"/>
          </w:tcPr>
          <w:p w14:paraId="52E53D87"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3F765842"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A24AB40"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44F83B1" w14:textId="77777777" w:rsidTr="00641024">
        <w:trPr>
          <w:cantSplit/>
          <w:trHeight w:val="397"/>
        </w:trPr>
        <w:tc>
          <w:tcPr>
            <w:tcW w:w="2003" w:type="pct"/>
          </w:tcPr>
          <w:p w14:paraId="1609486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density</w:t>
            </w:r>
          </w:p>
        </w:tc>
        <w:tc>
          <w:tcPr>
            <w:tcW w:w="799" w:type="pct"/>
          </w:tcPr>
          <w:p w14:paraId="7D2AE417" w14:textId="77777777" w:rsidR="00E54A50" w:rsidRPr="001A2EB4" w:rsidRDefault="00D5249E"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sty m:val="p"/>
                      </m:rPr>
                      <w:rPr>
                        <w:rFonts w:ascii="Cambria Math" w:hAnsi="Cambria Math" w:cs="Times New Roman"/>
                        <w:sz w:val="22"/>
                        <w:szCs w:val="22"/>
                      </w:rPr>
                      <m:t>Zn</m:t>
                    </m:r>
                  </m:sub>
                </m:sSub>
              </m:oMath>
            </m:oMathPara>
          </w:p>
        </w:tc>
        <w:tc>
          <w:tcPr>
            <w:tcW w:w="1424" w:type="pct"/>
          </w:tcPr>
          <w:p w14:paraId="717D364C" w14:textId="14C1ECF9"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7.14 g cm</w:t>
            </w:r>
            <w:r w:rsidRPr="001A2EB4">
              <w:rPr>
                <w:rFonts w:cs="Times New Roman"/>
                <w:sz w:val="22"/>
                <w:szCs w:val="22"/>
                <w:vertAlign w:val="superscript"/>
              </w:rPr>
              <w:t>−3</w:t>
            </w:r>
          </w:p>
        </w:tc>
        <w:tc>
          <w:tcPr>
            <w:tcW w:w="774" w:type="pct"/>
          </w:tcPr>
          <w:p w14:paraId="6B98E9D5" w14:textId="3B8B0996"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1F250F">
              <w:rPr>
                <w:rFonts w:cs="Times New Roman"/>
                <w:sz w:val="22"/>
                <w:szCs w:val="22"/>
              </w:rPr>
              <w:instrText xml:space="preserve"> ADDIN ZOTERO_ITEM CSL_CITATION {"citationID":"bkkoCSJb","properties":{"unsorted":false,"formattedCitation":"\\super [32]\\nosupersub{}","plainCitation":"[32]","noteIndex":0},"citationItems":[{"id":3844,"uris":["http://zotero.org/users/16939557/items/YSXNXCNJ"],"itemData":{"id":3844,"type":"book","abstract":"Presents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1F250F" w:rsidRPr="001F250F">
              <w:rPr>
                <w:rFonts w:cs="Times New Roman"/>
                <w:sz w:val="22"/>
                <w:vertAlign w:val="superscript"/>
              </w:rPr>
              <w:t>[32]</w:t>
            </w:r>
            <w:r w:rsidRPr="001A2EB4">
              <w:rPr>
                <w:rFonts w:cs="Times New Roman"/>
                <w:sz w:val="22"/>
                <w:szCs w:val="22"/>
              </w:rPr>
              <w:fldChar w:fldCharType="end"/>
            </w:r>
          </w:p>
        </w:tc>
      </w:tr>
      <w:tr w:rsidR="00E54A50" w:rsidRPr="001A2EB4" w14:paraId="25641E69" w14:textId="77777777" w:rsidTr="00641024">
        <w:trPr>
          <w:cantSplit/>
          <w:trHeight w:val="397"/>
        </w:trPr>
        <w:tc>
          <w:tcPr>
            <w:tcW w:w="2003" w:type="pct"/>
          </w:tcPr>
          <w:p w14:paraId="597C0C1E"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molar mass</w:t>
            </w:r>
          </w:p>
        </w:tc>
        <w:tc>
          <w:tcPr>
            <w:tcW w:w="799" w:type="pct"/>
          </w:tcPr>
          <w:p w14:paraId="06E9CD8B" w14:textId="77777777" w:rsidR="00E54A50" w:rsidRPr="001A2EB4" w:rsidRDefault="00D5249E"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m:rPr>
                        <m:sty m:val="p"/>
                      </m:rPr>
                      <w:rPr>
                        <w:rFonts w:ascii="Cambria Math" w:hAnsi="Cambria Math" w:cs="Times New Roman"/>
                        <w:sz w:val="22"/>
                        <w:szCs w:val="22"/>
                      </w:rPr>
                      <m:t>Zn</m:t>
                    </m:r>
                  </m:sub>
                </m:sSub>
              </m:oMath>
            </m:oMathPara>
          </w:p>
        </w:tc>
        <w:tc>
          <w:tcPr>
            <w:tcW w:w="1424" w:type="pct"/>
          </w:tcPr>
          <w:p w14:paraId="527EFD86" w14:textId="7312B39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65.38 g mol</w:t>
            </w:r>
            <w:r w:rsidRPr="001A2EB4">
              <w:rPr>
                <w:rFonts w:cs="Times New Roman"/>
                <w:sz w:val="22"/>
                <w:szCs w:val="22"/>
                <w:vertAlign w:val="superscript"/>
              </w:rPr>
              <w:t>−1</w:t>
            </w:r>
          </w:p>
        </w:tc>
        <w:tc>
          <w:tcPr>
            <w:tcW w:w="774" w:type="pct"/>
          </w:tcPr>
          <w:p w14:paraId="6CD0E813" w14:textId="651BD4DA"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1F250F">
              <w:rPr>
                <w:rFonts w:cs="Times New Roman"/>
                <w:sz w:val="22"/>
                <w:szCs w:val="22"/>
              </w:rPr>
              <w:instrText xml:space="preserve"> ADDIN ZOTERO_ITEM CSL_CITATION {"citationID":"fY7GQsE5","properties":{"unsorted":false,"formattedCitation":"\\super [32]\\nosupersub{}","plainCitation":"[32]","noteIndex":0},"citationItems":[{"id":3844,"uris":["http://zotero.org/users/16939557/items/YSXNXCNJ"],"itemData":{"id":3844,"type":"book","abstract":"Presents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1F250F" w:rsidRPr="001F250F">
              <w:rPr>
                <w:rFonts w:cs="Times New Roman"/>
                <w:sz w:val="22"/>
                <w:vertAlign w:val="superscript"/>
              </w:rPr>
              <w:t>[32]</w:t>
            </w:r>
            <w:r w:rsidRPr="001A2EB4">
              <w:rPr>
                <w:rFonts w:cs="Times New Roman"/>
                <w:sz w:val="22"/>
                <w:szCs w:val="22"/>
              </w:rPr>
              <w:fldChar w:fldCharType="end"/>
            </w:r>
          </w:p>
        </w:tc>
      </w:tr>
      <w:tr w:rsidR="00E54A50" w:rsidRPr="001A2EB4" w14:paraId="36F7DDBD" w14:textId="77777777" w:rsidTr="00641024">
        <w:trPr>
          <w:cantSplit/>
          <w:trHeight w:val="397"/>
        </w:trPr>
        <w:tc>
          <w:tcPr>
            <w:tcW w:w="2003" w:type="pct"/>
          </w:tcPr>
          <w:p w14:paraId="0CEF5F37"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Diffusion coefficients (37 °C)</w:t>
            </w:r>
          </w:p>
        </w:tc>
        <w:tc>
          <w:tcPr>
            <w:tcW w:w="799" w:type="pct"/>
          </w:tcPr>
          <w:p w14:paraId="562475E1"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FCB1BB8"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DF339A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53CCC82A" w14:textId="77777777" w:rsidTr="00641024">
        <w:trPr>
          <w:cantSplit/>
          <w:trHeight w:val="397"/>
        </w:trPr>
        <w:tc>
          <w:tcPr>
            <w:tcW w:w="2003" w:type="pct"/>
          </w:tcPr>
          <w:p w14:paraId="5E02713A"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diffusivity</w:t>
            </w:r>
          </w:p>
        </w:tc>
        <w:tc>
          <w:tcPr>
            <w:tcW w:w="799" w:type="pct"/>
          </w:tcPr>
          <w:p w14:paraId="1EBEA88C" w14:textId="77777777" w:rsidR="00E54A50" w:rsidRPr="001A2EB4" w:rsidRDefault="00D5249E"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1354BA9C" w14:textId="74016D1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7.56 × 10</w:t>
            </w:r>
            <w:r w:rsidRPr="001A2EB4">
              <w:rPr>
                <w:rFonts w:cs="Times New Roman"/>
                <w:sz w:val="22"/>
                <w:szCs w:val="22"/>
                <w:vertAlign w:val="superscript"/>
              </w:rPr>
              <w:t>−4</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3487AB8B" w14:textId="28043ABB"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1F250F">
              <w:rPr>
                <w:rFonts w:cs="Times New Roman"/>
                <w:sz w:val="22"/>
                <w:szCs w:val="22"/>
              </w:rPr>
              <w:instrText xml:space="preserve"> ADDIN ZOTERO_ITEM CSL_CITATION {"citationID":"Vft5a5IP","properties":{"unsorted":false,"formattedCitation":"\\super [32]\\nosupersub{}","plainCitation":"[32]","noteIndex":0},"citationItems":[{"id":3844,"uris":["http://zotero.org/users/16939557/items/YSXNXCNJ"],"itemData":{"id":3844,"type":"book","abstract":"Presents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1F250F" w:rsidRPr="001F250F">
              <w:rPr>
                <w:rFonts w:cs="Times New Roman"/>
                <w:sz w:val="22"/>
                <w:vertAlign w:val="superscript"/>
              </w:rPr>
              <w:t>[32]</w:t>
            </w:r>
            <w:r w:rsidRPr="001A2EB4">
              <w:rPr>
                <w:rFonts w:cs="Times New Roman"/>
                <w:sz w:val="22"/>
                <w:szCs w:val="22"/>
              </w:rPr>
              <w:fldChar w:fldCharType="end"/>
            </w:r>
          </w:p>
        </w:tc>
      </w:tr>
      <w:tr w:rsidR="00E54A50" w:rsidRPr="001A2EB4" w14:paraId="3BA80CF3" w14:textId="77777777" w:rsidTr="00641024">
        <w:trPr>
          <w:cantSplit/>
          <w:trHeight w:val="397"/>
        </w:trPr>
        <w:tc>
          <w:tcPr>
            <w:tcW w:w="2003" w:type="pct"/>
          </w:tcPr>
          <w:p w14:paraId="7227D6D6"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7D69B8F0" w14:textId="77777777" w:rsidR="00E54A50" w:rsidRPr="001A2EB4" w:rsidRDefault="00D5249E"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5BE8D04A" w14:textId="71B7668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2.16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D8B7F87" w14:textId="25CA0C1E"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1F250F">
              <w:rPr>
                <w:rFonts w:cs="Times New Roman"/>
                <w:sz w:val="22"/>
                <w:szCs w:val="22"/>
              </w:rPr>
              <w:instrText xml:space="preserve"> ADDIN ZOTERO_ITEM CSL_CITATION {"citationID":"l2tMpFrk","properties":{"unsorted":false,"formattedCitation":"\\super [32]\\nosupersub{}","plainCitation":"[32]","noteIndex":0},"citationItems":[{"id":3844,"uris":["http://zotero.org/users/16939557/items/YSXNXCNJ"],"itemData":{"id":3844,"type":"book","abstract":"Presents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1F250F" w:rsidRPr="001F250F">
              <w:rPr>
                <w:rFonts w:cs="Times New Roman"/>
                <w:sz w:val="22"/>
                <w:vertAlign w:val="superscript"/>
              </w:rPr>
              <w:t>[32]</w:t>
            </w:r>
            <w:r w:rsidRPr="001A2EB4">
              <w:rPr>
                <w:rFonts w:cs="Times New Roman"/>
                <w:sz w:val="22"/>
                <w:szCs w:val="22"/>
              </w:rPr>
              <w:fldChar w:fldCharType="end"/>
            </w:r>
          </w:p>
        </w:tc>
      </w:tr>
      <w:tr w:rsidR="00E54A50" w:rsidRPr="001A2EB4" w14:paraId="71D9E7D7" w14:textId="77777777" w:rsidTr="00641024">
        <w:trPr>
          <w:cantSplit/>
          <w:trHeight w:val="397"/>
        </w:trPr>
        <w:tc>
          <w:tcPr>
            <w:tcW w:w="2003" w:type="pct"/>
          </w:tcPr>
          <w:p w14:paraId="390594E1"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O</m:t>
              </m:r>
              <m:sSup>
                <m:sSupPr>
                  <m:ctrlPr>
                    <w:rPr>
                      <w:rFonts w:ascii="Cambria Math" w:hAnsi="Cambria Math" w:cs="Times New Roman"/>
                      <w:sz w:val="22"/>
                      <w:szCs w:val="22"/>
                    </w:rPr>
                  </m:ctrlPr>
                </m:sSupPr>
                <m:e>
                  <m:r>
                    <m:rPr>
                      <m:sty m:val="p"/>
                    </m:rPr>
                    <w:rPr>
                      <w:rFonts w:ascii="Cambria Math" w:hAnsi="Cambria Math" w:cs="Times New Roman"/>
                      <w:sz w:val="22"/>
                      <w:szCs w:val="22"/>
                    </w:rPr>
                    <m:t>H</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262D43F9" w14:textId="77777777" w:rsidR="00E54A50" w:rsidRPr="001A2EB4" w:rsidRDefault="00D5249E"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OH</m:t>
                    </m:r>
                  </m:sub>
                  <m:sup>
                    <m:r>
                      <w:rPr>
                        <w:rFonts w:ascii="Cambria Math" w:hAnsi="Cambria Math" w:cs="Times New Roman"/>
                        <w:sz w:val="22"/>
                        <w:szCs w:val="22"/>
                      </w:rPr>
                      <m:t>0</m:t>
                    </m:r>
                  </m:sup>
                </m:sSubSup>
              </m:oMath>
            </m:oMathPara>
          </w:p>
        </w:tc>
        <w:tc>
          <w:tcPr>
            <w:tcW w:w="1424" w:type="pct"/>
          </w:tcPr>
          <w:p w14:paraId="31955ED5" w14:textId="5534069D"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4A63CDC5" w14:textId="20AB0571"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1F250F">
              <w:rPr>
                <w:rFonts w:cs="Times New Roman"/>
                <w:sz w:val="22"/>
                <w:szCs w:val="22"/>
              </w:rPr>
              <w:instrText xml:space="preserve"> ADDIN ZOTERO_ITEM CSL_CITATION {"citationID":"NlQlyJ8K","properties":{"unsorted":false,"formattedCitation":"\\super [32]\\nosupersub{}","plainCitation":"[32]","noteIndex":0},"citationItems":[{"id":3844,"uris":["http://zotero.org/users/16939557/items/YSXNXCNJ"],"itemData":{"id":3844,"type":"book","abstract":"Presents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1F250F" w:rsidRPr="001F250F">
              <w:rPr>
                <w:rFonts w:cs="Times New Roman"/>
                <w:sz w:val="22"/>
                <w:vertAlign w:val="superscript"/>
              </w:rPr>
              <w:t>[32]</w:t>
            </w:r>
            <w:r w:rsidRPr="001A2EB4">
              <w:rPr>
                <w:rFonts w:cs="Times New Roman"/>
                <w:sz w:val="22"/>
                <w:szCs w:val="22"/>
              </w:rPr>
              <w:fldChar w:fldCharType="end"/>
            </w:r>
          </w:p>
        </w:tc>
      </w:tr>
      <w:tr w:rsidR="00E54A50" w:rsidRPr="001A2EB4" w14:paraId="7FEF8402" w14:textId="77777777" w:rsidTr="00641024">
        <w:trPr>
          <w:cantSplit/>
          <w:trHeight w:val="397"/>
        </w:trPr>
        <w:tc>
          <w:tcPr>
            <w:tcW w:w="2003" w:type="pct"/>
          </w:tcPr>
          <w:p w14:paraId="4FA004D0" w14:textId="77777777" w:rsidR="00E54A50" w:rsidRPr="001A2EB4" w:rsidRDefault="00D5249E"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diffusivity</w:t>
            </w:r>
          </w:p>
        </w:tc>
        <w:tc>
          <w:tcPr>
            <w:tcW w:w="799" w:type="pct"/>
          </w:tcPr>
          <w:p w14:paraId="48E57402" w14:textId="77777777" w:rsidR="00E54A50" w:rsidRPr="001A2EB4" w:rsidRDefault="00D5249E"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25A03F67" w14:textId="27140BBA"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FAD219F" w14:textId="686D8C3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1F250F">
              <w:rPr>
                <w:rFonts w:cs="Times New Roman"/>
                <w:sz w:val="22"/>
                <w:szCs w:val="22"/>
              </w:rPr>
              <w:instrText xml:space="preserve"> ADDIN ZOTERO_ITEM CSL_CITATION {"citationID":"m13lUIve","properties":{"unsorted":false,"formattedCitation":"\\super [33]\\nosupersub{}","plainCitation":"[33]","noteIndex":0},"citationItems":[{"id":3994,"uris":["http://zotero.org/users/16939557/items/TWITJIEX","http://zotero.org/users/16939557/items/6XPFCI3L"],"itemData":{"id":3994,"type":"article-journal","citation-key":"hanTemperatureDependenceOxygen1996","container-title":"The Journal of Physical Chemistry","DOI":"10.1021/jp952903y","ISSN":"0022-3654, 1541-5740","issue":"13","journalAbbreviation":"J. Phys. Chem.","language":"en","page":"5597-5602","source":"DOI.org (Crossref)","title":"&lt;b&gt;Temperature Dependence of Oxygen Diffusion in&lt;/b&gt; &lt;b&gt;H&lt;/b&gt; &lt;b&gt;&lt;sub&gt;2&lt;/sub&gt; &lt;/b&gt; &lt;b&gt;O and D&lt;/b&gt; &lt;b&gt;&lt;sub&gt;2&lt;/sub&gt; &lt;/b&gt; &lt;b&gt;O&lt;/b&gt;","volume":"100","author":[{"family":"Han","given":"Ping"},{"family":"Bartels","given":"David M."}],"issued":{"date-parts":[["1996",1,1]]}}}],"schema":"https://github.com/citation-style-language/schema/raw/master/csl-citation.json"} </w:instrText>
            </w:r>
            <w:r w:rsidRPr="001A2EB4">
              <w:rPr>
                <w:rFonts w:cs="Times New Roman"/>
                <w:sz w:val="22"/>
                <w:szCs w:val="22"/>
              </w:rPr>
              <w:fldChar w:fldCharType="separate"/>
            </w:r>
            <w:r w:rsidR="001F250F" w:rsidRPr="001F250F">
              <w:rPr>
                <w:rFonts w:cs="Times New Roman"/>
                <w:sz w:val="22"/>
                <w:vertAlign w:val="superscript"/>
              </w:rPr>
              <w:t>[33]</w:t>
            </w:r>
            <w:r w:rsidRPr="001A2EB4">
              <w:rPr>
                <w:rFonts w:cs="Times New Roman"/>
                <w:sz w:val="22"/>
                <w:szCs w:val="22"/>
              </w:rPr>
              <w:fldChar w:fldCharType="end"/>
            </w:r>
          </w:p>
        </w:tc>
      </w:tr>
      <w:tr w:rsidR="00E54A50" w:rsidRPr="001A2EB4" w14:paraId="3BC5B4F6" w14:textId="77777777" w:rsidTr="00641024">
        <w:trPr>
          <w:cantSplit/>
          <w:trHeight w:val="397"/>
        </w:trPr>
        <w:tc>
          <w:tcPr>
            <w:tcW w:w="2003" w:type="pct"/>
          </w:tcPr>
          <w:p w14:paraId="22A84A39" w14:textId="1ED98700"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Film properties</w:t>
            </w:r>
          </w:p>
        </w:tc>
        <w:tc>
          <w:tcPr>
            <w:tcW w:w="799" w:type="pct"/>
          </w:tcPr>
          <w:p w14:paraId="2D342C2C"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58F680E"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2997B34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26149A2" w14:textId="77777777" w:rsidTr="00F96068">
        <w:trPr>
          <w:cantSplit/>
          <w:trHeight w:val="397"/>
        </w:trPr>
        <w:tc>
          <w:tcPr>
            <w:tcW w:w="2003" w:type="pct"/>
          </w:tcPr>
          <w:p w14:paraId="2ABC191C"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density</w:t>
            </w:r>
          </w:p>
        </w:tc>
        <w:tc>
          <w:tcPr>
            <w:tcW w:w="799" w:type="pct"/>
          </w:tcPr>
          <w:p w14:paraId="0D1C158D" w14:textId="77777777" w:rsidR="00E54A50" w:rsidRPr="001A2EB4" w:rsidRDefault="00D5249E"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nor/>
                      </m:rPr>
                      <w:rPr>
                        <w:rFonts w:cs="Times New Roman"/>
                        <w:sz w:val="22"/>
                        <w:szCs w:val="22"/>
                      </w:rPr>
                      <m:t>film</m:t>
                    </m:r>
                  </m:sub>
                </m:sSub>
              </m:oMath>
            </m:oMathPara>
          </w:p>
        </w:tc>
        <w:tc>
          <w:tcPr>
            <w:tcW w:w="1424" w:type="pct"/>
          </w:tcPr>
          <w:p w14:paraId="0973758D" w14:textId="20108580" w:rsidR="00E54A50" w:rsidRPr="001A2EB4" w:rsidRDefault="00E54A50" w:rsidP="00641024">
            <w:pPr>
              <w:pStyle w:val="Compact"/>
              <w:spacing w:before="0" w:after="0" w:line="240" w:lineRule="auto"/>
              <w:jc w:val="left"/>
              <w:rPr>
                <w:rFonts w:cs="Times New Roman"/>
                <w:sz w:val="22"/>
                <w:szCs w:val="22"/>
              </w:rPr>
            </w:pPr>
            <w:r>
              <w:rPr>
                <w:rFonts w:cs="Times New Roman"/>
                <w:sz w:val="22"/>
                <w:szCs w:val="22"/>
              </w:rPr>
              <w:t>5</w:t>
            </w:r>
            <w:r w:rsidRPr="001A2EB4">
              <w:rPr>
                <w:rFonts w:cs="Times New Roman"/>
                <w:sz w:val="22"/>
                <w:szCs w:val="22"/>
              </w:rPr>
              <w:t>.</w:t>
            </w:r>
            <w:r>
              <w:rPr>
                <w:rFonts w:cs="Times New Roman"/>
                <w:sz w:val="22"/>
                <w:szCs w:val="22"/>
              </w:rPr>
              <w:t>606</w:t>
            </w:r>
            <w:r w:rsidRPr="001A2EB4">
              <w:rPr>
                <w:rFonts w:cs="Times New Roman"/>
                <w:sz w:val="22"/>
                <w:szCs w:val="22"/>
              </w:rPr>
              <w:t> g cm</w:t>
            </w:r>
            <w:r w:rsidRPr="001A2EB4">
              <w:rPr>
                <w:rFonts w:cs="Times New Roman"/>
                <w:sz w:val="22"/>
                <w:szCs w:val="22"/>
                <w:vertAlign w:val="superscript"/>
              </w:rPr>
              <w:t>−3</w:t>
            </w:r>
          </w:p>
        </w:tc>
        <w:tc>
          <w:tcPr>
            <w:tcW w:w="774" w:type="pct"/>
          </w:tcPr>
          <w:p w14:paraId="2D7165F6" w14:textId="292CFBF3"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1F250F">
              <w:rPr>
                <w:rFonts w:cs="Times New Roman"/>
                <w:sz w:val="22"/>
                <w:szCs w:val="22"/>
              </w:rPr>
              <w:instrText xml:space="preserve"> ADDIN ZOTERO_ITEM CSL_CITATION {"citationID":"hHwQHmrQ","properties":{"unsorted":false,"formattedCitation":"\\super [32]\\nosupersub{}","plainCitation":"[32]","noteIndex":0},"citationItems":[{"id":3844,"uris":["http://zotero.org/users/16939557/items/YSXNXCNJ"],"itemData":{"id":3844,"type":"book","abstract":"Presents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1F250F" w:rsidRPr="001F250F">
              <w:rPr>
                <w:rFonts w:cs="Times New Roman"/>
                <w:sz w:val="22"/>
                <w:vertAlign w:val="superscript"/>
              </w:rPr>
              <w:t>[32]</w:t>
            </w:r>
            <w:r w:rsidRPr="001A2EB4">
              <w:rPr>
                <w:rFonts w:cs="Times New Roman"/>
                <w:sz w:val="22"/>
                <w:szCs w:val="22"/>
              </w:rPr>
              <w:fldChar w:fldCharType="end"/>
            </w:r>
          </w:p>
        </w:tc>
      </w:tr>
      <w:tr w:rsidR="00E54A50" w:rsidRPr="001A2EB4" w14:paraId="36B458A6" w14:textId="77777777" w:rsidTr="00641024">
        <w:trPr>
          <w:cantSplit/>
          <w:trHeight w:val="397"/>
        </w:trPr>
        <w:tc>
          <w:tcPr>
            <w:tcW w:w="2003" w:type="pct"/>
          </w:tcPr>
          <w:p w14:paraId="1952BFB2"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porosity</w:t>
            </w:r>
          </w:p>
        </w:tc>
        <w:tc>
          <w:tcPr>
            <w:tcW w:w="799" w:type="pct"/>
          </w:tcPr>
          <w:p w14:paraId="1690BC40" w14:textId="77777777" w:rsidR="00E54A50" w:rsidRPr="001A2EB4" w:rsidRDefault="00E54A50" w:rsidP="00641024">
            <w:pPr>
              <w:pStyle w:val="Compact"/>
              <w:spacing w:before="0" w:after="0" w:line="240" w:lineRule="auto"/>
              <w:jc w:val="left"/>
              <w:rPr>
                <w:rFonts w:cs="Times New Roman"/>
                <w:sz w:val="22"/>
                <w:szCs w:val="22"/>
              </w:rPr>
            </w:pPr>
            <m:oMathPara>
              <m:oMath>
                <m:r>
                  <w:rPr>
                    <w:rFonts w:ascii="Cambria Math" w:hAnsi="Cambria Math" w:cs="Times New Roman"/>
                    <w:sz w:val="22"/>
                    <w:szCs w:val="22"/>
                  </w:rPr>
                  <m:t>ε</m:t>
                </m:r>
              </m:oMath>
            </m:oMathPara>
          </w:p>
        </w:tc>
        <w:tc>
          <w:tcPr>
            <w:tcW w:w="1424" w:type="pct"/>
          </w:tcPr>
          <w:p w14:paraId="499299A6"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0.25</w:t>
            </w:r>
          </w:p>
        </w:tc>
        <w:tc>
          <w:tcPr>
            <w:tcW w:w="774" w:type="pct"/>
          </w:tcPr>
          <w:p w14:paraId="181D4A34" w14:textId="530970F0"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1F250F">
              <w:rPr>
                <w:rFonts w:cs="Times New Roman"/>
                <w:sz w:val="22"/>
                <w:szCs w:val="22"/>
              </w:rPr>
              <w:instrText xml:space="preserve"> ADDIN ZOTERO_ITEM CSL_CITATION {"citationID":"oOAQfSGY","properties":{"unsorted":false,"formattedCitation":"\\super [34]\\nosupersub{}","plainCitation":"[34]","noteIndex":0},"citationItems":[{"id":4093,"uris":["http://zotero.org/users/16939557/items/UL4PDBDZ"],"itemData":{"id":4093,"type":"article-journal","abstract":"Porous films of metals and metal oxides exhibit larger surface areas and higher reactivities than those of dense films. Therefore, they have gained growing attention as potential materials for use in various applications. This study reports the use of a modified direct current magnetron sputtering method to form porous Zn-ZnO composite films, wherein a subsequent wet post-oxidation process is employed to fabricate pure porous ZnO films. The porous Zn-ZnO composite films were initially formed in clusters, and evaluation of their resulting properties allowed the optimal conditions to be determined. An oxygen ratio of 0.3% in the argon gas flow resulted in the best porosity, while a process pressure of 14 mTorr was optimal. Following deposition, porous ZnO films were obtained through rapid thermal annealing in the presence of water vapor, and the properties and porosities of the obtained films were analyzed. An oxidation temperature of 500 °C was optimal, with an oxidation time of 5 min giving a pure ZnO film with 26% porosity. Due to the fact that the films produced using this method are highly reliable, they could be employed in applications that require large specific surface areas, such as sensors, supercapacitors, and batteries.","citation-key":"parkFabricationHighlyPorous2021","container-title":"Materials","DOI":"10.3390/ma14206112","ISSN":"1996-1944","issue":"20","journalAbbreviation":"Materials","language":"en","page":"6112","source":"DOI.org (Crossref)","title":"Fabrication of Highly Porous and Pure Zinc Oxide Films Using Modified DC Magnetron Sputtering and Post-Oxidation","volume":"14","author":[{"family":"Park","given":"Se-Yong"},{"family":"Rho","given":"Soon-Ho"},{"family":"Lee","given":"Hwan-Seok"},{"family":"Kim","given":"Kyoung-Min"},{"family":"Lee","given":"Hee-Chul"}],"issued":{"date-parts":[["2021",10,15]]}}}],"schema":"https://github.com/citation-style-language/schema/raw/master/csl-citation.json"} </w:instrText>
            </w:r>
            <w:r w:rsidRPr="001A2EB4">
              <w:rPr>
                <w:rFonts w:cs="Times New Roman"/>
                <w:sz w:val="22"/>
                <w:szCs w:val="22"/>
              </w:rPr>
              <w:fldChar w:fldCharType="separate"/>
            </w:r>
            <w:r w:rsidR="001F250F" w:rsidRPr="001F250F">
              <w:rPr>
                <w:rFonts w:cs="Times New Roman"/>
                <w:sz w:val="22"/>
                <w:vertAlign w:val="superscript"/>
              </w:rPr>
              <w:t>[34]</w:t>
            </w:r>
            <w:r w:rsidRPr="001A2EB4">
              <w:rPr>
                <w:rFonts w:cs="Times New Roman"/>
                <w:sz w:val="22"/>
                <w:szCs w:val="22"/>
              </w:rPr>
              <w:fldChar w:fldCharType="end"/>
            </w:r>
          </w:p>
        </w:tc>
      </w:tr>
      <w:tr w:rsidR="00E54A50" w:rsidRPr="001A2EB4" w14:paraId="35DD48AA" w14:textId="77777777" w:rsidTr="00F96068">
        <w:trPr>
          <w:cantSplit/>
          <w:trHeight w:val="397"/>
        </w:trPr>
        <w:tc>
          <w:tcPr>
            <w:tcW w:w="2003" w:type="pct"/>
          </w:tcPr>
          <w:p w14:paraId="1A39CC2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Film tortuosity</w:t>
            </w:r>
          </w:p>
          <w:p w14:paraId="3FB9B524" w14:textId="29D7A377"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Film molar mass</w:t>
            </w:r>
          </w:p>
        </w:tc>
        <w:tc>
          <w:tcPr>
            <w:tcW w:w="799" w:type="pct"/>
          </w:tcPr>
          <w:p w14:paraId="2A8DB7FA" w14:textId="77777777" w:rsidR="00E54A50" w:rsidRPr="001A2EB4" w:rsidRDefault="00E54A50" w:rsidP="00CB5BB3">
            <w:pPr>
              <w:pStyle w:val="Compact"/>
              <w:spacing w:before="0" w:after="0"/>
              <w:jc w:val="left"/>
              <w:rPr>
                <w:rFonts w:cs="Times New Roman"/>
                <w:sz w:val="22"/>
                <w:szCs w:val="22"/>
              </w:rPr>
            </w:pPr>
            <m:oMathPara>
              <m:oMath>
                <m:r>
                  <w:rPr>
                    <w:rFonts w:ascii="Cambria Math" w:hAnsi="Cambria Math" w:cs="Times New Roman"/>
                    <w:sz w:val="22"/>
                    <w:szCs w:val="22"/>
                  </w:rPr>
                  <m:t>τ</m:t>
                </m:r>
              </m:oMath>
            </m:oMathPara>
          </w:p>
          <w:p w14:paraId="526701F0" w14:textId="68715B32" w:rsidR="00CB5BB3" w:rsidRPr="001A2EB4" w:rsidRDefault="00D5249E" w:rsidP="00CB5BB3">
            <w:pPr>
              <w:pStyle w:val="Compact"/>
              <w:spacing w:before="0" w:after="0"/>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film</m:t>
                    </m:r>
                  </m:sub>
                </m:sSub>
              </m:oMath>
            </m:oMathPara>
          </w:p>
        </w:tc>
        <w:tc>
          <w:tcPr>
            <w:tcW w:w="1424" w:type="pct"/>
          </w:tcPr>
          <w:p w14:paraId="115F0D1C" w14:textId="61F4CCFB" w:rsidR="00E54A50" w:rsidRPr="001A2EB4" w:rsidRDefault="00E54A50" w:rsidP="00CB5BB3">
            <w:pPr>
              <w:pStyle w:val="Compact"/>
              <w:spacing w:before="0" w:after="0"/>
              <w:jc w:val="left"/>
              <w:rPr>
                <w:rFonts w:cs="Times New Roman"/>
                <w:sz w:val="22"/>
                <w:szCs w:val="22"/>
              </w:rPr>
            </w:pPr>
            <w:r>
              <w:rPr>
                <w:rFonts w:cs="Times New Roman"/>
                <w:sz w:val="22"/>
                <w:szCs w:val="22"/>
              </w:rPr>
              <w:t>2.00</w:t>
            </w:r>
          </w:p>
          <w:p w14:paraId="54C2488D" w14:textId="4BB44211"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81.38 g mol−1</w:t>
            </w:r>
          </w:p>
        </w:tc>
        <w:tc>
          <w:tcPr>
            <w:tcW w:w="774" w:type="pct"/>
          </w:tcPr>
          <w:p w14:paraId="5FC371F3" w14:textId="01984D80" w:rsidR="00E54A50" w:rsidRPr="001A2EB4" w:rsidRDefault="00E54A50" w:rsidP="00CB5BB3">
            <w:pPr>
              <w:pStyle w:val="Compact"/>
              <w:spacing w:before="0" w:after="0"/>
              <w:jc w:val="left"/>
              <w:rPr>
                <w:rFonts w:cs="Times New Roman"/>
                <w:sz w:val="22"/>
                <w:vertAlign w:val="superscript"/>
              </w:rPr>
            </w:pPr>
            <w:r w:rsidRPr="001A2EB4">
              <w:rPr>
                <w:rFonts w:cs="Times New Roman"/>
                <w:sz w:val="22"/>
                <w:vertAlign w:val="superscript"/>
              </w:rPr>
              <w:fldChar w:fldCharType="begin"/>
            </w:r>
            <w:r w:rsidR="001F250F">
              <w:rPr>
                <w:rFonts w:cs="Times New Roman"/>
                <w:sz w:val="22"/>
                <w:vertAlign w:val="superscript"/>
              </w:rPr>
              <w:instrText xml:space="preserve"> ADDIN ZOTERO_ITEM CSL_CITATION {"citationID":"Au8QZnxE","properties":{"unsorted":false,"formattedCitation":"\\super [35]\\nosupersub{}","plainCitation":"[35]","noteIndex":0},"citationItems":[{"id":3991,"uris":["http://zotero.org/users/16939557/items/PJ5WSM85"],"itemData":{"id":3991,"type":"chapter","abstract":"Abstract\n            \n              It is generally assumed that transport resistance in porous media, which can also be expressed as tortuosity, correlates somehow with the pore volume fraction. Hence, mathematical expressions such as the Bruggeman relation (i.e.,\n              τ\n              2\n               = \n              ε\n              −1/2\n              ) are often used to describe tortuosity (\n              τ\n              )—porosity (\n              ε\n              ) relationships in porous materials. In this chapter, the validity of such mathematical expressions is critically evaluated based on empirical data from literature. More than 2200 datapoints (i.e.,\n              τ\n              –\n              ε\n              couples) are collected from 69 studies on porous media transport. When the empirical data is analysed separately for different material types (e.g., for battery electrodes, SOFC electrodes, sandstones, packed spheres etc.), the resulting\n              τ\n              versus\n              ε\n              —plots do not show clear trend lines, that could be expressed with a mathematical expression. Instead, the datapoints for different materials show strongly scattered distributions in rather ill-defined ‘characteristic’ fields. Overall, those characteristic fields are strongly overlapping, which means that the\n              τ\n              –\n              ε\n              characteristics of different materials cannot be separated clearly. When the empirical data is analysed for different tortuosity types, a much more consistent pattern becomes apparent. Hence, the observed\n              τ\n              −\n              ε\n              pattern indicates that the measured tortuosity values strongly depend on the involved type of tortuosity. A relative order of measured tortuosity values then becomes apparent. For example, the values observed for direct geometric and mixed tortuosities are concentrated in a relatively narrow band close to the Bruggeman trend line, with values that are typically &lt; 2. In contrast, indirect tortuosities show higher values, and they scatter over a much larger range. Based on the analysis of empirical data, a detailed pattern with a very consistent relative order among the different tortuosity types can be established. The main conclusion from this chapter is thus that the tortuosity value that is measured for a specific material, is much more dependent on the type of tortuosity than it is dependent on the material and its microstructure. The empirical data also illustrates that tortuosity is not strictly bound to porosity. As the pore volume decreases, the more scattering of tortuosity values can be observed. Consequently, any mathematical expression that aims to provide a generalized description of\n              τ\n              −\n              ε\n              relationships in porous media must be questioned. A short section is thus provided with a discussion of the limitations of such mathematical expressions for\n              τ\n              −\n              ε\n              relationships. This discussion also includes a description of the rare and special cases, for which the use of such mathematical expressions can be justified.","citation-key":"holzerTortuosityPorosityRelationshipsReview2023","container-title":"Tortuosity and Microstructure Effects in Porous Media","DOI":"10.1007/978-3-031-30477-4_3","ISBN":"978-3-031-30476-7","language":"en","note":"collection-title: Springer Series in Materials Science","page":"51-89","publisher":"Springer International Publishing","publisher-place":"Cham","source":"DOI.org (Crossref)","title":"Tortuosity-Porosity Relationships: Review of Empirical Data from Literature","title-short":"Tortuosity-Porosity Relationships","URL":"https://link.springer.com/10.1007/978-3-031-30477-4_3","volume":"333","container-author":[{"family":"Holzer","given":"Lorenz"},{"family":"Marmet","given":"Philip"},{"family":"Fingerle","given":"Mathias"},{"family":"Wiegmann","given":"Andreas"},{"family":"Neumann","given":"Matthias"},{"family":"Schmidt","given":"Volker"}],"author":[{"family":"Holzer","given":"Lorenz"},{"family":"Marmet","given":"Philip"},{"family":"Fingerle","given":"Mathias"},{"family":"Wiegmann","given":"Andreas"},{"family":"Neumann","given":"Matthias"},{"family":"Schmidt","given":"Volker"}],"accessed":{"date-parts":[["2026",3,12]]},"issued":{"date-parts":[["2023"]]}}}],"schema":"https://github.com/citation-style-language/schema/raw/master/csl-citation.json"} </w:instrText>
            </w:r>
            <w:r w:rsidRPr="001A2EB4">
              <w:rPr>
                <w:rFonts w:cs="Times New Roman"/>
                <w:sz w:val="22"/>
                <w:vertAlign w:val="superscript"/>
              </w:rPr>
              <w:fldChar w:fldCharType="separate"/>
            </w:r>
            <w:r w:rsidR="001F250F" w:rsidRPr="001F250F">
              <w:rPr>
                <w:rFonts w:cs="Times New Roman"/>
                <w:sz w:val="22"/>
                <w:vertAlign w:val="superscript"/>
              </w:rPr>
              <w:t>[35]</w:t>
            </w:r>
            <w:r w:rsidRPr="001A2EB4">
              <w:rPr>
                <w:rFonts w:cs="Times New Roman"/>
                <w:sz w:val="22"/>
                <w:vertAlign w:val="superscript"/>
              </w:rPr>
              <w:fldChar w:fldCharType="end"/>
            </w:r>
          </w:p>
          <w:p w14:paraId="3C66266F" w14:textId="7E61537C" w:rsidR="00CB5BB3" w:rsidRPr="001A2EB4" w:rsidRDefault="009C7622" w:rsidP="00CB5BB3">
            <w:pPr>
              <w:pStyle w:val="Compact"/>
              <w:spacing w:before="0" w:after="0"/>
              <w:jc w:val="left"/>
              <w:rPr>
                <w:rFonts w:cs="Times New Roman"/>
                <w:sz w:val="22"/>
                <w:vertAlign w:val="superscript"/>
              </w:rPr>
            </w:pPr>
            <w:r w:rsidRPr="001A2EB4">
              <w:rPr>
                <w:rFonts w:cs="Times New Roman"/>
                <w:sz w:val="22"/>
                <w:szCs w:val="22"/>
              </w:rPr>
              <w:fldChar w:fldCharType="begin"/>
            </w:r>
            <w:r w:rsidR="001F250F">
              <w:rPr>
                <w:rFonts w:cs="Times New Roman"/>
                <w:sz w:val="22"/>
                <w:szCs w:val="22"/>
              </w:rPr>
              <w:instrText xml:space="preserve"> ADDIN ZOTERO_ITEM CSL_CITATION {"citationID":"9qIzsxfq","properties":{"unsorted":false,"formattedCitation":"\\super [32]\\nosupersub{}","plainCitation":"[32]","noteIndex":0},"citationItems":[{"id":3844,"uris":["http://zotero.org/users/16939557/items/YSXNXCNJ"],"itemData":{"id":3844,"type":"book","abstract":"Presents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1F250F" w:rsidRPr="001F250F">
              <w:rPr>
                <w:rFonts w:cs="Times New Roman"/>
                <w:sz w:val="22"/>
                <w:vertAlign w:val="superscript"/>
              </w:rPr>
              <w:t>[32]</w:t>
            </w:r>
            <w:r w:rsidRPr="001A2EB4">
              <w:rPr>
                <w:rFonts w:cs="Times New Roman"/>
                <w:sz w:val="22"/>
                <w:szCs w:val="22"/>
              </w:rPr>
              <w:fldChar w:fldCharType="end"/>
            </w:r>
          </w:p>
        </w:tc>
      </w:tr>
      <w:tr w:rsidR="00E54A50" w:rsidRPr="001A2EB4" w14:paraId="3F0159D2" w14:textId="77777777" w:rsidTr="00F96068">
        <w:trPr>
          <w:cantSplit/>
          <w:trHeight w:val="397"/>
        </w:trPr>
        <w:tc>
          <w:tcPr>
            <w:tcW w:w="2003" w:type="pct"/>
          </w:tcPr>
          <w:p w14:paraId="5D05A3ED"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Initial conditions</w:t>
            </w:r>
          </w:p>
        </w:tc>
        <w:tc>
          <w:tcPr>
            <w:tcW w:w="799" w:type="pct"/>
          </w:tcPr>
          <w:p w14:paraId="3C6E910A"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8BF1395"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555F2AFF"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A3884C7" w14:textId="77777777" w:rsidTr="00641024">
        <w:trPr>
          <w:cantSplit/>
          <w:trHeight w:val="397"/>
        </w:trPr>
        <w:tc>
          <w:tcPr>
            <w:tcW w:w="2003" w:type="pct"/>
          </w:tcPr>
          <w:p w14:paraId="31DF9752"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concentration</w:t>
            </w:r>
          </w:p>
        </w:tc>
        <w:tc>
          <w:tcPr>
            <w:tcW w:w="799" w:type="pct"/>
          </w:tcPr>
          <w:p w14:paraId="69BCE9F2" w14:textId="77777777" w:rsidR="00E54A50" w:rsidRPr="001A2EB4" w:rsidRDefault="00D5249E"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0F67DBDB"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w:t>
            </w:r>
          </w:p>
        </w:tc>
        <w:tc>
          <w:tcPr>
            <w:tcW w:w="774" w:type="pct"/>
          </w:tcPr>
          <w:p w14:paraId="1E6A2C77"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2592DF6D" w14:textId="77777777" w:rsidTr="00F96068">
        <w:trPr>
          <w:cantSplit/>
          <w:trHeight w:val="397"/>
        </w:trPr>
        <w:tc>
          <w:tcPr>
            <w:tcW w:w="2003" w:type="pct"/>
          </w:tcPr>
          <w:p w14:paraId="154AC54D"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concentration</w:t>
            </w:r>
          </w:p>
        </w:tc>
        <w:tc>
          <w:tcPr>
            <w:tcW w:w="799" w:type="pct"/>
          </w:tcPr>
          <w:p w14:paraId="707FC9E0" w14:textId="77777777" w:rsidR="00E54A50" w:rsidRPr="001A2EB4" w:rsidRDefault="00D5249E"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71708B56" w14:textId="41995679"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vertAlign w:val="superscript"/>
              </w:rPr>
              <w:t xml:space="preserve"> </w:t>
            </w:r>
            <w:del w:id="9012" w:author="Claude" w:date="2026-10-09T06:37:03Z">
              <w:r>
                <w:rPr>
                  <w:rFonts w:cs="Times New Roman"/>
                  <w:sz w:val="22"/>
                  <w:szCs w:val="22"/>
                </w:rPr>
                <w:delText xml:space="preserve">5</w:delText>
              </w:r>
            </w:del>
            <w:ins w:id="9011" w:author="Claude" w:date="2026-10-09T06:37:03Z">
              <w:r w:rsidRPr="008F2761">
                <w:rPr>
                  <w:rFonts w:cs="Times New Roman"/>
                  <w:sz w:val="22"/>
                  <w:szCs w:val="22"/>
                </w:rPr>
                <w:t xml:space="preserve">1</w:t>
              </w:r>
            </w:ins>
            <w:r w:rsidRPr="008F2761">
              <w:rPr>
                <w:rFonts w:cs="Times New Roman"/>
                <w:sz w:val="22"/>
                <w:szCs w:val="22"/>
              </w:rPr>
              <w:t xml:space="preserve">.</w:t>
            </w:r>
            <w:del w:id="9010" w:author="Claude" w:date="2026-10-09T06:37:03Z">
              <w:r>
                <w:rPr>
                  <w:rFonts w:cs="Times New Roman"/>
                  <w:sz w:val="22"/>
                  <w:szCs w:val="22"/>
                </w:rPr>
                <w:delText xml:space="preserve">04</w:delText>
              </w:r>
            </w:del>
            <w:ins w:id="9009" w:author="Claude" w:date="2026-10-09T06:37:03Z">
              <w:r w:rsidRPr="008F2761">
                <w:rPr>
                  <w:rFonts w:cs="Times New Roman"/>
                  <w:sz w:val="22"/>
                  <w:szCs w:val="22"/>
                </w:rPr>
                <w:t xml:space="preserve">42</w:t>
              </w:r>
            </w:ins>
            <w:r w:rsidRPr="008F2761">
              <w:rPr>
                <w:rFonts w:cs="Times New Roman"/>
                <w:sz w:val="22"/>
                <w:szCs w:val="22"/>
              </w:rPr>
              <w:t xml:space="preserve"> × 10⁻</w:t>
            </w:r>
            <w:del w:id="9008" w:author="Claude" w:date="2026-10-09T06:37:03Z">
              <w:r>
                <w:rPr>
                  <w:rFonts w:cs="Times New Roman"/>
                  <w:sz w:val="22"/>
                  <w:szCs w:val="22"/>
                </w:rPr>
                <w:delText xml:space="preserve">⁶</w:delText>
              </w:r>
            </w:del>
            <w:ins w:id="9007" w:author="Claude" w:date="2026-10-09T06:37:03Z">
              <w:r w:rsidRPr="008F2761">
                <w:rPr>
                  <w:rFonts w:cs="Times New Roman"/>
                  <w:sz w:val="22"/>
                  <w:szCs w:val="22"/>
                </w:rPr>
                <w:t xml:space="preserve">⁷</w:t>
              </w:r>
            </w:ins>
            <w:r w:rsidRPr="008F2761">
              <w:rPr>
                <w:rFonts w:cs="Times New Roman"/>
                <w:sz w:val="22"/>
                <w:szCs w:val="22"/>
              </w:rPr>
              <w:t xml:space="preserve"> </w:t>
            </w:r>
            <w:del w:id="9006" w:author="Claude" w:date="2026-10-09T06:37:03Z">
              <w:r>
                <w:rPr>
                  <w:rFonts w:cs="Times New Roman"/>
                  <w:sz w:val="22"/>
                  <w:szCs w:val="22"/>
                </w:rPr>
                <w:delText xml:space="preserve">g</w:delText>
              </w:r>
            </w:del>
            <w:ins w:id="9005" w:author="Claude" w:date="2026-10-09T06:37:03Z">
              <w:r w:rsidRPr="008F2761">
                <w:rPr>
                  <w:rFonts w:cs="Times New Roman"/>
                  <w:sz w:val="22"/>
                  <w:szCs w:val="22"/>
                </w:rPr>
                <w:t xml:space="preserve">mol</w:t>
              </w:r>
            </w:ins>
            <w:r w:rsidRPr="008F2761">
              <w:rPr>
                <w:rFonts w:cs="Times New Roman"/>
                <w:sz w:val="22"/>
                <w:szCs w:val="22"/>
              </w:rPr>
              <w:t xml:space="preserve"> mm⁻³</w:t>
            </w:r>
          </w:p>
        </w:tc>
        <w:tc>
          <w:tcPr>
            <w:tcW w:w="774" w:type="pct"/>
          </w:tcPr>
          <w:p w14:paraId="059E50EA" w14:textId="3C4462BD"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1F250F">
              <w:rPr>
                <w:rFonts w:cs="Times New Roman"/>
                <w:sz w:val="22"/>
                <w:szCs w:val="22"/>
              </w:rPr>
              <w:instrText xml:space="preserve"> ADDIN ZOTERO_ITEM CSL_CITATION {"citationID":"ZtOdV6sS","properties":{"unsorted":false,"formattedCitation":"\\super [36]\\nosupersub{}","plainCitation":"[36]","noteIndex":0},"citationItems":[{"id":4092,"uris":["http://zotero.org/users/16939557/items/946AFXXG"],"itemData":{"id":4092,"type":"article-journal","abstract":"The electrochemical corrosion characteristics of AZ31 and AZ61 magnesium alloys were analyzed in terms of potentiodynamic tests and electrochemical impedance spectroscopy. The influence of the solution composition and material surface finish was examined also through the analysis of corrosion products created on the samples’ surface after electrochemical measurements in terms of scanning electron microscopy using energy-dispersive spectroscopy. Obtained data revealed the differences in the response of the magnesium alloys to enriched Hank’s Balanced Salt Solution—HBSS+ (with Mg2+ and Ca2+ ions) and Hank’s Balanced Salt Solution—HBSS (without Mg2+ and Ca2+ ions). Both examined alloys exhibited better corrosion resistance from the thermodynamic and kinetic point of view in the enriched HBSS+. AZ61 magnesium alloy reached higher values of polarization resistance than AZ31 magnesium alloy in both the used corrosion solutions. Phosphate-based corrosion products were characteristic for the AZ31 and AZ61 alloys tested in the HBSS (without Mg2+ and Ca2+ ions). The combination of phosphate-based corrosion products and clusters of MgO and Mg(OH)2 was typical for the surface of samples tested in the enriched HBSS+ (with Mg2+ and Ca2+ ions). Pitting corrosion attack was observed only in the case of enriched HBSS+.","citation-key":"tkaczInfluenceCompositionHanks2017","container-title":"Metals","DOI":"10.3390/met7110465","ISSN":"2075-4701","issue":"11","journalAbbreviation":"Metals","language":"en","page":"465","source":"DOI.org (Crossref)","title":"Influence of the Composition of the Hank’s Balanced Salt Solution on the Corrosion Behavior of AZ31 and AZ61 Magnesium Alloys","volume":"7","author":[{"family":"Tkacz","given":"Jakub"},{"family":"Slouková","given":"Karolína"},{"family":"Minda","given":"Jozef"},{"family":"Drábiková","given":"Juliána"},{"family":"Fintová","given":"Stanislava"},{"family":"Doležal","given":"Pavel"},{"family":"Wasserbauer","given":"Jaromír"}],"issued":{"date-parts":[["2017",11,1]]}}}],"schema":"https://github.com/citation-style-language/schema/raw/master/csl-citation.json"} </w:instrText>
            </w:r>
            <w:r w:rsidRPr="001A2EB4">
              <w:rPr>
                <w:rFonts w:cs="Times New Roman"/>
                <w:sz w:val="22"/>
                <w:szCs w:val="22"/>
              </w:rPr>
              <w:fldChar w:fldCharType="separate"/>
            </w:r>
            <w:r w:rsidR="001F250F" w:rsidRPr="001F250F">
              <w:rPr>
                <w:rFonts w:cs="Times New Roman"/>
                <w:sz w:val="22"/>
                <w:vertAlign w:val="superscript"/>
              </w:rPr>
              <w:t>[36]</w:t>
            </w:r>
            <w:r w:rsidRPr="001A2EB4">
              <w:rPr>
                <w:rFonts w:cs="Times New Roman"/>
                <w:sz w:val="22"/>
                <w:szCs w:val="22"/>
              </w:rPr>
              <w:fldChar w:fldCharType="end"/>
            </w:r>
          </w:p>
        </w:tc>
      </w:tr>
      <w:tr w:rsidR="00E54A50" w:rsidRPr="001A2EB4" w14:paraId="2CEFE425" w14:textId="77777777" w:rsidTr="00641024">
        <w:trPr>
          <w:cantSplit/>
          <w:trHeight w:val="397"/>
        </w:trPr>
        <w:tc>
          <w:tcPr>
            <w:tcW w:w="2003" w:type="pct"/>
          </w:tcPr>
          <w:p w14:paraId="0E9217D7" w14:textId="77777777" w:rsidR="00E54A50" w:rsidRPr="001A2EB4" w:rsidRDefault="00D5249E"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concentration</w:t>
            </w:r>
          </w:p>
        </w:tc>
        <w:tc>
          <w:tcPr>
            <w:tcW w:w="799" w:type="pct"/>
          </w:tcPr>
          <w:p w14:paraId="15A95246" w14:textId="77777777" w:rsidR="00E54A50" w:rsidRPr="001A2EB4" w:rsidRDefault="00D5249E"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1BC5FFA1" w14:textId="77632B40"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vertAlign w:val="superscript"/>
              </w:rPr>
              <w:t xml:space="preserve"> </w:t>
            </w:r>
            <w:del w:id="9020" w:author="Claude" w:date="2026-10-09T06:37:03Z">
              <w:r>
                <w:rPr>
                  <w:rFonts w:cs="Times New Roman"/>
                  <w:sz w:val="22"/>
                  <w:szCs w:val="22"/>
                </w:rPr>
                <w:delText xml:space="preserve">3</w:delText>
              </w:r>
            </w:del>
            <w:ins w:id="9019" w:author="Claude" w:date="2026-10-09T06:37:03Z">
              <w:r w:rsidRPr="008F2761">
                <w:rPr>
                  <w:rFonts w:cs="Times New Roman"/>
                  <w:sz w:val="22"/>
                  <w:szCs w:val="22"/>
                </w:rPr>
                <w:t xml:space="preserve">1</w:t>
              </w:r>
            </w:ins>
            <w:r w:rsidRPr="008F2761">
              <w:rPr>
                <w:rFonts w:cs="Times New Roman"/>
                <w:sz w:val="22"/>
                <w:szCs w:val="22"/>
              </w:rPr>
              <w:t xml:space="preserve">.</w:t>
            </w:r>
            <w:del w:id="9018" w:author="Claude" w:date="2026-10-09T06:37:03Z">
              <w:r>
                <w:rPr>
                  <w:rFonts w:cs="Times New Roman"/>
                  <w:sz w:val="22"/>
                  <w:szCs w:val="22"/>
                </w:rPr>
                <w:delText xml:space="preserve">5</w:delText>
              </w:r>
            </w:del>
            <w:ins w:id="9017" w:author="Claude" w:date="2026-10-09T06:37:03Z">
              <w:r w:rsidRPr="008F2761">
                <w:rPr>
                  <w:rFonts w:cs="Times New Roman"/>
                  <w:sz w:val="22"/>
                  <w:szCs w:val="22"/>
                </w:rPr>
                <w:t xml:space="preserve">09</w:t>
              </w:r>
            </w:ins>
            <w:r w:rsidRPr="008F2761">
              <w:rPr>
                <w:rFonts w:cs="Times New Roman"/>
                <w:sz w:val="22"/>
                <w:szCs w:val="22"/>
              </w:rPr>
              <w:t xml:space="preserve"> × 10⁻</w:t>
            </w:r>
            <w:del w:id="9016" w:author="Claude" w:date="2026-10-09T06:37:03Z">
              <w:r>
                <w:rPr>
                  <w:rFonts w:cs="Times New Roman"/>
                  <w:sz w:val="22"/>
                  <w:szCs w:val="22"/>
                </w:rPr>
                <w:delText xml:space="preserve">⁹</w:delText>
              </w:r>
            </w:del>
            <w:ins w:id="9015" w:author="Claude" w:date="2026-10-09T06:37:03Z">
              <w:r w:rsidRPr="008F2761">
                <w:rPr>
                  <w:rFonts w:cs="Times New Roman"/>
                  <w:sz w:val="22"/>
                  <w:szCs w:val="22"/>
                </w:rPr>
                <w:t xml:space="preserve">¹⁰</w:t>
              </w:r>
            </w:ins>
            <w:r w:rsidRPr="008F2761">
              <w:rPr>
                <w:rFonts w:cs="Times New Roman"/>
                <w:sz w:val="22"/>
                <w:szCs w:val="22"/>
              </w:rPr>
              <w:t xml:space="preserve"> </w:t>
            </w:r>
            <w:del w:id="9014" w:author="Claude" w:date="2026-10-09T06:37:03Z">
              <w:r>
                <w:rPr>
                  <w:rFonts w:cs="Times New Roman"/>
                  <w:sz w:val="22"/>
                  <w:szCs w:val="22"/>
                </w:rPr>
                <w:delText xml:space="preserve">g</w:delText>
              </w:r>
            </w:del>
            <w:ins w:id="9013" w:author="Claude" w:date="2026-10-09T06:37:03Z">
              <w:r w:rsidRPr="008F2761">
                <w:rPr>
                  <w:rFonts w:cs="Times New Roman"/>
                  <w:sz w:val="22"/>
                  <w:szCs w:val="22"/>
                </w:rPr>
                <w:t xml:space="preserve">mol</w:t>
              </w:r>
            </w:ins>
            <w:r w:rsidRPr="008F2761">
              <w:rPr>
                <w:rFonts w:cs="Times New Roman"/>
                <w:sz w:val="22"/>
                <w:szCs w:val="22"/>
              </w:rPr>
              <w:t xml:space="preserve"> mm⁻³</w:t>
            </w:r>
          </w:p>
        </w:tc>
        <w:tc>
          <w:tcPr>
            <w:tcW w:w="774" w:type="pct"/>
          </w:tcPr>
          <w:p w14:paraId="15EC7FCF" w14:textId="4C918B1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{"citationID":"Qb99DDIy","properties":{"unsorted":false,"formattedCitation":"\\super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[21]</w:t>
            </w:r>
            <w:r w:rsidRPr="001A2EB4">
              <w:rPr>
                <w:rFonts w:cs="Times New Roman"/>
                <w:sz w:val="22"/>
                <w:szCs w:val="22"/>
              </w:rPr>
              <w:fldChar w:fldCharType="end"/>
            </w:r>
          </w:p>
        </w:tc>
      </w:tr>
      <w:tr w:rsidR="00E54A50" w:rsidRPr="001A2EB4" w14:paraId="4E76E898" w14:textId="77777777" w:rsidTr="00F96068">
        <w:trPr>
          <w:cantSplit/>
          <w:trHeight w:val="397"/>
        </w:trPr>
        <w:tc>
          <w:tcPr>
            <w:tcW w:w="2003" w:type="pct"/>
          </w:tcPr>
          <w:p w14:paraId="0A101EE9" w14:textId="2535882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pH</w:t>
            </w:r>
          </w:p>
        </w:tc>
        <w:tc>
          <w:tcPr>
            <w:tcW w:w="799" w:type="pct"/>
          </w:tcPr>
          <w:p w14:paraId="277E7E5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w:t>
            </w:r>
          </w:p>
        </w:tc>
        <w:tc>
          <w:tcPr>
            <w:tcW w:w="1424" w:type="pct"/>
          </w:tcPr>
          <w:p w14:paraId="3AC214E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7.40</w:t>
            </w:r>
          </w:p>
        </w:tc>
        <w:tc>
          <w:tcPr>
            <w:tcW w:w="774" w:type="pct"/>
          </w:tcPr>
          <w:p w14:paraId="42A852A2" w14:textId="3CFEBF96"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1F250F">
              <w:rPr>
                <w:rFonts w:cs="Times New Roman"/>
                <w:sz w:val="22"/>
                <w:szCs w:val="22"/>
              </w:rPr>
              <w:instrText xml:space="preserve"> ADDIN ZOTERO_ITEM CSL_CITATION {"citationID":"GVtRPvVm","properties":{"unsorted":false,"formattedCitation":"\\super [37]\\nosupersub{}","plainCitation":"[37]","noteIndex":0},"citationItems":[{"id":3922,"uris":["http://zotero.org/users/16939557/items/9XZFX7JJ"],"itemData":{"id":3922,"type":"article-journal","citation-key":"kokuboHowUsefulSBF2006","container-title":"Biomaterials","DOI":"10.1016/j.biomaterials.2006.01.017","ISSN":"01429612","issue":"15","journalAbbreviation":"Biomaterials","language":"en","page":"2907-2915","source":"DOI.org (Crossref)","title":"How useful is SBF in predicting in vivo bone bioactivity?","volume":"27","author":[{"family":"Kokubo","given":"Tadashi"},{"family":"Takadama","given":"Hiroaki"}],"issued":{"date-parts":[["2006",5]]}}}],"schema":"https://github.com/citation-style-language/schema/raw/master/csl-citation.json"} </w:instrText>
            </w:r>
            <w:r w:rsidRPr="001A2EB4">
              <w:rPr>
                <w:rFonts w:cs="Times New Roman"/>
                <w:sz w:val="22"/>
                <w:szCs w:val="22"/>
              </w:rPr>
              <w:fldChar w:fldCharType="separate"/>
            </w:r>
            <w:r w:rsidR="001F250F" w:rsidRPr="001F250F">
              <w:rPr>
                <w:rFonts w:cs="Times New Roman"/>
                <w:sz w:val="22"/>
                <w:vertAlign w:val="superscript"/>
              </w:rPr>
              <w:t>[37]</w:t>
            </w:r>
            <w:r w:rsidRPr="001A2EB4">
              <w:rPr>
                <w:rFonts w:cs="Times New Roman"/>
                <w:sz w:val="22"/>
                <w:szCs w:val="22"/>
              </w:rPr>
              <w:fldChar w:fldCharType="end"/>
            </w:r>
          </w:p>
        </w:tc>
      </w:tr>
      <w:bookmarkEnd w:id="12"/>
    </w:tbl>
    <w:p w14:paraId="77CFBF34" w14:textId="77777777" w:rsidR="00E54A50" w:rsidRPr="001A2EB4" w:rsidRDefault="00E54A50" w:rsidP="00E54A50">
      <w:pPr>
        <w:pStyle w:val="BodyText"/>
        <w:ind w:firstLine="0"/>
        <w:rPr>
          <w:rFonts w:cs="Times New Roman"/>
        </w:rPr>
      </w:pPr>
    </w:p>
    <w:bookmarkEnd w:id="7"/>
    <w:p w14:paraId="77E72313" w14:textId="77777777" w:rsidR="00E54A50" w:rsidRPr="001A2EB4" w:rsidRDefault="00E54A50" w:rsidP="000631D6">
      <w:pPr>
        <w:pStyle w:val="Heading2"/>
      </w:pPr>
      <w:r w:rsidRPr="001A2EB4">
        <w:t>Model Optimization and Calibration</w:t>
      </w:r>
    </w:p>
    <w:p w14:paraId="1EF45F4D" w14:textId="2810F7A1" w:rsidR="00435C38" w:rsidRPr="001A2EB4" w:rsidRDefault="00E54A50" w:rsidP="00435C38">
      <w:pPr>
        <w:pStyle w:val="BodyText"/>
      </w:pPr>
      <w:r w:rsidRPr="001A2EB4">
        <w:t>To identify the dominant factors governing Zn biodegradation, a global sensitivity analysis (GSA) was performed using the Morris elementary effects method. Eight parameters associated with oxygen transport, corrosion-product evolution, electrochemical kinetics, and ionic diffusion were evaluated for their influence on cumulative mass loss (</w:t>
      </w:r>
      <w:r w:rsidRPr="00A44EF5">
        <w:rPr>
          <w:b/>
          <w:bCs/>
        </w:rPr>
        <w:t>Section S4</w:t>
      </w:r>
      <w:r w:rsidRPr="001A2EB4">
        <w:t xml:space="preserve">). </w:t>
      </w:r>
      <w:r w:rsidR="00DE298F" w:rsidRPr="001A2EB4">
        <w:t>This analysis identified the three effective kinetic parameters</w:t>
      </w:r>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147E69" w:rsidRPr="001A2EB4">
        <w:t xml:space="preserve"> </w:t>
      </w:r>
      <w:r w:rsidR="00DE298F" w:rsidRPr="001A2EB4">
        <w:t>as influential controls on predicted Zn mass loss.</w:t>
      </w:r>
      <w:r w:rsidR="00295668" w:rsidRPr="001A2EB4">
        <w:t xml:space="preserve"> </w:t>
      </w:r>
      <w:r w:rsidR="00A44EF5">
        <w:t>These</w:t>
      </w:r>
      <w:r w:rsidR="00D16F63" w:rsidRPr="001A2EB4">
        <w:t xml:space="preserve"> identified kinetic parameters </w:t>
      </w:r>
      <w:r w:rsidR="00435C38" w:rsidRPr="001A2EB4">
        <w:t>were calibrated using Bayesian optimization</w:t>
      </w:r>
      <w:r w:rsidR="00A44EF5">
        <w:t xml:space="preserve"> </w:t>
      </w:r>
      <w:r w:rsidR="00A44EF5" w:rsidRPr="001A2EB4">
        <w:t>(</w:t>
      </w:r>
      <w:r w:rsidR="00A44EF5" w:rsidRPr="00A44EF5">
        <w:rPr>
          <w:b/>
          <w:bCs/>
        </w:rPr>
        <w:t>Section S5</w:t>
      </w:r>
      <w:r w:rsidR="00A44EF5" w:rsidRPr="001A2EB4">
        <w:t>)</w:t>
      </w:r>
      <w:r w:rsidR="00435C38" w:rsidRPr="001A2EB4">
        <w:t>.</w:t>
      </w:r>
      <w:r w:rsidR="00295668" w:rsidRPr="001A2EB4">
        <w:t xml:space="preserve"> The calibration</w:t>
      </w:r>
      <w:r w:rsidR="00435C38" w:rsidRPr="001A2EB4">
        <w:t xml:space="preserve"> used published 14-day mass-loss measurements obtained from revised simulated body fluid (r-SBF) immersion experiments reported by Liu et al. </w:t>
      </w:r>
      <w:r w:rsidR="00435C38" w:rsidRPr="001A2EB4">
        <w:rPr>
          <w:rFonts w:cs="Times New Roman"/>
        </w:rPr>
        <w:fldChar w:fldCharType="begin"/>
      </w:r>
      <w:r w:rsidR="001F250F">
        <w:rPr>
          <w:rFonts w:cs="Times New Roman"/>
        </w:rPr>
        <w:instrText xml:space="preserve"> ADDIN ZOTERO_ITEM CSL_CITATION {"citationID":"4C0fw3Ct","properties":{"unsorted":false,"formattedCitation":"\\super [38]\\nosupersub{}","plainCitation":"[38]","noteIndex":0},"citationItems":[{"id":3943,"uris":["http://zotero.org/users/16939557/items/QAXDRACS"],"itemData":{"id":3943,"type":"article-journal","citation-key":"liuInitialFormationCorrosion2018","container-title":"Journal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435C38" w:rsidRPr="001A2EB4">
        <w:rPr>
          <w:rFonts w:cs="Times New Roman"/>
        </w:rPr>
        <w:fldChar w:fldCharType="separate"/>
      </w:r>
      <w:r w:rsidR="001F250F" w:rsidRPr="001F250F">
        <w:rPr>
          <w:rFonts w:cs="Times New Roman"/>
          <w:vertAlign w:val="superscript"/>
        </w:rPr>
        <w:t>[38]</w:t>
      </w:r>
      <w:r w:rsidR="00435C38" w:rsidRPr="001A2EB4">
        <w:rPr>
          <w:rFonts w:cs="Times New Roman"/>
        </w:rPr>
        <w:fldChar w:fldCharType="end"/>
      </w:r>
      <w:r w:rsidR="00435C38" w:rsidRPr="001A2EB4">
        <w:t xml:space="preserve"> (</w:t>
      </w:r>
      <w:r w:rsidR="00A44EF5" w:rsidRPr="00A44EF5">
        <w:rPr>
          <w:b/>
          <w:bCs/>
        </w:rPr>
        <w:t>Table S7</w:t>
      </w:r>
      <w:r w:rsidR="00435C38" w:rsidRPr="001A2EB4">
        <w:t xml:space="preserve">). Optimal parameter combinations were identified by minimizing the RMSE </w:t>
      </w:r>
      <w:r w:rsidR="00435C38" w:rsidRPr="001A2EB4">
        <w:t xml:space="preserve">between simulated and literature mass-loss data. </w:t>
      </w:r>
      <w:r w:rsidR="00881520" w:rsidRPr="001A2EB4">
        <w:t xml:space="preserve">The calibrated model was then validated against the HBSS immersion dataset generated in the present study. </w:t>
      </w:r>
    </w:p>
    <w:p w14:paraId="73D43328" w14:textId="5374CA9F" w:rsidR="00881520" w:rsidRPr="001A2EB4" w:rsidRDefault="00435C38" w:rsidP="00435C38">
      <w:pPr>
        <w:pStyle w:val="BodyText"/>
      </w:pPr>
      <w:r w:rsidRPr="001A2EB4">
        <w:t xml:space="preserve">To further provide mechanistic insight into the </w:t>
      </w:r>
      <w:r w:rsidR="00952D2B" w:rsidRPr="001A2EB4">
        <w:t>effects of</w:t>
      </w:r>
      <w:r w:rsidRPr="001A2EB4">
        <w:t xml:space="preserve"> kinetic parameters</w:t>
      </w:r>
      <w:r w:rsidR="00952D2B" w:rsidRPr="001A2EB4">
        <w:t xml:space="preserve"> on degradation</w:t>
      </w:r>
      <w:r w:rsidRPr="001A2EB4">
        <w:t>, one-at-a-time parameter sweeps were performed for 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m:t>
        </m:r>
      </m:oMath>
      <w:r w:rsidRPr="001A2EB4">
        <w:t xml:space="preserve">. Each parameter was varied above and below the baseline values while the remaining parameters were held constant. The resulting changes in mass loss, corrosion-product saturation (F/Fₘₐₓ), and interfacial oxygen concentration were analyzed to </w:t>
      </w:r>
      <w:r w:rsidR="00952D2B" w:rsidRPr="001A2EB4">
        <w:t>investigate</w:t>
      </w:r>
      <w:r w:rsidRPr="001A2EB4">
        <w:t xml:space="preserve"> the roles of passivation, corrosion-product dissolution, and oxygen-reduction kinetics in governing Zn degradation behavior.</w:t>
      </w:r>
    </w:p>
    <w:p w14:paraId="657B45BB" w14:textId="1C1BDC03" w:rsidR="00837759" w:rsidRPr="001A2EB4" w:rsidRDefault="00837759" w:rsidP="00435C38">
      <w:pPr>
        <w:pStyle w:val="BodyText"/>
      </w:pPr>
      <w:r w:rsidRPr="001A2EB4">
        <w:t xml:space="preserve"> </w:t>
      </w:r>
    </w:p>
    <w:p w14:paraId="02ACB436" w14:textId="77777777" w:rsidR="00E54A50" w:rsidRPr="001A2EB4" w:rsidRDefault="00E54A50" w:rsidP="000631D6">
      <w:pPr>
        <w:pStyle w:val="Heading2"/>
      </w:pPr>
      <w:r w:rsidRPr="001A2EB4">
        <w:t>Zinc Stent Case Study</w:t>
      </w:r>
    </w:p>
    <w:p w14:paraId="368A36D0" w14:textId="2B11BBB4" w:rsidR="00E54A50" w:rsidRPr="001A2EB4" w:rsidRDefault="00E54A50" w:rsidP="00B2686D">
      <w:pPr>
        <w:pStyle w:val="BodyText"/>
      </w:pPr>
      <w:r w:rsidRPr="001A2EB4">
        <w:t xml:space="preserve">To evaluate the </w:t>
      </w:r>
      <w:r w:rsidR="009B6E29">
        <w:t>framework's transferability</w:t>
      </w:r>
      <w:r w:rsidRPr="001A2EB4">
        <w:t xml:space="preserve"> beyond the </w:t>
      </w:r>
      <w:r w:rsidR="009B6E29">
        <w:t>disc specimen</w:t>
      </w:r>
      <w:r w:rsidRPr="001A2EB4">
        <w:t xml:space="preserve">, the model was applied to a six-crown Zn endovascular stent representative of previously reported stent designs </w:t>
      </w:r>
      <w:r w:rsidRPr="001A2EB4">
        <w:fldChar w:fldCharType="begin"/>
      </w:r>
      <w:r w:rsidR="001F250F">
        <w:instrText xml:space="preserve"> ADDIN ZOTERO_ITEM CSL_CITATION {"citationID":"9eSARvh4","properties":{"unsorted":false,"formattedCitation":"\\super [39]\\nosupersub{}","plainCitation":"[39]","noteIndex":0},"citationItems":[{"id":3479,"uris":["http://zotero.org/users/16939557/items/VGDYQBA9"],"itemData":{"id":3479,"type":"article-journal","citation-key":"mostaedZincbasedAlloysDegradable2018","container-title":"Acta Biomaterialia","DOI":"10.1016/j.actbio.2018.03.005","ISSN":"17427061","journalAbbreviation":"Acta Biomaterialia","language":"en","page":"1-23","source":"DOI.org (Crossref)","title":"Zinc-based alloys for degradable vascular stent applications","volume":"71","author":[{"family":"Mostaed","given":"Ehsan"},{"family":"Sikora-Jasinska","given":"Malgorzata"},{"family":"Drelich","given":"Jaroslaw W."},{"family":"Vedani","given":"Maurizio"}],"issued":{"date-parts":[["2018",4]]}}}],"schema":"https://github.com/citation-style-language/schema/raw/master/csl-citation.json"} </w:instrText>
      </w:r>
      <w:r w:rsidRPr="001A2EB4">
        <w:fldChar w:fldCharType="separate"/>
      </w:r>
      <w:r w:rsidR="001F250F" w:rsidRPr="001F250F">
        <w:rPr>
          <w:rFonts w:cs="Times New Roman"/>
          <w:vertAlign w:val="superscript"/>
        </w:rPr>
        <w:t>[39]</w:t>
      </w:r>
      <w:r w:rsidRPr="001A2EB4">
        <w:fldChar w:fldCharType="end"/>
      </w:r>
      <w:r w:rsidRPr="001A2EB4">
        <w:t xml:space="preserve">. </w:t>
      </w:r>
      <w:r w:rsidR="00241425" w:rsidRPr="001A2EB4">
        <w:t xml:space="preserve">In contrast to the disc specimen, which experiences relatively uniform </w:t>
      </w:r>
      <w:r w:rsidR="00295668" w:rsidRPr="001A2EB4">
        <w:t>electrolyte exposure, the stent contains complex geometric features, including curved struts, junction regions, and variable strut spacing,</w:t>
      </w:r>
      <w:r w:rsidR="00241425" w:rsidRPr="001A2EB4">
        <w:t xml:space="preserve"> that can generate heterogeneous local transport conditions and degradation patterns. The stent geometry </w:t>
      </w:r>
      <w:r w:rsidR="00605BD5">
        <w:t>used</w:t>
      </w:r>
      <w:r w:rsidR="00241425" w:rsidRPr="001A2EB4">
        <w:t xml:space="preserve"> the same meshing and numerical procedures described in </w:t>
      </w:r>
      <w:r w:rsidR="00241425" w:rsidRPr="001A2EB4">
        <w:rPr>
          <w:b/>
          <w:bCs/>
        </w:rPr>
        <w:t xml:space="preserve">Section </w:t>
      </w:r>
      <w:r w:rsidR="00241425" w:rsidRPr="001A2EB4">
        <w:rPr>
          <w:b/>
          <w:bCs/>
        </w:rPr>
        <w:fldChar w:fldCharType="begin"/>
      </w:r>
      <w:r w:rsidR="00241425" w:rsidRPr="001A2EB4">
        <w:rPr>
          <w:b/>
          <w:bCs/>
        </w:rPr>
        <w:instrText xml:space="preserve"> REF _Ref240381709 \r \h </w:instrText>
      </w:r>
      <w:r w:rsidR="00B30658" w:rsidRPr="001A2EB4">
        <w:rPr>
          <w:b/>
          <w:bCs/>
        </w:rPr>
        <w:instrText xml:space="preserve"> \* MERGEFORMAT </w:instrText>
      </w:r>
      <w:r w:rsidR="00241425" w:rsidRPr="001A2EB4">
        <w:rPr>
          <w:b/>
          <w:bCs/>
        </w:rPr>
      </w:r>
      <w:r w:rsidR="00241425" w:rsidRPr="001A2EB4">
        <w:rPr>
          <w:b/>
          <w:bCs/>
        </w:rPr>
        <w:fldChar w:fldCharType="separate"/>
      </w:r>
      <w:r w:rsidR="002F52CE">
        <w:rPr>
          <w:b/>
          <w:bCs/>
        </w:rPr>
        <w:t>2.3</w:t>
      </w:r>
      <w:r w:rsidR="00241425" w:rsidRPr="001A2EB4">
        <w:rPr>
          <w:b/>
          <w:bCs/>
        </w:rPr>
        <w:fldChar w:fldCharType="end"/>
      </w:r>
      <w:r w:rsidR="00241425" w:rsidRPr="001A2EB4">
        <w:t xml:space="preserve">. </w:t>
      </w:r>
      <w:r w:rsidRPr="001A2EB4">
        <w:t>All simulations were performed using the calibrated parameter set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1A2EB4">
        <w:t xml:space="preserve">, </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1A2EB4">
        <w:t xml:space="preserve">, and </w:t>
      </w:r>
      <m:oMath>
        <m:sSub>
          <m:sSubPr>
            <m:ctrlPr>
              <w:rPr>
                <w:rFonts w:ascii="Cambria Math" w:hAnsi="Cambria Math"/>
              </w:rPr>
            </m:ctrlPr>
          </m:sSubPr>
          <m:e>
            <m:r>
              <w:rPr>
                <w:rFonts w:ascii="Cambria Math" w:hAnsi="Cambria Math"/>
              </w:rPr>
              <m:t>k</m:t>
            </m:r>
          </m:e>
          <m:sub>
            <m:r>
              <m:rPr>
                <m:sty m:val="p"/>
              </m:rPr>
              <w:rPr>
                <w:rFonts w:ascii="Cambria Math" w:hAnsi="Cambria Math"/>
              </w:rPr>
              <m:t>ORR</m:t>
            </m:r>
          </m:sub>
        </m:sSub>
      </m:oMath>
      <w:r w:rsidRPr="001A2EB4">
        <w:t xml:space="preserve">) without further adjustments. </w:t>
      </w:r>
      <w:r w:rsidR="00241425" w:rsidRPr="001A2EB4">
        <w:t xml:space="preserve">To ensure that differences in degradation behavior arose solely from geometric effects, the same physiological boundary and initial conditions used for the disc simulations were applied to the stent model. </w:t>
      </w:r>
      <w:r w:rsidRPr="001A2EB4">
        <w:t xml:space="preserve">Predicted degradation kinetics were </w:t>
      </w:r>
      <w:r w:rsidR="00241425" w:rsidRPr="001A2EB4">
        <w:t>then</w:t>
      </w:r>
      <w:r w:rsidRPr="001A2EB4">
        <w:t xml:space="preserve"> compared with literature-reported </w:t>
      </w:r>
      <w:r w:rsidRPr="001A2EB4">
        <w:rPr>
          <w:i/>
        </w:rPr>
        <w:t>in vivo</w:t>
      </w:r>
      <w:r w:rsidRPr="001A2EB4">
        <w:t xml:space="preserve"> observations for Zn stents </w:t>
      </w:r>
      <w:r w:rsidRPr="001A2EB4">
        <w:fldChar w:fldCharType="begin"/>
      </w:r>
      <w:r w:rsidR="00CE255A">
        <w:instrText xml:space="preserve"> ADDIN ZOTERO_ITEM CSL_CITATION {"citationID":"aixMBNSv","properties":{"unsorted":false,"formattedCitation":"\\super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Pr="001A2EB4">
        <w:fldChar w:fldCharType="separate"/>
      </w:r>
      <w:r w:rsidR="00F60B2A" w:rsidRPr="00F60B2A">
        <w:rPr>
          <w:rFonts w:cs="Times New Roman"/>
          <w:vertAlign w:val="superscript"/>
        </w:rPr>
        <w:t>[10]</w:t>
      </w:r>
      <w:r w:rsidRPr="001A2EB4">
        <w:fldChar w:fldCharType="end"/>
      </w:r>
      <w:r w:rsidRPr="001A2EB4">
        <w:t>.</w:t>
      </w:r>
      <w:r w:rsidR="00B2686D" w:rsidRPr="001A2EB4">
        <w:t xml:space="preserve"> To quantify geometry-dependent degradation, spatial distributions of oxygen concentration, corrosion-product accumulation, and interface recession were analyzed throughout the simulation. Cross-sectional profiles extracted from representative straight-strut and crown regions were used to evaluate local penetration depth and degradation heterogeneity.</w:t>
      </w:r>
    </w:p>
    <w:p w14:paraId="5FE3FF46" w14:textId="1C569946" w:rsidR="00241425" w:rsidRDefault="00241425" w:rsidP="000631D6">
      <w:pPr>
        <w:pStyle w:val="BodyText"/>
        <w:ind w:firstLine="0"/>
      </w:pPr>
    </w:p>
    <w:p w14:paraId="4142E680" w14:textId="3E918EB2" w:rsidR="004208A4" w:rsidRDefault="004208A4" w:rsidP="000631D6">
      <w:pPr>
        <w:pStyle w:val="BodyText"/>
        <w:ind w:firstLine="0"/>
      </w:pPr>
    </w:p>
    <w:p w14:paraId="711C2677" w14:textId="5FFCA155" w:rsidR="004208A4" w:rsidRDefault="004208A4" w:rsidP="000631D6">
      <w:pPr>
        <w:pStyle w:val="BodyText"/>
        <w:ind w:firstLine="0"/>
      </w:pPr>
    </w:p>
    <w:p w14:paraId="79C62EB0" w14:textId="42FA1CF5" w:rsidR="004208A4" w:rsidRDefault="004208A4" w:rsidP="000631D6">
      <w:pPr>
        <w:pStyle w:val="BodyText"/>
        <w:ind w:firstLine="0"/>
      </w:pPr>
    </w:p>
    <w:p w14:paraId="1035C922" w14:textId="7A71E6EE" w:rsidR="004208A4" w:rsidRDefault="004208A4" w:rsidP="000631D6">
      <w:pPr>
        <w:pStyle w:val="BodyText"/>
        <w:ind w:firstLine="0"/>
      </w:pPr>
    </w:p>
    <w:p w14:paraId="7EB52088" w14:textId="77777777" w:rsidR="004208A4" w:rsidRPr="001A2EB4" w:rsidRDefault="004208A4" w:rsidP="000631D6">
      <w:pPr>
        <w:pStyle w:val="BodyText"/>
        <w:ind w:firstLine="0"/>
      </w:pPr>
    </w:p>
    <w:p w14:paraId="58897B09" w14:textId="77777777" w:rsidR="000631D6" w:rsidRPr="001A2EB4" w:rsidRDefault="000631D6" w:rsidP="000631D6">
      <w:pPr>
        <w:pStyle w:val="Heading1"/>
      </w:pPr>
      <w:r w:rsidRPr="001A2EB4">
        <w:t>Results and Discussion</w:t>
      </w:r>
    </w:p>
    <w:p w14:paraId="2D41F1C5" w14:textId="77777777" w:rsidR="000631D6" w:rsidRPr="001A2EB4" w:rsidRDefault="000631D6" w:rsidP="000631D6">
      <w:pPr>
        <w:pStyle w:val="Heading2"/>
      </w:pPr>
      <w:r w:rsidRPr="001A2EB4">
        <w:t>Model Calibration Outcomes</w:t>
      </w:r>
    </w:p>
    <w:p w14:paraId="55E4EE47" w14:textId="62E1AB9C" w:rsidR="000631D6" w:rsidRPr="001A2EB4" w:rsidRDefault="000631D6" w:rsidP="000631D6">
      <w:pPr>
        <w:pStyle w:val="FirstParagraph"/>
        <w:ind w:firstLine="360"/>
        <w:rPr>
          <w:del w:id="16" w:author="Claude" w:date="2026-10-09T01:35:00Z"/>
          <w:rFonts w:cs="Times New Roman"/>
        </w:rPr>
      </w:pPr>
      <w:bookmarkStart w:id="17" w:name="fig:gsa"/>
      <w:del w:id="18" w:author="Claude" w:date="2026-10-09T01:35:00Z">
        <w:r w:rsidRPr="001A2EB4">
          <w:rPr>
            <w:rFonts w:cs="Times New Roman"/>
          </w:rPr>
          <w:delText>The Morris sensitivity analysis revealed a clear hierarchy among the investigated parameters (</w:delText>
        </w:r>
        <w:r w:rsidRPr="001A2EB4">
          <w:rPr>
            <w:b/>
            <w:bCs/>
          </w:rPr>
          <w:fldChar w:fldCharType="begin"/>
        </w:r>
        <w:r w:rsidRPr="001A2EB4">
          <w:rPr>
            <w:rFonts w:cs="Times New Roman"/>
            <w:b/>
            <w:bCs/>
          </w:rPr>
          <w:delInstrText xml:space="preserve"> REF _Ref239754266 \h  \* MERGEFORMAT </w:delInstrText>
        </w:r>
        <w:r w:rsidRPr="001A2EB4">
          <w:rPr>
            <w:b/>
            <w:bCs/>
          </w:rPr>
        </w:r>
        <w:r w:rsidRPr="001A2EB4">
          <w:rPr>
            <w:b/>
            <w:bCs/>
          </w:rPr>
          <w:fldChar w:fldCharType="separate"/>
        </w:r>
        <w:r w:rsidR="001C3008" w:rsidRPr="001A2EB4">
          <w:rPr>
            <w:b/>
            <w:bCs/>
          </w:rPr>
          <w:delText xml:space="preserve">Figure </w:delText>
        </w:r>
        <w:r w:rsidR="001C3008">
          <w:rPr>
            <w:b/>
            <w:bCs/>
          </w:rPr>
          <w:delText>3</w:delText>
        </w:r>
        <w:r w:rsidRPr="001A2EB4">
          <w:rPr>
            <w:b/>
            <w:bCs/>
          </w:rPr>
          <w:fldChar w:fldCharType="end"/>
        </w:r>
        <w:r w:rsidRPr="001A2EB4">
          <w:rPr>
            <w:rFonts w:cs="Times New Roman"/>
            <w:b/>
            <w:bCs/>
          </w:rPr>
          <w:delText>a</w:delText>
        </w:r>
        <w:r w:rsidRPr="001A2EB4">
          <w:rPr>
            <w:rFonts w:cs="Times New Roman"/>
          </w:rPr>
          <w:delText>). Dissolved oxygen availability (</w:delText>
        </w:r>
      </w:del>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,0</m:t>
            </m:r>
          </m:sub>
        </m:sSub>
      </m:oMath>
      <w:del w:id="19" w:author="Claude" w:date="2026-10-09T01:35:00Z">
        <w:r w:rsidRPr="001A2EB4">
          <w:rPr>
            <w:rFonts w:cs="Times New Roman"/>
          </w:rPr>
          <w:delText xml:space="preserve">) was identified as the dominant control on Zn mass loss, followed by the </w:delText>
        </w:r>
        <w:r w:rsidR="00B710C6" w:rsidRPr="001A2EB4">
          <w:rPr>
            <w:rFonts w:cs="Times New Roman"/>
          </w:rPr>
          <w:delText>ORR rate constant (</w:delText>
        </w:r>
      </w:del>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del w:id="20" w:author="Claude" w:date="2026-10-09T01:35:00Z">
        <w:r w:rsidR="00B710C6" w:rsidRPr="001A2EB4">
          <w:rPr>
            <w:rFonts w:cs="Times New Roman"/>
          </w:rPr>
          <w:delText xml:space="preserve">), </w:delText>
        </w:r>
        <w:r w:rsidR="00DE298F" w:rsidRPr="001A2EB4">
          <w:rPr>
            <w:rFonts w:cs="Times New Roman"/>
          </w:rPr>
          <w:delText>effective corrosion-product dissolution coefficient</w:delText>
        </w:r>
        <w:r w:rsidR="00B710C6" w:rsidRPr="001A2EB4">
          <w:rPr>
            <w:rFonts w:cs="Times New Roman"/>
          </w:rPr>
          <w:delText xml:space="preserve"> </w:delText>
        </w:r>
      </w:del>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m:t>
        </m:r>
      </m:oMath>
      <w:del w:id="21" w:author="Claude" w:date="2026-10-09T01:35:00Z">
        <w:r w:rsidR="00B710C6" w:rsidRPr="001A2EB4">
          <w:rPr>
            <w:rFonts w:cs="Times New Roman"/>
          </w:rPr>
          <w:delText>, oxygen diffusivity (</w:delText>
        </w:r>
      </w:del>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del w:id="22" w:author="Claude" w:date="2026-10-09T01:35:00Z">
        <w:r w:rsidR="00B710C6" w:rsidRPr="001A2EB4">
          <w:rPr>
            <w:rFonts w:cs="Times New Roman"/>
          </w:rPr>
          <w:delText xml:space="preserve">), and </w:delText>
        </w:r>
        <w:r w:rsidR="00DE298F" w:rsidRPr="001A2EB4">
          <w:rPr>
            <w:rFonts w:cs="Times New Roman"/>
          </w:rPr>
          <w:delText>effective corrosion-product formation coefficient</w:delText>
        </w:r>
        <w:r w:rsidRPr="001A2EB4">
          <w:rPr>
            <w:rFonts w:cs="Times New Roman"/>
          </w:rPr>
          <w:delText xml:space="preserve"> </w:delText>
        </w:r>
      </w:del>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m:t>
        </m:r>
      </m:oMath>
      <w:del w:id="23" w:author="Claude" w:date="2026-10-09T01:35:00Z">
        <w:r w:rsidR="00B710C6" w:rsidRPr="001A2EB4">
          <w:rPr>
            <w:rFonts w:cs="Times New Roman"/>
          </w:rPr>
          <w:delText xml:space="preserve">. </w:delText>
        </w:r>
        <w:r w:rsidRPr="001A2EB4">
          <w:rPr>
            <w:rFonts w:cs="Times New Roman"/>
          </w:rPr>
          <w:delText xml:space="preserve">In contrast, the diffusivities of </w:delText>
        </w:r>
      </w:del>
      <m:oMath>
        <m:sSup>
          <m:sSupPr>
            <m:ctrlPr>
              <w:rPr>
                <w:rFonts w:ascii="Cambria Math" w:hAnsi="Cambria Math" w:cs="Times New Roman"/>
              </w:rPr>
            </m:ctrlPr>
          </m:sSupPr>
          <m:e>
            <m:r>
              <m:rPr>
                <m:sty m:val="p"/>
              </m:rPr>
              <w:rPr>
                <w:rFonts w:ascii="Cambria Math" w:hAnsi="Cambria Math" w:cs="Times New Roman"/>
              </w:rPr>
              <m:t>Zn</m:t>
            </m:r>
          </m:e>
          <m:sup>
            <m:r>
              <w:rPr>
                <w:rFonts w:ascii="Cambria Math" w:hAnsi="Cambria Math" w:cs="Times New Roman"/>
              </w:rPr>
              <m:t>2+</m:t>
            </m:r>
          </m:sup>
        </m:sSup>
      </m:oMath>
      <w:del w:id="24" w:author="Claude" w:date="2026-10-09T01:35:00Z">
        <w:r w:rsidRPr="001A2EB4">
          <w:rPr>
            <w:rFonts w:cs="Times New Roman"/>
          </w:rPr>
          <w:delText xml:space="preserve">, </w:delText>
        </w:r>
      </w:del>
      <m:oMath>
        <m:sSup>
          <m:sSupPr>
            <m:ctrlPr>
              <w:rPr>
                <w:rFonts w:ascii="Cambria Math" w:hAnsi="Cambria Math" w:cs="Times New Roman"/>
                <w:i/>
              </w:rPr>
            </m:ctrlPr>
          </m:sSupPr>
          <m:e>
            <m:r>
              <w:rPr>
                <w:rFonts w:ascii="Cambria Math" w:hAnsi="Cambria Math" w:cs="Times New Roman"/>
              </w:rPr>
              <m:t>Cl</m:t>
            </m:r>
          </m:e>
          <m:sup>
            <m:r>
              <w:rPr>
                <w:rFonts w:ascii="Cambria Math" w:hAnsi="Cambria Math" w:cs="Times New Roman"/>
              </w:rPr>
              <m:t>-</m:t>
            </m:r>
          </m:sup>
        </m:sSup>
      </m:oMath>
      <w:del w:id="25" w:author="Claude" w:date="2026-10-09T01:35:00Z">
        <w:r w:rsidRPr="001A2EB4">
          <w:rPr>
            <w:rFonts w:cs="Times New Roman"/>
          </w:rPr>
          <w:delText xml:space="preserve">, </w:delText>
        </w:r>
      </w:del>
      <m:oMath>
        <m:sSup>
          <m:sSupPr>
            <m:ctrlPr>
              <w:rPr>
                <w:rFonts w:ascii="Cambria Math" w:hAnsi="Cambria Math" w:cs="Times New Roman"/>
                <w:i/>
              </w:rPr>
            </m:ctrlPr>
          </m:sSupPr>
          <m:e>
            <m:r>
              <w:rPr>
                <w:rFonts w:ascii="Cambria Math" w:hAnsi="Cambria Math" w:cs="Times New Roman"/>
              </w:rPr>
              <m:t>OH</m:t>
            </m:r>
          </m:e>
          <m:sup>
            <m:r>
              <w:rPr>
                <w:rFonts w:ascii="Cambria Math" w:hAnsi="Cambria Math" w:cs="Times New Roman"/>
              </w:rPr>
              <m:t>-</m:t>
            </m:r>
          </m:sup>
        </m:sSup>
      </m:oMath>
      <w:del w:id="26" w:author="Claude" w:date="2026-10-09T01:35:00Z">
        <w:r w:rsidRPr="001A2EB4">
          <w:rPr>
            <w:rFonts w:cs="Times New Roman"/>
          </w:rPr>
          <w:delText xml:space="preserve"> exhibited negligible sensitivity and were therefore fixed at literature values (</w:delText>
        </w:r>
        <w:r w:rsidRPr="001A2EB4">
          <w:rPr>
            <w:b/>
            <w:bCs/>
          </w:rPr>
          <w:fldChar w:fldCharType="begin"/>
        </w:r>
        <w:r w:rsidRPr="001A2EB4">
          <w:rPr>
            <w:rFonts w:cs="Times New Roman"/>
            <w:b/>
            <w:bCs/>
          </w:rPr>
          <w:delInstrText xml:space="preserve"> REF _Ref238635735 \h  \* MERGEFORMAT </w:delInstrText>
        </w:r>
        <w:r w:rsidRPr="001A2EB4">
          <w:rPr>
            <w:b/>
            <w:bCs/>
          </w:rPr>
        </w:r>
        <w:r w:rsidRPr="001A2EB4">
          <w:rPr>
            <w:b/>
            <w:bCs/>
          </w:rPr>
          <w:fldChar w:fldCharType="separate"/>
        </w:r>
        <w:r w:rsidR="001C3008" w:rsidRPr="001A2EB4">
          <w:rPr>
            <w:b/>
            <w:bCs/>
          </w:rPr>
          <w:delText xml:space="preserve">Table </w:delText>
        </w:r>
        <w:r w:rsidR="001C3008">
          <w:rPr>
            <w:b/>
            <w:bCs/>
            <w:noProof/>
          </w:rPr>
          <w:delText>1</w:delText>
        </w:r>
        <w:r w:rsidRPr="001A2EB4">
          <w:rPr>
            <w:b/>
            <w:bCs/>
          </w:rPr>
          <w:fldChar w:fldCharType="end"/>
        </w:r>
        <w:r w:rsidRPr="001A2EB4">
          <w:rPr>
            <w:rFonts w:cs="Times New Roman"/>
          </w:rPr>
          <w:delText>). The strong sensitivity of oxygen-related parameters is consistent with experimental observations of Zn biodegradation, indicating that the model successfully reproduced the oxygen-controlled degradation behavior reported under physiological conditions</w:delText>
        </w:r>
        <w:r w:rsidR="00B30658" w:rsidRPr="001A2EB4">
          <w:rPr>
            <w:rFonts w:cs="Times New Roman"/>
          </w:rPr>
          <w:delText xml:space="preserve"> </w:delText>
        </w:r>
        <w:r w:rsidR="00B30658" w:rsidRPr="001A2EB4">
          <w:fldChar w:fldCharType="begin"/>
        </w:r>
        <w:r w:rsidR="00CE255A">
          <w:rPr>
            <w:rFonts w:cs="Times New Roman"/>
          </w:rPr>
          <w:delInstrText xml:space="preserve"> ADDIN ZOTERO_ITEM CSL_CITATION {"citationID":"mKeaFACI","properties":{"unsorted":false,"formattedCitation":"\\super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delInstrText>
        </w:r>
        <w:r w:rsidR="00B30658" w:rsidRPr="001A2EB4">
          <w:fldChar w:fldCharType="separate"/>
        </w:r>
        <w:r w:rsidR="00F60B2A" w:rsidRPr="00F60B2A">
          <w:rPr>
            <w:rFonts w:cs="Times New Roman"/>
            <w:vertAlign w:val="superscript"/>
          </w:rPr>
          <w:delText>[21]</w:delText>
        </w:r>
        <w:r w:rsidR="00B30658" w:rsidRPr="001A2EB4">
          <w:fldChar w:fldCharType="end"/>
        </w:r>
        <w:r w:rsidRPr="001A2EB4">
          <w:rPr>
            <w:rFonts w:cs="Times New Roman"/>
          </w:rPr>
          <w:delText xml:space="preserve">. Despite </w:delText>
        </w:r>
        <w:r w:rsidR="00B710C6" w:rsidRPr="001A2EB4">
          <w:rPr>
            <w:rFonts w:cs="Times New Roman"/>
          </w:rPr>
          <w:delText>the significant influence on degradation</w:delText>
        </w:r>
        <w:r w:rsidRPr="001A2EB4">
          <w:rPr>
            <w:rFonts w:cs="Times New Roman"/>
          </w:rPr>
          <w:delText xml:space="preserve">, </w:delText>
        </w:r>
      </w:del>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0</m:t>
            </m:r>
          </m:sub>
        </m:sSub>
      </m:oMath>
      <w:del w:id="27" w:author="Claude" w:date="2026-10-09T01:35:00Z">
        <w:r w:rsidR="00B710C6" w:rsidRPr="001A2EB4">
          <w:rPr>
            <w:rFonts w:cs="Times New Roman"/>
          </w:rPr>
          <w:delText xml:space="preserve"> and </w:delText>
        </w:r>
      </w:del>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del w:id="28" w:author="Claude" w:date="2026-10-09T01:35:00Z">
        <w:r w:rsidRPr="001A2EB4">
          <w:rPr>
            <w:rFonts w:cs="Times New Roman"/>
          </w:rPr>
          <w:delText xml:space="preserve"> </w:delText>
        </w:r>
        <w:r w:rsidR="00B710C6" w:rsidRPr="001A2EB4">
          <w:rPr>
            <w:rFonts w:cs="Times New Roman"/>
          </w:rPr>
          <w:delText>were fixed at literature-derived values to preserve physical realism and avoid compensatory parameter fitting</w:delText>
        </w:r>
        <w:r w:rsidRPr="001A2EB4">
          <w:rPr>
            <w:rFonts w:cs="Times New Roman"/>
          </w:rPr>
          <w:delText xml:space="preserve">. Calibration was therefore restricted to the three kinetic parameters </w:delText>
        </w:r>
      </w:del>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del w:id="29" w:author="Claude" w:date="2026-10-09T01:35:00Z">
        <w:r w:rsidRPr="001A2EB4">
          <w:rPr>
            <w:rFonts w:cs="Times New Roman"/>
          </w:rPr>
          <w:delText xml:space="preserve">, </w:delText>
        </w:r>
      </w:del>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del w:id="30" w:author="Claude" w:date="2026-10-09T01:35:00Z">
        <w:r w:rsidRPr="001A2EB4">
          <w:rPr>
            <w:rFonts w:cs="Times New Roman"/>
          </w:rPr>
          <w:delText xml:space="preserve">, and </w:delText>
        </w:r>
      </w:del>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del w:id="31" w:author="Claude" w:date="2026-10-09T01:35:00Z">
        <w:r w:rsidRPr="001A2EB4">
          <w:rPr>
            <w:rFonts w:cs="Times New Roman"/>
          </w:rPr>
          <w:delText xml:space="preserve">. </w:delText>
        </w:r>
      </w:del>
    </w:p>
    <w:p w14:paraId="3A548170" w14:textId="77777777" w:rsidR="00D26518" w:rsidRPr="001A2EB4" w:rsidRDefault="00D26518" w:rsidP="00D1626D">
      <w:pPr>
        <w:pStyle w:val="BodyText"/>
        <w:rPr>
          <w:ins w:id="32" w:author="Claude" w:date="2026-10-09T01:35:00Z"/>
        </w:rPr>
      </w:pPr>
      <w:ins w:id="33" w:author="Claude" w:date="2026-10-09T01:35:00Z">
        <w:r w:rsidRPr="001A2EB4">
          <w:t>The Morris sensitivity analysis (Figure 3a) identified dissolved oxygen availability (C</w:t>
        </w:r>
        <w:r w:rsidRPr="001A2EB4">
          <w:rPr>
            <w:vertAlign w:val="subscript"/>
          </w:rPr>
          <w:t>O2</w:t>
        </w:r>
        <w:r w:rsidRPr="001A2EB4">
          <w:t>) as the dominant control on Zn mass loss, followed by the ORR rate constant (</w:t>
        </w:r>
        <w:proofErr w:type="spellStart"/>
        <w:r w:rsidRPr="001A2EB4">
          <w:t>k</w:t>
        </w:r>
        <w:r w:rsidRPr="001A2EB4">
          <w:rPr>
            <w:vertAlign w:val="subscript"/>
          </w:rPr>
          <w:t>ORR</w:t>
        </w:r>
        <w:proofErr w:type="spellEnd"/>
        <w:r w:rsidRPr="001A2EB4">
          <w:t>); the corrosion-product coefficients (</w:t>
        </w:r>
        <w:proofErr w:type="spellStart"/>
        <w:r w:rsidRPr="001A2EB4">
          <w:t>k</w:t>
        </w:r>
        <w:r w:rsidRPr="001A2EB4">
          <w:rPr>
            <w:vertAlign w:val="subscript"/>
          </w:rPr>
          <w:t>f</w:t>
        </w:r>
        <w:proofErr w:type="spellEnd"/>
        <w:r w:rsidRPr="001A2EB4">
          <w:t xml:space="preserve">, </w:t>
        </w:r>
        <w:proofErr w:type="spellStart"/>
        <w:r w:rsidRPr="001A2EB4">
          <w:t>k</w:t>
        </w:r>
        <w:r w:rsidRPr="001A2EB4">
          <w:rPr>
            <w:vertAlign w:val="subscript"/>
          </w:rPr>
          <w:t>d</w:t>
        </w:r>
        <w:proofErr w:type="spellEnd"/>
        <w:r w:rsidRPr="001A2EB4">
          <w:t xml:space="preserve">) and the oxygen diffusivity had smaller effects [ranking to be confirmed by repeating the analysis over the calibration ranges]. The diffusivities of Zn²⁺, Cl⁻ and OH⁻ showed negligible sensitivity and were fixed at literature values (Table 1). The strong sensitivity to oxygen-related parameters is consistent with experimental observations of oxygen-controlled Zn biodegradation under physiological conditions </w:t>
        </w:r>
      </w:ins>
      <w:ins w:id="34" w:author="Claude" w:date="2026-10-09T02:19:00Z">
        <w:r w:rsidR="00B30658" w:rsidRPr="001A2EB4">
          <w:rPr>
            <w:rFonts w:cs="Times New Roman"/>
          </w:rPr>
          <w:fldChar w:fldCharType="begin"/>
        </w:r>
        <w:del w:id="35" w:author="Unknown">
          <w:r w:rsidR="00CE255A">
            <w:rPr>
              <w:rFonts w:cs="Times New Roman"/>
            </w:rPr>
            <w:delInstrText xml:space="preserve"> ADDIN ZOTERO_ITEM CSL_CITATION {"citationID":"mKeaFACI","properties":{"unsorted":false,"formattedCitation":"\\super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delInstrText>
          </w:r>
        </w:del>
        <w:r w:rsidR="00B30658" w:rsidRPr="001A2EB4">
          <w:rPr>
            <w:rFonts w:cs="Times New Roman"/>
          </w:rPr>
          <w:fldChar w:fldCharType="separate"/>
        </w:r>
        <w:del w:id="36" w:author="Unknown">
          <w:r w:rsidR="00F60B2A" w:rsidRPr="00F60B2A">
            <w:rPr>
              <w:rFonts w:cs="Times New Roman"/>
              <w:vertAlign w:val="superscript"/>
            </w:rPr>
            <w:delText>[21]</w:delText>
          </w:r>
        </w:del>
        <w:r w:rsidR="00B30658" w:rsidRPr="001A2EB4">
          <w:rPr>
            <w:rFonts w:cs="Times New Roman"/>
          </w:rPr>
          <w:fldChar w:fldCharType="end"/>
        </w:r>
      </w:ins>
      <w:ins w:id="37" w:author="Claude" w:date="2026-10-09T01:35:00Z">
        <w:r w:rsidRPr="001A2EB4">
          <w:t>. C</w:t>
        </w:r>
        <w:r w:rsidRPr="001A2EB4">
          <w:rPr>
            <w:vertAlign w:val="subscript"/>
          </w:rPr>
          <w:t>O2</w:t>
        </w:r>
        <w:r w:rsidRPr="001A2EB4">
          <w:t xml:space="preserve"> and the film parameters were fixed at literature-derived values to preserve physical realism and avoid compensatory parameter fitting, so calibration was restricted to the three kinetic parameters </w:t>
        </w:r>
        <w:proofErr w:type="spellStart"/>
        <w:r w:rsidRPr="001A2EB4">
          <w:t>k</w:t>
        </w:r>
        <w:r w:rsidRPr="001A2EB4">
          <w:rPr>
            <w:vertAlign w:val="subscript"/>
          </w:rPr>
          <w:t>f</w:t>
        </w:r>
        <w:proofErr w:type="spellEnd"/>
        <w:r w:rsidRPr="001A2EB4">
          <w:t xml:space="preserve">, </w:t>
        </w:r>
        <w:proofErr w:type="spellStart"/>
        <w:r w:rsidRPr="001A2EB4">
          <w:t>k</w:t>
        </w:r>
        <w:r w:rsidRPr="001A2EB4">
          <w:rPr>
            <w:vertAlign w:val="subscript"/>
          </w:rPr>
          <w:t>d</w:t>
        </w:r>
        <w:proofErr w:type="spellEnd"/>
        <w:r w:rsidRPr="001A2EB4">
          <w:t xml:space="preserve"> and </w:t>
        </w:r>
        <w:proofErr w:type="spellStart"/>
        <w:r w:rsidRPr="001A2EB4">
          <w:t>k</w:t>
        </w:r>
        <w:r w:rsidRPr="001A2EB4">
          <w:rPr>
            <w:vertAlign w:val="subscript"/>
          </w:rPr>
          <w:t>ORR</w:t>
        </w:r>
        <w:proofErr w:type="spellEnd"/>
        <w:r w:rsidRPr="001A2EB4">
          <w:t>.</w:t>
        </w:r>
      </w:ins>
    </w:p>
    <w:p w14:paraId="6A0951C6" w14:textId="5CEDC234" w:rsidR="0090588D" w:rsidRPr="001A2EB4" w:rsidRDefault="008C71CF" w:rsidP="00B31A12">
      <w:pPr>
        <w:pStyle w:val="BodyText"/>
        <w:rPr>
          <w:del w:id="38" w:author="Claude" w:date="2026-10-09T01:35:00Z"/>
        </w:rPr>
      </w:pPr>
      <w:del w:id="39" w:author="Claude" w:date="2026-10-09T01:35:00Z">
        <w:r w:rsidRPr="001A2EB4">
          <w:delText xml:space="preserve">These parameters were then calibrated within the 3D reaction-diffusion framework using Bayesian optimization. </w:delText>
        </w:r>
        <w:r w:rsidR="00B31A12" w:rsidRPr="001A2EB4">
          <w:delText xml:space="preserve">Following the initial exploration of the admissible parameter space, the optimization rapidly reduced the RMSE from approximately 0.28% to below 0.05% and </w:delText>
        </w:r>
      </w:del>
      <w:del w:id="40" w:author="Claude" w:date="2026-10-08T23:42:00Z">
        <w:r>
          <w:delText>identified</w:delText>
        </w:r>
      </w:del>
      <w:del w:id="41" w:author="Claude" w:date="2026-10-09T01:35:00Z">
        <w:r w:rsidR="00B31A12" w:rsidRPr="001A2EB4">
          <w:delText xml:space="preserve"> </w:delText>
        </w:r>
      </w:del>
      <w:del w:id="42" w:author="Claude" w:date="2026-10-08T23:42:00Z">
        <w:r>
          <w:delText>a</w:delText>
        </w:r>
      </w:del>
      <w:del w:id="43" w:author="Claude" w:date="2026-10-09T01:35:00Z">
        <w:r w:rsidR="00B31A12" w:rsidRPr="001A2EB4">
          <w:delText xml:space="preserve"> </w:delText>
        </w:r>
      </w:del>
      <w:del w:id="44" w:author="Claude" w:date="2026-10-08T23:42:00Z">
        <w:r>
          <w:delText>distinct</w:delText>
        </w:r>
      </w:del>
      <w:del w:id="45" w:author="Claude" w:date="2026-10-09T01:35:00Z">
        <w:r w:rsidR="00B31A12" w:rsidRPr="001A2EB4">
          <w:delText xml:space="preserve"> </w:delText>
        </w:r>
      </w:del>
      <w:del w:id="46" w:author="Claude" w:date="2026-10-08T23:42:00Z">
        <w:r>
          <w:delText>optimum</w:delText>
        </w:r>
      </w:del>
      <w:del w:id="47" w:author="Claude" w:date="2026-10-09T01:35:00Z">
        <w:r w:rsidR="00B31A12" w:rsidRPr="001A2EB4">
          <w:delText xml:space="preserve"> </w:delText>
        </w:r>
      </w:del>
      <w:del w:id="48" w:author="Claude" w:date="2026-10-08T23:42:00Z">
        <w:r>
          <w:delText>after</w:delText>
        </w:r>
      </w:del>
      <w:del w:id="49" w:author="Claude" w:date="2026-10-09T01:35:00Z">
        <w:r w:rsidR="00B31A12" w:rsidRPr="001A2EB4">
          <w:delText xml:space="preserve"> 22</w:delText>
        </w:r>
      </w:del>
      <w:del w:id="50" w:author="Claude" w:date="2026-10-08T23:42:00Z">
        <w:r>
          <w:delText xml:space="preserve"> iterations</w:delText>
        </w:r>
      </w:del>
      <w:del w:id="51" w:author="Claude" w:date="2026-10-09T01:35:00Z">
        <w:r w:rsidRPr="001A2EB4">
          <w:delText xml:space="preserve"> (</w:delText>
        </w:r>
        <w:r w:rsidRPr="001A2EB4">
          <w:rPr>
            <w:b/>
            <w:bCs/>
          </w:rPr>
          <w:fldChar w:fldCharType="begin"/>
        </w:r>
        <w:r w:rsidRPr="001A2EB4">
          <w:rPr>
            <w:b/>
            <w:bCs/>
          </w:rPr>
          <w:delInstrText xml:space="preserve"> REF _Ref239754266 \h  \* MERGEFORMAT </w:delInstrText>
        </w:r>
        <w:r w:rsidRPr="001A2EB4">
          <w:rPr>
            <w:b/>
            <w:bCs/>
          </w:rPr>
        </w:r>
        <w:r w:rsidRPr="001A2EB4">
          <w:rPr>
            <w:b/>
            <w:bCs/>
          </w:rPr>
          <w:fldChar w:fldCharType="separate"/>
        </w:r>
        <w:r w:rsidR="001C3008" w:rsidRPr="001A2EB4">
          <w:rPr>
            <w:b/>
            <w:bCs/>
          </w:rPr>
          <w:delText xml:space="preserve">Figure </w:delText>
        </w:r>
        <w:r w:rsidR="001C3008">
          <w:rPr>
            <w:b/>
            <w:bCs/>
          </w:rPr>
          <w:delText>3</w:delText>
        </w:r>
        <w:r w:rsidRPr="001A2EB4">
          <w:rPr>
            <w:b/>
            <w:bCs/>
          </w:rPr>
          <w:fldChar w:fldCharType="end"/>
        </w:r>
        <w:r w:rsidRPr="001A2EB4">
          <w:rPr>
            <w:b/>
            <w:bCs/>
          </w:rPr>
          <w:delText>b</w:delText>
        </w:r>
        <w:r w:rsidRPr="001A2EB4">
          <w:delText>)</w:delText>
        </w:r>
        <w:r w:rsidR="00B31A12" w:rsidRPr="001A2EB4">
          <w:delText>.</w:delText>
        </w:r>
        <w:r w:rsidRPr="001A2EB4">
          <w:delText xml:space="preserve"> </w:delText>
        </w:r>
        <w:r w:rsidR="00B31A12" w:rsidRPr="001A2EB4">
          <w:delText>Subsequent evaluations and local refinement produced no further improvement</w:delText>
        </w:r>
      </w:del>
      <w:del w:id="52" w:author="Claude" w:date="2026-10-08T23:42:00Z">
        <w:r>
          <w:delText>, indicating stable convergence rather than continued sensitivity to parameter exploration</w:delText>
        </w:r>
      </w:del>
      <w:del w:id="53" w:author="Claude" w:date="2026-10-09T01:35:00Z">
        <w:r w:rsidR="00B31A12" w:rsidRPr="001A2EB4">
          <w:delText>. The optimized parameter set</w:delText>
        </w:r>
        <w:r w:rsidR="0075302B" w:rsidRPr="001A2EB4">
          <w:delText xml:space="preserve"> </w:delText>
        </w:r>
        <w:r w:rsidR="00B31A12" w:rsidRPr="001A2EB4">
          <w:delText>(</w:delText>
        </w:r>
        <w:r w:rsidR="0075302B" w:rsidRPr="001A2EB4">
          <w:rPr>
            <w:b/>
            <w:bCs/>
          </w:rPr>
          <w:fldChar w:fldCharType="begin"/>
        </w:r>
        <w:r w:rsidR="0075302B" w:rsidRPr="001A2EB4">
          <w:rPr>
            <w:b/>
            <w:bCs/>
          </w:rPr>
          <w:delInstrText xml:space="preserve"> REF _Ref238636197 \h  \* MERGEFORMAT </w:delInstrText>
        </w:r>
        <w:r w:rsidR="0075302B" w:rsidRPr="001A2EB4">
          <w:rPr>
            <w:b/>
            <w:bCs/>
          </w:rPr>
        </w:r>
        <w:r w:rsidR="0075302B" w:rsidRPr="001A2EB4">
          <w:rPr>
            <w:b/>
            <w:bCs/>
          </w:rPr>
          <w:fldChar w:fldCharType="separate"/>
        </w:r>
        <w:r w:rsidR="001C3008" w:rsidRPr="001A2EB4">
          <w:rPr>
            <w:b/>
            <w:bCs/>
          </w:rPr>
          <w:delText xml:space="preserve">Table </w:delText>
        </w:r>
        <w:r w:rsidR="001C3008">
          <w:rPr>
            <w:b/>
            <w:bCs/>
            <w:noProof/>
          </w:rPr>
          <w:delText>2</w:delText>
        </w:r>
        <w:r w:rsidR="0075302B" w:rsidRPr="001A2EB4">
          <w:rPr>
            <w:b/>
            <w:bCs/>
          </w:rPr>
          <w:fldChar w:fldCharType="end"/>
        </w:r>
        <w:r w:rsidR="00B31A12" w:rsidRPr="001A2EB4">
          <w:rPr>
            <w:b/>
            <w:bCs/>
          </w:rPr>
          <w:delText>)</w:delText>
        </w:r>
        <w:r w:rsidR="00B31A12" w:rsidRPr="001A2EB4">
          <w:rPr>
            <w:rFonts w:ascii="Segoe UI" w:hAnsi="Segoe UI" w:cs="Segoe UI"/>
            <w:sz w:val="21"/>
            <w:szCs w:val="21"/>
            <w:lang w:eastAsia="en-US"/>
          </w:rPr>
          <w:delText xml:space="preserve"> </w:delText>
        </w:r>
        <w:r w:rsidR="00B31A12" w:rsidRPr="001A2EB4">
          <w:delText>yielded a minimum RMSE of 0.0</w:delText>
        </w:r>
        <w:r w:rsidR="00215165" w:rsidRPr="001A2EB4">
          <w:delText>4</w:delText>
        </w:r>
        <w:r w:rsidR="00B31A12" w:rsidRPr="001A2EB4">
          <w:delText xml:space="preserve">2% against the calibration dataset. These results show that the proposed three-parameter framework can closely reproduce the calibration measurements. The </w:delText>
        </w:r>
      </w:del>
      <w:del w:id="54" w:author="Claude" w:date="2026-10-08T23:42:00Z">
        <w:r>
          <w:delText xml:space="preserve">combination of </w:delText>
        </w:r>
      </w:del>
      <w:del w:id="55" w:author="Claude" w:date="2026-10-09T01:35:00Z">
        <w:r w:rsidR="00B31A12" w:rsidRPr="001A2EB4">
          <w:delText>low calibration error</w:delText>
        </w:r>
      </w:del>
      <w:del w:id="56" w:author="Claude" w:date="2026-10-08T23:42:00Z">
        <w:r>
          <w:delText xml:space="preserve"> and rapid convergence</w:delText>
        </w:r>
      </w:del>
      <w:del w:id="57" w:author="Claude" w:date="2026-10-09T01:35:00Z">
        <w:r w:rsidR="00B31A12" w:rsidRPr="001A2EB4">
          <w:delText xml:space="preserve"> supports the framework’s potential as a basis for predictive Zn biodegradation modeling, subject to independent validation.</w:delText>
        </w:r>
      </w:del>
    </w:p>
    <w:p w14:paraId="56F6660D" w14:textId="77777777" w:rsidR="00D26518" w:rsidRPr="001A2EB4" w:rsidRDefault="00D26518" w:rsidP="00D1626D">
      <w:pPr>
        <w:pStyle w:val="BodyText"/>
        <w:rPr>
          <w:ins w:id="58" w:author="Claude" w:date="2026-10-09T01:35:00Z"/>
        </w:rPr>
      </w:pPr>
      <w:ins w:id="59" w:author="Claude" w:date="2026-10-09T01:35:00Z">
        <w:r w:rsidRPr="001A2EB4">
          <w:t xml:space="preserve">These parameters were calibrated within the 3D reaction-diffusion framework using Gaussian-process-assisted Bayesian optimization against the 14-day mass-loss data (Figure 3b). The optimized parameter set (Table 2) yielded a minimum RMSE of [x]% (percentage points) against the calibration dataset. Only </w:t>
        </w:r>
        <w:proofErr w:type="spellStart"/>
        <w:r w:rsidRPr="001A2EB4">
          <w:t>k</w:t>
        </w:r>
        <w:r w:rsidRPr="001A2EB4">
          <w:rPr>
            <w:vertAlign w:val="subscript"/>
          </w:rPr>
          <w:t>ORR</w:t>
        </w:r>
        <w:proofErr w:type="spellEnd"/>
        <w:r w:rsidRPr="001A2EB4">
          <w:t xml:space="preserve"> was identifiable from the mass-loss data; fits of similar quality were obtained over wide ranges of </w:t>
        </w:r>
        <w:proofErr w:type="spellStart"/>
        <w:r w:rsidRPr="001A2EB4">
          <w:t>k</w:t>
        </w:r>
        <w:r w:rsidRPr="001A2EB4">
          <w:rPr>
            <w:vertAlign w:val="subscript"/>
          </w:rPr>
          <w:t>f</w:t>
        </w:r>
        <w:proofErr w:type="spellEnd"/>
        <w:r w:rsidRPr="001A2EB4">
          <w:t xml:space="preserve"> and </w:t>
        </w:r>
        <w:proofErr w:type="spellStart"/>
        <w:r w:rsidRPr="001A2EB4">
          <w:t>k</w:t>
        </w:r>
        <w:r w:rsidRPr="001A2EB4">
          <w:rPr>
            <w:vertAlign w:val="subscript"/>
          </w:rPr>
          <w:t>d</w:t>
        </w:r>
        <w:proofErr w:type="spellEnd"/>
        <w:r w:rsidRPr="001A2EB4">
          <w:t xml:space="preserve"> [ranges to be stated from the v4 run]. These results show that the framework can reproduce the calibration measurements, subject to independent validation.</w:t>
        </w:r>
      </w:ins>
    </w:p>
    <w:p w14:paraId="1FB337BF" w14:textId="77777777" w:rsidR="00B31A12" w:rsidRPr="001A2EB4" w:rsidRDefault="00B31A12" w:rsidP="00B31A12">
      <w:pPr>
        <w:pStyle w:val="BodyText"/>
      </w:pPr>
    </w:p>
    <w:p w14:paraId="07D03D66" w14:textId="7C933737" w:rsidR="0067604C" w:rsidRPr="001A2EB4" w:rsidRDefault="0067604C" w:rsidP="0090588D">
      <w:pPr>
        <w:pStyle w:val="BodyText"/>
        <w:keepNext/>
        <w:ind w:firstLine="0"/>
        <w:jc w:val="center"/>
      </w:pPr>
      <w:r w:rsidRPr="001A2EB4">
        <w:rPr>
          <w:noProof/>
        </w:rPr>
        <w:drawing>
          <wp:inline distT="0" distB="0" distL="0" distR="0" wp14:anchorId="36BA34D6" wp14:editId="69364FA5">
            <wp:extent cx="5760720" cy="25436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543694"/>
                    </a:xfrm>
                    <a:prstGeom prst="rect">
                      <a:avLst/>
                    </a:prstGeom>
                  </pic:spPr>
                </pic:pic>
              </a:graphicData>
            </a:graphic>
          </wp:inline>
        </w:drawing>
      </w:r>
    </w:p>
    <w:p w14:paraId="6CADF4D6" w14:textId="26B8E943" w:rsidR="0090588D" w:rsidRPr="001A2EB4" w:rsidRDefault="0090588D" w:rsidP="0090588D">
      <w:pPr>
        <w:pStyle w:val="Captions"/>
      </w:pPr>
      <w:bookmarkStart w:id="60" w:name="_Ref239754266"/>
      <w:r w:rsidRPr="001A2EB4">
        <w:rPr>
          <w:b/>
          <w:bCs/>
        </w:rPr>
        <w:t>Fig</w:t>
      </w:r>
      <w:r w:rsidR="00AF715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2F52CE">
        <w:rPr>
          <w:b/>
          <w:bCs/>
          <w:noProof/>
        </w:rPr>
        <w:t>3</w:t>
      </w:r>
      <w:r w:rsidRPr="001A2EB4">
        <w:rPr>
          <w:b/>
          <w:bCs/>
        </w:rPr>
        <w:fldChar w:fldCharType="end"/>
      </w:r>
      <w:bookmarkEnd w:id="60"/>
      <w:r w:rsidRPr="001A2EB4">
        <w:rPr>
          <w:b/>
          <w:bCs/>
        </w:rPr>
        <w:t>.</w:t>
      </w:r>
      <w:r w:rsidRPr="001A2EB4">
        <w:t xml:space="preserve"> Calibration of the Zn biodegradation model. (a) Morris sensitivity analysis showing the relative influence of model parameters on predicted Zn mass loss after 168 h</w:t>
      </w:r>
      <w:r w:rsidR="003C53D5" w:rsidRPr="001A2EB4">
        <w:t xml:space="preserve">; (b) </w:t>
      </w:r>
      <w:r w:rsidR="008C0A8C" w:rsidRPr="001A2EB4">
        <w:t>Bayesian</w:t>
      </w:r>
      <w:r w:rsidR="003C53D5" w:rsidRPr="001A2EB4">
        <w:t xml:space="preserve"> optimization history of the 3D reaction-diffusion</w:t>
      </w:r>
      <w:r w:rsidRPr="001A2EB4">
        <w:t xml:space="preserve"> model.</w:t>
      </w:r>
    </w:p>
    <w:p w14:paraId="17698438" w14:textId="77777777" w:rsidR="00215165" w:rsidRPr="001A2EB4" w:rsidRDefault="00215165" w:rsidP="0090588D">
      <w:pPr>
        <w:pStyle w:val="Captions"/>
      </w:pPr>
    </w:p>
    <w:p w14:paraId="7622B570" w14:textId="6FED57CD" w:rsidR="0090588D" w:rsidRPr="001A2EB4" w:rsidRDefault="0090588D" w:rsidP="001212AC">
      <w:pPr>
        <w:pStyle w:val="Captions"/>
        <w:keepNext/>
        <w:rPr>
          <w:i/>
        </w:rPr>
      </w:pPr>
      <w:bookmarkStart w:id="61" w:name="_Ref238636197"/>
      <w:bookmarkStart w:id="62" w:name="tab:optim_params"/>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2F52CE">
        <w:rPr>
          <w:b/>
          <w:bCs/>
          <w:noProof/>
        </w:rPr>
        <w:t>2</w:t>
      </w:r>
      <w:r w:rsidRPr="001A2EB4">
        <w:rPr>
          <w:b/>
          <w:bCs/>
        </w:rPr>
        <w:fldChar w:fldCharType="end"/>
      </w:r>
      <w:bookmarkEnd w:id="61"/>
      <w:r w:rsidR="00AF7154" w:rsidRPr="001A2EB4">
        <w:rPr>
          <w:b/>
          <w:bCs/>
        </w:rPr>
        <w:t xml:space="preserve">. </w:t>
      </w:r>
      <w:r w:rsidR="00DE298F" w:rsidRPr="001A2EB4">
        <w:t>Admissible search ranges and optimized values of the effective kinetic parameters used in the Zn biodegradation model</w:t>
      </w:r>
      <w:r w:rsidRPr="001A2EB4">
        <w:t>.</w:t>
      </w:r>
    </w:p>
    <w:tbl>
      <w:tblPr>
        <w:tblW w:w="5000" w:type="pct"/>
        <w:tblBorders>
          <w:top w:val="single" w:sz="12" w:space="0" w:color="000000"/>
          <w:bottom w:val="single" w:sz="12" w:space="0" w:color="000000"/>
        </w:tblBorders>
        <w:tblLook w:val="0020" w:firstRow="1" w:lastRow="0" w:firstColumn="0" w:lastColumn="0" w:noHBand="0" w:noVBand="0"/>
      </w:tblPr>
      <w:tblGrid>
        <w:gridCol w:w="1626"/>
        <w:gridCol w:w="2226"/>
        <w:gridCol w:w="2674"/>
        <w:gridCol w:w="2546"/>
      </w:tblGrid>
      <w:tr w:rsidR="0090588D" w:rsidRPr="001A2EB4" w14:paraId="10350B07" w14:textId="77777777" w:rsidTr="00E1667A">
        <w:trPr>
          <w:cantSplit/>
          <w:tblHeader/>
        </w:trPr>
        <w:tc>
          <w:tcPr>
            <w:tcW w:w="896" w:type="pct"/>
            <w:tcBorders>
              <w:bottom w:val="single" w:sz="6" w:space="0" w:color="000000"/>
            </w:tcBorders>
          </w:tcPr>
          <w:p w14:paraId="2C977FC7"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Parameter</w:t>
            </w:r>
          </w:p>
        </w:tc>
        <w:tc>
          <w:tcPr>
            <w:tcW w:w="1227" w:type="pct"/>
            <w:tcBorders>
              <w:bottom w:val="single" w:sz="6" w:space="0" w:color="000000"/>
            </w:tcBorders>
          </w:tcPr>
          <w:p w14:paraId="4B0DB2F5"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Unit</w:t>
            </w:r>
          </w:p>
        </w:tc>
        <w:tc>
          <w:tcPr>
            <w:tcW w:w="1474" w:type="pct"/>
            <w:tcBorders>
              <w:bottom w:val="single" w:sz="6" w:space="0" w:color="000000"/>
            </w:tcBorders>
          </w:tcPr>
          <w:p w14:paraId="67974DA6"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Range [min, max]</w:t>
            </w:r>
          </w:p>
        </w:tc>
        <w:tc>
          <w:tcPr>
            <w:tcW w:w="1403" w:type="pct"/>
            <w:tcBorders>
              <w:bottom w:val="single" w:sz="6" w:space="0" w:color="000000"/>
            </w:tcBorders>
          </w:tcPr>
          <w:p w14:paraId="328AC1AE"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Optimized Value</w:t>
            </w:r>
          </w:p>
        </w:tc>
      </w:tr>
      <w:tr w:rsidR="0090588D" w:rsidRPr="001A2EB4" w14:paraId="20DF34D3" w14:textId="77777777" w:rsidTr="00E1667A">
        <w:trPr>
          <w:cantSplit/>
        </w:trPr>
        <w:tc>
          <w:tcPr>
            <w:tcW w:w="896" w:type="pct"/>
          </w:tcPr>
          <w:p w14:paraId="5DF4C4B6" w14:textId="77777777" w:rsidR="0090588D" w:rsidRPr="001A2EB4" w:rsidRDefault="00D5249E"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m:oMathPara>
          </w:p>
        </w:tc>
        <w:tc>
          <w:tcPr>
            <w:tcW w:w="1227" w:type="pct"/>
          </w:tcPr>
          <w:p w14:paraId="122B6AAA"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26A7A87E" w14:textId="6C4D66EF"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 xml:space="preserve">[1, </w:t>
            </w:r>
            <w:del w:id="63" w:author="Claude" w:date="2026-10-09T01:35:00Z">
              <w:r>
                <w:rPr>
                  <w:rFonts w:cs="Times New Roman"/>
                  <w:sz w:val="22"/>
                  <w:szCs w:val="22"/>
                </w:rPr>
                <w:delText>100</w:delText>
              </w:r>
            </w:del>
            <w:ins w:id="64" w:author="Claude" w:date="2026-10-09T01:35:00Z">
              <w:r w:rsidRPr="001A2EB4">
                <w:rPr>
                  <w:rFonts w:cs="Times New Roman"/>
                  <w:sz w:val="22"/>
                  <w:szCs w:val="22"/>
                </w:rPr>
                <w:t>10⁵</w:t>
              </w:r>
            </w:ins>
            <w:r w:rsidRPr="001A2EB4">
              <w:rPr>
                <w:rFonts w:cs="Times New Roman"/>
                <w:sz w:val="22"/>
                <w:szCs w:val="22"/>
              </w:rPr>
              <w:t>]</w:t>
            </w:r>
          </w:p>
        </w:tc>
        <w:tc>
          <w:tcPr>
            <w:tcW w:w="1403" w:type="pct"/>
          </w:tcPr>
          <w:p w14:paraId="08F7AE1D" w14:textId="02F129DA" w:rsidR="0090588D" w:rsidRPr="001A2EB4" w:rsidRDefault="004A6E12" w:rsidP="00E1667A">
            <w:pPr>
              <w:pStyle w:val="Compact"/>
              <w:spacing w:line="240" w:lineRule="auto"/>
              <w:jc w:val="left"/>
              <w:rPr>
                <w:rFonts w:cs="Times New Roman"/>
                <w:sz w:val="22"/>
                <w:szCs w:val="22"/>
              </w:rPr>
            </w:pPr>
            <w:del w:id="65" w:author="Claude" w:date="2026-10-09T01:35:00Z">
              <w:r>
                <w:rPr>
                  <w:rFonts w:cs="Times New Roman"/>
                  <w:sz w:val="22"/>
                  <w:szCs w:val="22"/>
                </w:rPr>
                <w:delText>35.91</w:delText>
              </w:r>
            </w:del>
            <w:ins w:id="66" w:author="Claude" w:date="2026-10-09T01:35:00Z">
              <w:r w:rsidRPr="001A2EB4">
                <w:rPr>
                  <w:rFonts w:cs="Times New Roman"/>
                  <w:sz w:val="22"/>
                  <w:szCs w:val="22"/>
                </w:rPr>
                <w:t>[v4 optimum]</w:t>
              </w:r>
            </w:ins>
          </w:p>
        </w:tc>
      </w:tr>
      <w:tr w:rsidR="0090588D" w:rsidRPr="001A2EB4" w14:paraId="1B424640" w14:textId="77777777" w:rsidTr="00E1667A">
        <w:trPr>
          <w:cantSplit/>
        </w:trPr>
        <w:tc>
          <w:tcPr>
            <w:tcW w:w="896" w:type="pct"/>
          </w:tcPr>
          <w:p w14:paraId="2DFA5586" w14:textId="77777777" w:rsidR="0090588D" w:rsidRPr="001A2EB4" w:rsidRDefault="00D5249E"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m:oMathPara>
          </w:p>
        </w:tc>
        <w:tc>
          <w:tcPr>
            <w:tcW w:w="1227" w:type="pct"/>
          </w:tcPr>
          <w:p w14:paraId="77AFCB78" w14:textId="3450A910" w:rsidR="0090588D" w:rsidRPr="001A2EB4" w:rsidRDefault="00BB288D" w:rsidP="00E1667A">
            <w:pPr>
              <w:pStyle w:val="Compact"/>
              <w:spacing w:line="240" w:lineRule="auto"/>
              <w:jc w:val="left"/>
              <w:rPr>
                <w:rFonts w:cs="Times New Roman"/>
                <w:sz w:val="22"/>
                <w:szCs w:val="22"/>
              </w:rPr>
            </w:pPr>
            <m:oMathPara>
              <m:oMath>
                <m:r>
                  <w:rPr>
                    <w:rFonts w:ascii="Cambria Math" w:hAnsi="Cambria Math" w:cs="Times New Roman"/>
                    <w:sz w:val="22"/>
                    <w:szCs w:val="22"/>
                  </w:rPr>
                  <m:t>m</m:t>
                </m:r>
                <m:sSup>
                  <m:sSupPr>
                    <m:ctrlPr>
                      <w:rPr>
                        <w:rFonts w:ascii="Cambria Math" w:hAnsi="Cambria Math" w:cs="Times New Roman"/>
                        <w:sz w:val="22"/>
                        <w:szCs w:val="22"/>
                      </w:rPr>
                    </m:ctrlPr>
                  </m:sSupPr>
                  <m:e>
                    <m:r>
                      <w:rPr>
                        <w:rFonts w:ascii="Cambria Math" w:hAnsi="Cambria Math" w:cs="Times New Roman"/>
                        <w:sz w:val="22"/>
                        <w:szCs w:val="22"/>
                      </w:rPr>
                      <m:t>m</m:t>
                    </m:r>
                  </m:e>
                  <m:sup>
                    <m:r>
                      <w:rPr>
                        <w:rFonts w:ascii="Cambria Math" w:hAnsi="Cambria Math" w:cs="Times New Roman"/>
                        <w:sz w:val="22"/>
                        <w:szCs w:val="22"/>
                      </w:rPr>
                      <m:t>6</m:t>
                    </m:r>
                  </m:sup>
                </m:sSup>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g</m:t>
                    </m:r>
                  </m:e>
                  <m:sup>
                    <m:r>
                      <m:rPr>
                        <m:sty m:val="p"/>
                      </m:rPr>
                      <w:rPr>
                        <w:rFonts w:ascii="Cambria Math" w:hAnsi="Cambria Math" w:cs="Times New Roman"/>
                        <w:sz w:val="22"/>
                        <w:szCs w:val="22"/>
                      </w:rPr>
                      <m:t>-</m:t>
                    </m:r>
                    <m:r>
                      <w:rPr>
                        <w:rFonts w:ascii="Cambria Math" w:hAnsi="Cambria Math" w:cs="Times New Roman"/>
                        <w:sz w:val="22"/>
                        <w:szCs w:val="22"/>
                      </w:rPr>
                      <m:t>2</m:t>
                    </m:r>
                  </m:sup>
                </m:sSup>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2E1DB9F9" w14:textId="47C1AE6D"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del w:id="67" w:author="Claude" w:date="2026-10-09T01:35:00Z">
              <w:r>
                <w:rPr>
                  <w:rFonts w:cs="Times New Roman"/>
                  <w:sz w:val="22"/>
                  <w:szCs w:val="22"/>
                </w:rPr>
                <w:delText>5</w:delText>
              </w:r>
            </w:del>
            <w:ins w:id="68" w:author="Claude" w:date="2026-10-09T01:35:00Z">
              <w:r w:rsidRPr="001A2EB4">
                <w:rPr>
                  <w:rFonts w:cs="Times New Roman"/>
                  <w:sz w:val="22"/>
                  <w:szCs w:val="22"/>
                </w:rPr>
                <w:t>8.0 × 10⁶</w:t>
              </w:r>
            </w:ins>
            <w:r w:rsidRPr="001A2EB4">
              <w:rPr>
                <w:rFonts w:cs="Times New Roman"/>
                <w:sz w:val="22"/>
                <w:szCs w:val="22"/>
              </w:rPr>
              <w:t xml:space="preserve">, </w:t>
            </w:r>
            <w:del w:id="69" w:author="Claude" w:date="2026-10-09T01:35:00Z">
              <w:r>
                <w:rPr>
                  <w:rFonts w:cs="Times New Roman"/>
                  <w:sz w:val="22"/>
                  <w:szCs w:val="22"/>
                </w:rPr>
                <w:delText>100</w:delText>
              </w:r>
            </w:del>
            <w:ins w:id="70" w:author="Claude" w:date="2026-10-09T01:35:00Z">
              <w:r w:rsidRPr="001A2EB4">
                <w:rPr>
                  <w:rFonts w:cs="Times New Roman"/>
                  <w:sz w:val="22"/>
                  <w:szCs w:val="22"/>
                </w:rPr>
                <w:t>8.0 × 10¹¹</w:t>
              </w:r>
            </w:ins>
            <w:r w:rsidRPr="001A2EB4">
              <w:rPr>
                <w:rFonts w:cs="Times New Roman"/>
                <w:sz w:val="22"/>
                <w:szCs w:val="22"/>
              </w:rPr>
              <w:t>]</w:t>
            </w:r>
          </w:p>
        </w:tc>
        <w:tc>
          <w:tcPr>
            <w:tcW w:w="1403" w:type="pct"/>
          </w:tcPr>
          <w:p w14:paraId="45745734" w14:textId="3365DE67" w:rsidR="0090588D" w:rsidRPr="001A2EB4" w:rsidRDefault="004A6E12" w:rsidP="00E1667A">
            <w:pPr>
              <w:pStyle w:val="Compact"/>
              <w:spacing w:line="240" w:lineRule="auto"/>
              <w:jc w:val="left"/>
              <w:rPr>
                <w:rFonts w:cs="Times New Roman"/>
                <w:sz w:val="22"/>
                <w:szCs w:val="22"/>
              </w:rPr>
            </w:pPr>
            <w:del w:id="71" w:author="Claude" w:date="2026-10-09T01:35:00Z">
              <w:r>
                <w:rPr>
                  <w:rFonts w:cs="Times New Roman"/>
                  <w:sz w:val="22"/>
                  <w:szCs w:val="22"/>
                </w:rPr>
                <w:delText>27.17</w:delText>
              </w:r>
            </w:del>
            <w:ins w:id="72" w:author="Claude" w:date="2026-10-09T01:35:00Z">
              <w:r w:rsidRPr="001A2EB4">
                <w:rPr>
                  <w:rFonts w:cs="Times New Roman"/>
                  <w:sz w:val="22"/>
                  <w:szCs w:val="22"/>
                </w:rPr>
                <w:t>[v4 optimum]</w:t>
              </w:r>
            </w:ins>
          </w:p>
        </w:tc>
      </w:tr>
      <w:tr w:rsidR="0090588D" w:rsidRPr="001A2EB4" w14:paraId="275905FD" w14:textId="77777777" w:rsidTr="00E1667A">
        <w:trPr>
          <w:cantSplit/>
        </w:trPr>
        <w:tc>
          <w:tcPr>
            <w:tcW w:w="896" w:type="pct"/>
          </w:tcPr>
          <w:p w14:paraId="588DCF5A" w14:textId="77777777" w:rsidR="0090588D" w:rsidRPr="001A2EB4" w:rsidRDefault="00D5249E"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m:oMathPara>
          </w:p>
        </w:tc>
        <w:tc>
          <w:tcPr>
            <w:tcW w:w="1227" w:type="pct"/>
          </w:tcPr>
          <w:p w14:paraId="5358A22F"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​ mm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0A52D3E6" w14:textId="23628B79"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[0.</w:t>
            </w:r>
            <w:del w:id="73" w:author="Claude" w:date="2026-10-09T01:35:00Z">
              <w:r>
                <w:rPr>
                  <w:rFonts w:cs="Times New Roman"/>
                  <w:sz w:val="22"/>
                  <w:szCs w:val="22"/>
                </w:rPr>
                <w:delText>05</w:delText>
              </w:r>
            </w:del>
            <w:ins w:id="74" w:author="Claude" w:date="2026-10-09T01:35:00Z">
              <w:r w:rsidRPr="001A2EB4">
                <w:rPr>
                  <w:rFonts w:cs="Times New Roman"/>
                  <w:sz w:val="22"/>
                  <w:szCs w:val="22"/>
                </w:rPr>
                <w:t>5</w:t>
              </w:r>
            </w:ins>
            <w:r w:rsidRPr="001A2EB4">
              <w:rPr>
                <w:rFonts w:cs="Times New Roman"/>
                <w:sz w:val="22"/>
                <w:szCs w:val="22"/>
              </w:rPr>
              <w:t xml:space="preserve">, </w:t>
            </w:r>
            <w:del w:id="75" w:author="Claude" w:date="2026-10-09T01:35:00Z">
              <w:r>
                <w:rPr>
                  <w:rFonts w:cs="Times New Roman"/>
                  <w:sz w:val="22"/>
                  <w:szCs w:val="22"/>
                </w:rPr>
                <w:delText>5.0</w:delText>
              </w:r>
            </w:del>
            <w:ins w:id="76" w:author="Claude" w:date="2026-10-09T01:35:00Z">
              <w:r w:rsidRPr="001A2EB4">
                <w:rPr>
                  <w:rFonts w:cs="Times New Roman"/>
                  <w:sz w:val="22"/>
                  <w:szCs w:val="22"/>
                </w:rPr>
                <w:t>50</w:t>
              </w:r>
            </w:ins>
            <w:r w:rsidRPr="001A2EB4">
              <w:rPr>
                <w:rFonts w:cs="Times New Roman"/>
                <w:sz w:val="22"/>
                <w:szCs w:val="22"/>
              </w:rPr>
              <w:t>]</w:t>
            </w:r>
          </w:p>
        </w:tc>
        <w:tc>
          <w:tcPr>
            <w:tcW w:w="1403" w:type="pct"/>
          </w:tcPr>
          <w:p w14:paraId="2697C478" w14:textId="68B46A3E" w:rsidR="0090588D" w:rsidRPr="001A2EB4" w:rsidRDefault="004A6E12" w:rsidP="00E1667A">
            <w:pPr>
              <w:pStyle w:val="Compact"/>
              <w:spacing w:line="240" w:lineRule="auto"/>
              <w:jc w:val="left"/>
              <w:rPr>
                <w:rFonts w:cs="Times New Roman"/>
                <w:sz w:val="22"/>
                <w:szCs w:val="22"/>
              </w:rPr>
            </w:pPr>
            <w:del w:id="77" w:author="Claude" w:date="2026-10-09T01:35:00Z">
              <w:r>
                <w:rPr>
                  <w:rFonts w:cs="Times New Roman"/>
                  <w:sz w:val="22"/>
                  <w:szCs w:val="22"/>
                </w:rPr>
                <w:delText>0.51</w:delText>
              </w:r>
            </w:del>
            <w:ins w:id="78" w:author="Claude" w:date="2026-10-09T01:35:00Z">
              <w:r w:rsidRPr="001A2EB4">
                <w:rPr>
                  <w:rFonts w:cs="Times New Roman"/>
                  <w:sz w:val="22"/>
                  <w:szCs w:val="22"/>
                </w:rPr>
                <w:t>[v4 optimum]</w:t>
              </w:r>
            </w:ins>
          </w:p>
        </w:tc>
      </w:tr>
      <w:bookmarkEnd w:id="62"/>
    </w:tbl>
    <w:p w14:paraId="1D477EF3" w14:textId="77777777" w:rsidR="0090588D" w:rsidRPr="001A2EB4" w:rsidRDefault="0090588D" w:rsidP="0090588D">
      <w:pPr>
        <w:pStyle w:val="BodyText"/>
        <w:ind w:firstLine="0"/>
      </w:pPr>
    </w:p>
    <w:p w14:paraId="1B2B9C5B" w14:textId="77777777" w:rsidR="00D26518" w:rsidRPr="001A2EB4" w:rsidRDefault="00D26518" w:rsidP="00D1626D">
      <w:pPr>
        <w:pStyle w:val="BodyText"/>
        <w:rPr>
          <w:ins w:id="79" w:author="Claude" w:date="2026-10-09T01:35:00Z"/>
        </w:rPr>
      </w:pPr>
      <w:ins w:id="80" w:author="Claude" w:date="2026-10-09T01:35:00Z">
        <w:r w:rsidRPr="001A2EB4">
          <w:t>[Parameter sweeps (Figure 4) are to be rerun with the revised model around the new optimum; the discussion of passivation and corrosion-product saturation will be updated accordingly.]</w:t>
        </w:r>
      </w:ins>
    </w:p>
    <w:p w14:paraId="4A960038" w14:textId="33B35CA1" w:rsidR="000631D6" w:rsidRPr="001A2EB4" w:rsidRDefault="000631D6" w:rsidP="000631D6">
      <w:pPr>
        <w:pStyle w:val="BodyText"/>
        <w:rPr>
          <w:rFonts w:cs="Times New Roman"/>
        </w:rPr>
      </w:pPr>
      <w:r w:rsidRPr="001A2EB4">
        <w:rPr>
          <w:rFonts w:cs="Times New Roman"/>
        </w:rPr>
        <w:t xml:space="preserve">To further investigate the mechanistic roles of these </w:t>
      </w:r>
      <w:r w:rsidR="00DE298F" w:rsidRPr="001A2EB4">
        <w:rPr>
          <w:rFonts w:cs="Times New Roman"/>
        </w:rPr>
        <w:t xml:space="preserve">effective </w:t>
      </w:r>
      <w:r w:rsidRPr="001A2EB4">
        <w:rPr>
          <w:rFonts w:cs="Times New Roman"/>
        </w:rPr>
        <w:t xml:space="preserve">kinetic parameters, local parameter sweeps were performed for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The mass-loss responses in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2F52CE" w:rsidRPr="001A2EB4">
        <w:rPr>
          <w:b/>
          <w:bCs/>
        </w:rPr>
        <w:t xml:space="preserve">Figure </w:t>
      </w:r>
      <w:r w:rsidR="002F52CE">
        <w:rPr>
          <w:b/>
          <w:bCs/>
        </w:rPr>
        <w:t>4</w:t>
      </w:r>
      <w:r w:rsidRPr="001A2EB4">
        <w:rPr>
          <w:rFonts w:cs="Times New Roman"/>
          <w:b/>
          <w:bCs/>
        </w:rPr>
        <w:fldChar w:fldCharType="end"/>
      </w:r>
      <w:r w:rsidRPr="001A2EB4">
        <w:rPr>
          <w:rFonts w:cs="Times New Roman"/>
          <w:b/>
          <w:bCs/>
        </w:rPr>
        <w:t>a–c</w:t>
      </w:r>
      <w:r w:rsidRPr="001A2EB4">
        <w:rPr>
          <w:rFonts w:cs="Times New Roman"/>
        </w:rPr>
        <w:t xml:space="preserve"> demonstrate that the three kinetic parameters influence degradation through distinct but </w:t>
      </w:r>
      <w:r w:rsidRPr="001A2EB4">
        <w:rPr>
          <w:rFonts w:cs="Times New Roman"/>
        </w:rPr>
        <w:t xml:space="preserve">interconnected mechanisms. </w:t>
      </w:r>
      <w:r w:rsidR="00981178" w:rsidRPr="001A2EB4">
        <w:rPr>
          <w:rFonts w:cs="Times New Roman"/>
        </w:rPr>
        <w:t>As expected, i</w:t>
      </w:r>
      <w:r w:rsidRPr="001A2EB4">
        <w:rPr>
          <w:rFonts w:cs="Times New Roman"/>
        </w:rPr>
        <w:t xml:space="preserve">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w:r w:rsidRPr="001A2EB4">
        <w:rPr>
          <w:rFonts w:cs="Times New Roman"/>
        </w:rPr>
        <w:t xml:space="preserve"> reduced cumulative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2F52CE" w:rsidRPr="001A2EB4">
        <w:rPr>
          <w:b/>
          <w:bCs/>
        </w:rPr>
        <w:t xml:space="preserve">Figure </w:t>
      </w:r>
      <w:r w:rsidR="002F52CE">
        <w:rPr>
          <w:b/>
          <w:bCs/>
        </w:rPr>
        <w:t>4</w:t>
      </w:r>
      <w:r w:rsidRPr="001A2EB4">
        <w:rPr>
          <w:rFonts w:cs="Times New Roman"/>
          <w:b/>
          <w:bCs/>
        </w:rPr>
        <w:fldChar w:fldCharType="end"/>
      </w:r>
      <w:r w:rsidRPr="001A2EB4">
        <w:rPr>
          <w:rFonts w:cs="Times New Roman"/>
          <w:b/>
          <w:bCs/>
        </w:rPr>
        <w:t>a</w:t>
      </w:r>
      <w:r w:rsidRPr="001A2EB4">
        <w:rPr>
          <w:rFonts w:cs="Times New Roman"/>
        </w:rPr>
        <w:t xml:space="preserve">), </w:t>
      </w:r>
      <w:r w:rsidR="00981178" w:rsidRPr="001A2EB4">
        <w:rPr>
          <w:rFonts w:cs="Times New Roman"/>
        </w:rPr>
        <w:t>because of rapid</w:t>
      </w:r>
      <w:r w:rsidRPr="001A2EB4">
        <w:rPr>
          <w:rFonts w:cs="Times New Roman"/>
        </w:rPr>
        <w:t xml:space="preserve"> corrosion-product formation</w:t>
      </w:r>
      <w:r w:rsidR="00981178" w:rsidRPr="001A2EB4">
        <w:rPr>
          <w:rFonts w:cs="Times New Roman"/>
        </w:rPr>
        <w:t>,</w:t>
      </w:r>
      <w:r w:rsidRPr="001A2EB4">
        <w:rPr>
          <w:rFonts w:cs="Times New Roman"/>
        </w:rPr>
        <w:t xml:space="preserve"> </w:t>
      </w:r>
      <w:r w:rsidR="00981178" w:rsidRPr="001A2EB4">
        <w:rPr>
          <w:rFonts w:cs="Times New Roman"/>
        </w:rPr>
        <w:t>while</w:t>
      </w:r>
      <w:del w:id="81" w:author="Claude" w:date="2026-10-08T23:42:00Z">
        <w:r>
          <w:rPr>
            <w:rFonts w:cs="Times New Roman"/>
          </w:rPr>
          <w:delText>,</w:delText>
        </w:r>
      </w:del>
      <w:r w:rsidRPr="001A2EB4">
        <w:rPr>
          <w:rFonts w:cs="Times New Roman"/>
        </w:rPr>
        <w:t xml:space="preserve"> increasing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w:r w:rsidRPr="001A2EB4">
        <w:rPr>
          <w:rFonts w:cs="Times New Roman"/>
        </w:rPr>
        <w:t>​ produced progressively higher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2F52CE" w:rsidRPr="001A2EB4">
        <w:rPr>
          <w:b/>
          <w:bCs/>
        </w:rPr>
        <w:t xml:space="preserve">Figure </w:t>
      </w:r>
      <w:r w:rsidR="002F52CE">
        <w:rPr>
          <w:b/>
          <w:bCs/>
        </w:rPr>
        <w:t>4</w:t>
      </w:r>
      <w:r w:rsidRPr="001A2EB4">
        <w:rPr>
          <w:rFonts w:cs="Times New Roman"/>
          <w:b/>
          <w:bCs/>
        </w:rPr>
        <w:fldChar w:fldCharType="end"/>
      </w:r>
      <w:r w:rsidRPr="001A2EB4">
        <w:rPr>
          <w:rFonts w:cs="Times New Roman"/>
          <w:b/>
          <w:bCs/>
        </w:rPr>
        <w:t>b</w:t>
      </w:r>
      <w:r w:rsidRPr="001A2EB4">
        <w:rPr>
          <w:rFonts w:cs="Times New Roman"/>
        </w:rPr>
        <w:t xml:space="preserve">) by enhancing chloride-mediated dissolution of the corrosion-product layer. </w:t>
      </w:r>
      <w:r w:rsidR="007600C0" w:rsidRPr="001A2EB4">
        <w:rPr>
          <w:rFonts w:cs="Times New Roman"/>
        </w:rPr>
        <w:t>The strongest response was observed for</w:t>
      </w:r>
      <w:r w:rsidRPr="001A2EB4">
        <w:rPr>
          <w:rFonts w:cs="Times New Roman"/>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ins w:id="82" w:author="Claude" w:date="2026-10-08T23:42:00Z">
        <w:r w:rsidRPr="001A2EB4">
          <w:rPr>
            <w:rFonts w:cs="Times New Roman"/>
          </w:rPr>
          <w:t>,</w:t>
        </w:r>
      </w:ins>
      <w:r w:rsidRPr="001A2EB4">
        <w:rPr>
          <w:rFonts w:cs="Times New Roman"/>
        </w:rPr>
        <w:t xml:space="preserve"> </w:t>
      </w:r>
      <w:del w:id="83" w:author="Claude" w:date="2026-10-08T23:42:00Z">
        <w:r>
          <w:rPr>
            <w:rFonts w:cs="Times New Roman"/>
          </w:rPr>
          <w:delText>for which</w:delText>
        </w:r>
      </w:del>
      <w:ins w:id="84" w:author="Claude" w:date="2026-10-08T23:42:00Z">
        <w:r w:rsidR="007600C0" w:rsidRPr="001A2EB4">
          <w:rPr>
            <w:rFonts w:cs="Times New Roman"/>
          </w:rPr>
          <w:t>where</w:t>
        </w:r>
      </w:ins>
      <w:r w:rsidR="007600C0" w:rsidRPr="001A2EB4">
        <w:rPr>
          <w:rFonts w:cs="Times New Roman"/>
        </w:rPr>
        <w:t xml:space="preserve"> increasing the oxygen-reduction rate coefficient markedly accelerated degradation and produced substantially greater cumulative mass loss </w:t>
      </w:r>
      <w:r w:rsidRPr="001A2EB4">
        <w:rPr>
          <w:rFonts w:cs="Times New Roman"/>
        </w:rPr>
        <w:t>(</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2F52CE" w:rsidRPr="001A2EB4">
        <w:rPr>
          <w:b/>
          <w:bCs/>
        </w:rPr>
        <w:t xml:space="preserve">Figure </w:t>
      </w:r>
      <w:r w:rsidR="002F52CE">
        <w:rPr>
          <w:b/>
          <w:bCs/>
        </w:rPr>
        <w:t>4</w:t>
      </w:r>
      <w:r w:rsidRPr="001A2EB4">
        <w:rPr>
          <w:rFonts w:cs="Times New Roman"/>
          <w:b/>
          <w:bCs/>
        </w:rPr>
        <w:fldChar w:fldCharType="end"/>
      </w:r>
      <w:r w:rsidRPr="001A2EB4">
        <w:rPr>
          <w:rFonts w:cs="Times New Roman"/>
          <w:b/>
          <w:bCs/>
        </w:rPr>
        <w:t>c</w:t>
      </w:r>
      <w:r w:rsidRPr="001A2EB4">
        <w:rPr>
          <w:rFonts w:cs="Times New Roman"/>
        </w:rPr>
        <w:t xml:space="preserve">). </w:t>
      </w:r>
      <w:r w:rsidR="00FB412A" w:rsidRPr="001A2EB4">
        <w:rPr>
          <w:rFonts w:cs="Times New Roman"/>
        </w:rPr>
        <w:t xml:space="preserve">However, the corresponding mass-loss trajectories </w:t>
      </w:r>
      <w:r w:rsidR="001A6B38" w:rsidRPr="001A2EB4">
        <w:rPr>
          <w:rFonts w:cs="Times New Roman"/>
        </w:rPr>
        <w:t xml:space="preserve">also </w:t>
      </w:r>
      <w:r w:rsidR="00981178" w:rsidRPr="001A2EB4">
        <w:rPr>
          <w:rFonts w:cs="Times New Roman"/>
        </w:rPr>
        <w:t>showed increasingly pronounced deceleration over time, despite higher overall degradation</w:t>
      </w:r>
      <w:r w:rsidR="00A01801" w:rsidRPr="001A2EB4">
        <w:rPr>
          <w:rFonts w:cs="Times New Roman"/>
        </w:rPr>
        <w:t>.</w:t>
      </w:r>
      <w:r w:rsidRPr="001A2EB4">
        <w:rPr>
          <w:rFonts w:cs="Times New Roman"/>
        </w:rPr>
        <w:t xml:space="preserve"> </w:t>
      </w:r>
    </w:p>
    <w:p w14:paraId="6DEA6AD8" w14:textId="4D57D91A" w:rsidR="00F10625" w:rsidRPr="001A2EB4" w:rsidRDefault="0058436A" w:rsidP="00124B18">
      <w:pPr>
        <w:pStyle w:val="BodyText"/>
      </w:pPr>
      <w:r w:rsidRPr="0058436A">
        <w:t>The associated corrosion-product saturation responses in</w:t>
      </w:r>
      <w:r w:rsidRPr="001A2EB4">
        <w:t xml:space="preserve">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2F52CE" w:rsidRPr="001A2EB4">
        <w:rPr>
          <w:b/>
          <w:bCs/>
        </w:rPr>
        <w:t xml:space="preserve">Figure </w:t>
      </w:r>
      <w:r w:rsidR="002F52CE">
        <w:rPr>
          <w:b/>
          <w:bCs/>
        </w:rPr>
        <w:t>4</w:t>
      </w:r>
      <w:r w:rsidRPr="001A2EB4">
        <w:rPr>
          <w:rFonts w:cs="Times New Roman"/>
          <w:b/>
          <w:bCs/>
        </w:rPr>
        <w:fldChar w:fldCharType="end"/>
      </w:r>
      <w:r w:rsidRPr="001A2EB4">
        <w:rPr>
          <w:b/>
          <w:bCs/>
        </w:rPr>
        <w:t>d–f</w:t>
      </w:r>
      <w:r w:rsidRPr="001A2EB4">
        <w:t xml:space="preserve"> explain how corrosion-product evolution contributes to these mass-loss trends. </w:t>
      </w:r>
      <w:r w:rsidR="000631D6" w:rsidRPr="001A2EB4">
        <w:t xml:space="preserve">Increasing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0631D6" w:rsidRPr="001A2EB4">
        <w:t xml:space="preserve">​ </w:t>
      </w:r>
      <w:r w:rsidR="005B7B5E" w:rsidRPr="001A2EB4">
        <w:t>accelerated the conversion of dissolved Zn</w:t>
      </w:r>
      <w:r w:rsidR="005B7B5E" w:rsidRPr="001A2EB4">
        <w:rPr>
          <w:vertAlign w:val="superscript"/>
        </w:rPr>
        <w:t>2+</w:t>
      </w:r>
      <w:r w:rsidR="005B7B5E" w:rsidRPr="001A2EB4">
        <w:t xml:space="preserve"> into corrosion products through the corrosion-product growth term, resulting in faster corrosion-product accumulation and greater corrosion-product saturation</w:t>
      </w:r>
      <w:r w:rsidR="000631D6" w:rsidRPr="001A2EB4">
        <w:t xml:space="preserv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2F52CE" w:rsidRPr="001A2EB4">
        <w:rPr>
          <w:b/>
          <w:bCs/>
        </w:rPr>
        <w:t xml:space="preserve">Figure </w:t>
      </w:r>
      <w:r w:rsidR="002F52CE">
        <w:rPr>
          <w:b/>
          <w:bCs/>
        </w:rPr>
        <w:t>4</w:t>
      </w:r>
      <w:r w:rsidR="000631D6" w:rsidRPr="001A2EB4">
        <w:rPr>
          <w:rFonts w:cs="Times New Roman"/>
          <w:b/>
          <w:bCs/>
        </w:rPr>
        <w:fldChar w:fldCharType="end"/>
      </w:r>
      <w:r w:rsidR="000631D6" w:rsidRPr="001A2EB4">
        <w:rPr>
          <w:b/>
          <w:bCs/>
        </w:rPr>
        <w:t>d)</w:t>
      </w:r>
      <w:r w:rsidR="005B7B5E" w:rsidRPr="001A2EB4">
        <w:t>. Conversely, increasing</w:t>
      </w:r>
      <w:r w:rsidR="000631D6" w:rsidRPr="001A2EB4">
        <w:t xml:space="preserve">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0631D6" w:rsidRPr="001A2EB4">
        <w:t xml:space="preserve"> </w:t>
      </w:r>
      <w:r w:rsidR="005B7B5E" w:rsidRPr="001A2EB4">
        <w:t xml:space="preserve">enhanced the corrosion-product dissolution term, reducing corrosion-product retention and leading to lower corrosion-product saturation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2F52CE" w:rsidRPr="001A2EB4">
        <w:rPr>
          <w:b/>
          <w:bCs/>
        </w:rPr>
        <w:t xml:space="preserve">Figure </w:t>
      </w:r>
      <w:r w:rsidR="002F52CE">
        <w:rPr>
          <w:b/>
          <w:bCs/>
        </w:rPr>
        <w:t>4</w:t>
      </w:r>
      <w:r w:rsidR="000631D6" w:rsidRPr="001A2EB4">
        <w:rPr>
          <w:rFonts w:cs="Times New Roman"/>
          <w:b/>
          <w:bCs/>
        </w:rPr>
        <w:fldChar w:fldCharType="end"/>
      </w:r>
      <w:r w:rsidR="000631D6" w:rsidRPr="001A2EB4">
        <w:rPr>
          <w:b/>
          <w:bCs/>
        </w:rPr>
        <w:t>e)</w:t>
      </w:r>
      <w:r w:rsidR="000631D6" w:rsidRPr="001A2EB4">
        <w:t xml:space="preserve">. </w:t>
      </w:r>
      <w:r w:rsidRPr="001A2EB4">
        <w:t xml:space="preserve">Variations in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Pr="001A2EB4">
        <w:rPr>
          <w:sz w:val="22"/>
          <w:szCs w:val="22"/>
        </w:rPr>
        <w:t xml:space="preserve">, </w:t>
      </w:r>
      <w:r w:rsidRPr="001A2EB4">
        <w:t>however, caused only modest changes in corrosion-product saturation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2F52CE" w:rsidRPr="001A2EB4">
        <w:rPr>
          <w:b/>
          <w:bCs/>
        </w:rPr>
        <w:t xml:space="preserve">Figure </w:t>
      </w:r>
      <w:r w:rsidR="002F52CE">
        <w:rPr>
          <w:b/>
          <w:bCs/>
        </w:rPr>
        <w:t>4</w:t>
      </w:r>
      <w:r w:rsidR="000631D6" w:rsidRPr="001A2EB4">
        <w:rPr>
          <w:rFonts w:cs="Times New Roman"/>
          <w:b/>
          <w:bCs/>
        </w:rPr>
        <w:fldChar w:fldCharType="end"/>
      </w:r>
      <w:r w:rsidR="000631D6" w:rsidRPr="001A2EB4">
        <w:rPr>
          <w:b/>
          <w:bCs/>
        </w:rPr>
        <w:t>f)</w:t>
      </w:r>
      <w:r w:rsidR="000631D6" w:rsidRPr="001A2EB4">
        <w:t>,</w:t>
      </w:r>
      <w:r w:rsidR="009436EE" w:rsidRPr="001A2EB4">
        <w:t xml:space="preserve"> </w:t>
      </w:r>
      <w:r w:rsidR="005B7B5E" w:rsidRPr="001A2EB4">
        <w:t>because oxygen reduction influences corrosion-product growth only indirectly through its effect on the</w:t>
      </w:r>
      <w:r w:rsidR="009436EE" w:rsidRPr="001A2EB4">
        <w:t xml:space="preserve"> Zn</w:t>
      </w:r>
      <w:r w:rsidR="009436EE" w:rsidRPr="001A2EB4">
        <w:rPr>
          <w:vertAlign w:val="superscript"/>
        </w:rPr>
        <w:t>2+</w:t>
      </w:r>
      <w:r w:rsidR="009436EE" w:rsidRPr="001A2EB4">
        <w:t xml:space="preserve"> concentration</w:t>
      </w:r>
      <w:r w:rsidR="005B7B5E" w:rsidRPr="001A2EB4">
        <w:t>.</w:t>
      </w:r>
      <w:r w:rsidR="009436EE" w:rsidRPr="001A2EB4">
        <w:t xml:space="preserve"> </w:t>
      </w:r>
      <w:r w:rsidR="005B7B5E" w:rsidRPr="001A2EB4">
        <w:t xml:space="preserve">In contrast,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5B7B5E" w:rsidRPr="001A2EB4">
        <w:t xml:space="preserve"> and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5B7B5E" w:rsidRPr="001A2EB4">
        <w:t xml:space="preserve">​ act directly on the competing processes of corrosion-product formation and dissolution, making </w:t>
      </w:r>
      <w:del w:id="85" w:author="Claude" w:date="2026-10-08T23:09:00Z">
        <w:r>
          <w:delText xml:space="preserve">film </w:delText>
        </w:r>
      </w:del>
      <w:r w:rsidR="008E5454">
        <w:t>corrosion-product</w:t>
      </w:r>
      <w:del w:id="86" w:author="Claude" w:date="2026-10-08T23:09:00Z">
        <w:r>
          <w:delText xml:space="preserve"> coverage</w:delText>
        </w:r>
      </w:del>
      <w:r w:rsidR="008E5454">
        <w:t xml:space="preserve"> saturation </w:t>
      </w:r>
      <w:r w:rsidR="005B7B5E" w:rsidRPr="001A2EB4">
        <w:t xml:space="preserve">substantially more sensitive to these parameters than to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005B7B5E" w:rsidRPr="001A2EB4">
        <w:t>.</w:t>
      </w:r>
      <w:r w:rsidR="00AF6822" w:rsidRPr="001A2EB4">
        <w:t xml:space="preserve"> </w:t>
      </w:r>
    </w:p>
    <w:p w14:paraId="652A1BC1" w14:textId="6DFD46EF" w:rsidR="00DC3A2A" w:rsidRPr="001A2EB4" w:rsidRDefault="007E1C9C" w:rsidP="00E26AAF">
      <w:pPr>
        <w:pStyle w:val="BodyText"/>
      </w:pPr>
      <w:r w:rsidRPr="001A2EB4">
        <w:t>These coupled mechanisms are further reflected in the evolution of interfacial oxygen availability shown in</w:t>
      </w:r>
      <w:r w:rsidR="000631D6"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2F52CE" w:rsidRPr="001A2EB4">
        <w:rPr>
          <w:b/>
          <w:bCs/>
        </w:rPr>
        <w:t xml:space="preserve">Figure </w:t>
      </w:r>
      <w:r w:rsidR="002F52CE">
        <w:rPr>
          <w:b/>
          <w:bCs/>
        </w:rPr>
        <w:t>4</w:t>
      </w:r>
      <w:r w:rsidR="000631D6" w:rsidRPr="001A2EB4">
        <w:rPr>
          <w:rFonts w:cs="Times New Roman"/>
          <w:b/>
          <w:bCs/>
        </w:rPr>
        <w:fldChar w:fldCharType="end"/>
      </w:r>
      <w:r w:rsidR="000631D6" w:rsidRPr="001A2EB4">
        <w:rPr>
          <w:rFonts w:cs="Times New Roman"/>
          <w:b/>
          <w:bCs/>
        </w:rPr>
        <w:t>g–</w:t>
      </w:r>
      <w:proofErr w:type="spellStart"/>
      <w:r w:rsidR="000631D6" w:rsidRPr="001A2EB4">
        <w:rPr>
          <w:rFonts w:cs="Times New Roman"/>
          <w:b/>
          <w:bCs/>
        </w:rPr>
        <w:t>i</w:t>
      </w:r>
      <w:proofErr w:type="spellEnd"/>
      <w:r w:rsidR="000631D6" w:rsidRPr="001A2EB4">
        <w:rPr>
          <w:rFonts w:cs="Times New Roman"/>
        </w:rPr>
        <w:t xml:space="preserve">. </w:t>
      </w:r>
      <w:r w:rsidRPr="001A2EB4">
        <w:rPr>
          <w:rFonts w:cs="Times New Roman"/>
        </w:rPr>
        <w:t>Conditions that promoted greater corrosion-product saturation, specifically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AF6822" w:rsidRPr="001A2EB4">
        <w:rPr>
          <w:rFonts w:cs="Times New Roman"/>
        </w:rPr>
        <w:t xml:space="preserve"> and low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AF6822" w:rsidRPr="001A2EB4">
        <w:rPr>
          <w:rFonts w:cs="Times New Roman"/>
        </w:rPr>
        <w:t xml:space="preserve"> </w:t>
      </w:r>
      <w:r w:rsidR="007600C0" w:rsidRPr="001A2EB4">
        <w:rPr>
          <w:rFonts w:cs="Times New Roman"/>
        </w:rPr>
        <w:t>produced lower interfacial oxygen concentrations because the accumulated corrosion products increased resistance to oxygen transport. Nevertheless, the strongest oxygen depletion occurred at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AF6822" w:rsidRPr="001A2EB4">
        <w:rPr>
          <w:rFonts w:cs="Times New Roman"/>
        </w:rPr>
        <w:t xml:space="preserve"> </w:t>
      </w:r>
      <w:r w:rsidR="00AF6822" w:rsidRPr="001A2EB4">
        <w:rPr>
          <w:rFonts w:cs="Times New Roman"/>
          <w:b/>
          <w:bCs/>
        </w:rPr>
        <w:t>(</w:t>
      </w:r>
      <w:r w:rsidR="00AF6822" w:rsidRPr="001A2EB4">
        <w:rPr>
          <w:rFonts w:cs="Times New Roman"/>
          <w:b/>
          <w:bCs/>
        </w:rPr>
        <w:fldChar w:fldCharType="begin"/>
      </w:r>
      <w:r w:rsidR="00AF6822" w:rsidRPr="001A2EB4">
        <w:rPr>
          <w:rFonts w:cs="Times New Roman"/>
          <w:b/>
          <w:bCs/>
        </w:rPr>
        <w:instrText xml:space="preserve"> REF _Ref239754180 \h  \* MERGEFORMAT </w:instrText>
      </w:r>
      <w:r w:rsidR="00AF6822" w:rsidRPr="001A2EB4">
        <w:rPr>
          <w:rFonts w:cs="Times New Roman"/>
          <w:b/>
          <w:bCs/>
        </w:rPr>
      </w:r>
      <w:r w:rsidR="00AF6822" w:rsidRPr="001A2EB4">
        <w:rPr>
          <w:rFonts w:cs="Times New Roman"/>
          <w:b/>
          <w:bCs/>
        </w:rPr>
        <w:fldChar w:fldCharType="separate"/>
      </w:r>
      <w:r w:rsidR="002F52CE" w:rsidRPr="002F52CE">
        <w:rPr>
          <w:rFonts w:cs="Times New Roman"/>
          <w:b/>
          <w:bCs/>
        </w:rPr>
        <w:t>Figure 4</w:t>
      </w:r>
      <w:r w:rsidR="00AF6822" w:rsidRPr="001A2EB4">
        <w:rPr>
          <w:rFonts w:cs="Times New Roman"/>
          <w:b/>
          <w:bCs/>
        </w:rPr>
        <w:fldChar w:fldCharType="end"/>
      </w:r>
      <w:r w:rsidR="00AF6822" w:rsidRPr="001A2EB4">
        <w:rPr>
          <w:rFonts w:cs="Times New Roman"/>
          <w:b/>
          <w:bCs/>
        </w:rPr>
        <w:t>i)</w:t>
      </w:r>
      <w:r w:rsidR="00AF6822" w:rsidRPr="001A2EB4">
        <w:rPr>
          <w:rFonts w:cs="Times New Roman"/>
        </w:rPr>
        <w:t xml:space="preserve">, </w:t>
      </w:r>
      <w:r w:rsidR="007600C0" w:rsidRPr="001A2EB4">
        <w:rPr>
          <w:rFonts w:cs="Times New Roman"/>
        </w:rPr>
        <w:t>where accelerated cathodic oxygen consumption reduced interfacial oxygen concentrations despite only modest changes in corrosion-product saturation.</w:t>
      </w:r>
      <w:r w:rsidR="00AF6822" w:rsidRPr="001A2EB4">
        <w:rPr>
          <w:rFonts w:cs="Times New Roman"/>
        </w:rPr>
        <w:t xml:space="preserve"> </w:t>
      </w:r>
      <w:r w:rsidRPr="001A2EB4">
        <w:rPr>
          <w:rFonts w:cs="Times New Roman"/>
        </w:rPr>
        <w:t>As degradation progressed, the combined effects of corrosion-product accumulation and oxygen depletion increasingly restricted oxygen transport to the metal surface, limiting the oxygen reduction reaction and slowing subsequent corrosion. This progressive transition toward oxygen-transport limitation explains the stronger temporal deceleration observed in the high</w:t>
      </w:r>
      <w:r w:rsidR="00124B18" w:rsidRPr="001A2EB4">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00124B18" w:rsidRPr="001A2EB4">
        <w:t xml:space="preserve">​ simulations, despite their greater overall mass loss </w:t>
      </w:r>
      <w:r w:rsidR="0083006F" w:rsidRPr="001A2EB4">
        <w:rPr>
          <w:b/>
          <w:bCs/>
        </w:rPr>
        <w:t>(</w:t>
      </w:r>
      <w:r w:rsidR="0083006F" w:rsidRPr="001A2EB4">
        <w:rPr>
          <w:rFonts w:cs="Times New Roman"/>
          <w:b/>
          <w:bCs/>
        </w:rPr>
        <w:fldChar w:fldCharType="begin"/>
      </w:r>
      <w:r w:rsidR="0083006F" w:rsidRPr="001A2EB4">
        <w:rPr>
          <w:rFonts w:cs="Times New Roman"/>
          <w:b/>
          <w:bCs/>
        </w:rPr>
        <w:instrText xml:space="preserve"> REF _Ref239754180 \h  \* MERGEFORMAT </w:instrText>
      </w:r>
      <w:r w:rsidR="0083006F" w:rsidRPr="001A2EB4">
        <w:rPr>
          <w:rFonts w:cs="Times New Roman"/>
          <w:b/>
          <w:bCs/>
        </w:rPr>
      </w:r>
      <w:r w:rsidR="0083006F" w:rsidRPr="001A2EB4">
        <w:rPr>
          <w:rFonts w:cs="Times New Roman"/>
          <w:b/>
          <w:bCs/>
        </w:rPr>
        <w:fldChar w:fldCharType="separate"/>
      </w:r>
      <w:r w:rsidR="002F52CE" w:rsidRPr="001A2EB4">
        <w:rPr>
          <w:b/>
          <w:bCs/>
        </w:rPr>
        <w:t xml:space="preserve">Figure </w:t>
      </w:r>
      <w:r w:rsidR="002F52CE">
        <w:rPr>
          <w:b/>
          <w:bCs/>
        </w:rPr>
        <w:t>4</w:t>
      </w:r>
      <w:r w:rsidR="0083006F" w:rsidRPr="001A2EB4">
        <w:rPr>
          <w:rFonts w:cs="Times New Roman"/>
          <w:b/>
          <w:bCs/>
        </w:rPr>
        <w:fldChar w:fldCharType="end"/>
      </w:r>
      <w:r w:rsidR="0083006F" w:rsidRPr="001A2EB4">
        <w:rPr>
          <w:b/>
          <w:bCs/>
        </w:rPr>
        <w:t>c)</w:t>
      </w:r>
      <w:r w:rsidR="0083006F" w:rsidRPr="001A2EB4">
        <w:t xml:space="preserve">. </w:t>
      </w:r>
    </w:p>
    <w:p w14:paraId="36F53BB4" w14:textId="77777777" w:rsidR="00567AF5" w:rsidRPr="001A2EB4" w:rsidRDefault="00567AF5" w:rsidP="007600C0">
      <w:pPr>
        <w:pStyle w:val="BodyText"/>
      </w:pPr>
    </w:p>
    <w:p w14:paraId="289699D2" w14:textId="00F0F4E4" w:rsidR="000631D6" w:rsidRPr="001A2EB4" w:rsidRDefault="00442207" w:rsidP="000631D6">
      <w:pPr>
        <w:keepNext/>
        <w:jc w:val="center"/>
      </w:pPr>
      <w:r>
        <w:rPr>
          <w:noProof/>
        </w:rPr>
        <w:drawing>
          <wp:inline distT="0" distB="0" distL="0" distR="0" wp14:anchorId="36EF7F28" wp14:editId="13A4B40B">
            <wp:extent cx="5760720" cy="4561205"/>
            <wp:effectExtent l="0" t="0" r="0" b="0"/>
            <wp:docPr id="163948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82467" name="Picture 16394824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4561205"/>
                    </a:xfrm>
                    <a:prstGeom prst="rect">
                      <a:avLst/>
                    </a:prstGeom>
                  </pic:spPr>
                </pic:pic>
              </a:graphicData>
            </a:graphic>
          </wp:inline>
        </w:drawing>
      </w:r>
    </w:p>
    <w:p w14:paraId="3497CC28" w14:textId="66900EEE" w:rsidR="000631D6" w:rsidRPr="001A2EB4" w:rsidRDefault="000631D6" w:rsidP="000631D6">
      <w:pPr>
        <w:pStyle w:val="Captions"/>
        <w:rPr>
          <w:rFonts w:cs="Times New Roman"/>
        </w:rPr>
      </w:pPr>
      <w:bookmarkStart w:id="87" w:name="_Ref239754180"/>
      <w:r w:rsidRPr="001A2EB4">
        <w:rPr>
          <w:b/>
          <w:bCs/>
        </w:rPr>
        <w:t>Fig</w:t>
      </w:r>
      <w:r w:rsidR="00881FA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2F52CE">
        <w:rPr>
          <w:b/>
          <w:bCs/>
          <w:noProof/>
        </w:rPr>
        <w:t>4</w:t>
      </w:r>
      <w:r w:rsidRPr="001A2EB4">
        <w:rPr>
          <w:b/>
          <w:bCs/>
        </w:rPr>
        <w:fldChar w:fldCharType="end"/>
      </w:r>
      <w:bookmarkEnd w:id="87"/>
      <w:r w:rsidRPr="001A2EB4">
        <w:rPr>
          <w:b/>
          <w:bCs/>
        </w:rPr>
        <w:t>.</w:t>
      </w:r>
      <w:r w:rsidRPr="001A2EB4">
        <w:t xml:space="preserve"> Local parameter sweeps of kinetic parameters. Panels (a–c) show cumulative mass loss (%), panels (d–f) show the normalized corrosion-product saturation, F/Fₘₐₓ (%), and panels (g–</w:t>
      </w:r>
      <w:proofErr w:type="spellStart"/>
      <w:r w:rsidRPr="001A2EB4">
        <w:t>i</w:t>
      </w:r>
      <w:proofErr w:type="spellEnd"/>
      <w:r w:rsidRPr="001A2EB4">
        <w:t>) show interfacial dissolved oxygen concentration (</w:t>
      </w:r>
      <w:r w:rsidR="00A21160" w:rsidRPr="001A2EB4">
        <w:rPr>
          <w:rFonts w:cs="Times New Roman"/>
        </w:rPr>
        <w:t>mg L⁻¹</w:t>
      </w:r>
      <w:r w:rsidRPr="001A2EB4">
        <w:t xml:space="preserve">) as a function of time during parameter sweeps of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respectively.</w:t>
      </w:r>
    </w:p>
    <w:p w14:paraId="274D8EEE" w14:textId="77777777" w:rsidR="00BA4E89" w:rsidRPr="001A2EB4" w:rsidRDefault="00BA4E89" w:rsidP="000631D6">
      <w:pPr>
        <w:pStyle w:val="Captions"/>
        <w:rPr>
          <w:rFonts w:cs="Times New Roman"/>
        </w:rPr>
      </w:pPr>
    </w:p>
    <w:bookmarkEnd w:id="17"/>
    <w:p w14:paraId="3092AF3F" w14:textId="77777777" w:rsidR="000631D6" w:rsidRPr="001A2EB4" w:rsidRDefault="000631D6" w:rsidP="000631D6">
      <w:pPr>
        <w:pStyle w:val="Heading2"/>
      </w:pPr>
      <w:r w:rsidRPr="001A2EB4">
        <w:rPr>
          <w:i/>
        </w:rPr>
        <w:t>In Vitro</w:t>
      </w:r>
      <w:r w:rsidRPr="001A2EB4">
        <w:t xml:space="preserve"> Degradation Behavior</w:t>
      </w:r>
    </w:p>
    <w:p w14:paraId="0659DF74" w14:textId="51983772" w:rsidR="000631D6" w:rsidRPr="001A2EB4" w:rsidRDefault="00F61F81" w:rsidP="00F61F81">
      <w:pPr>
        <w:pStyle w:val="BodyText"/>
        <w:rPr>
          <w:rFonts w:cs="Times New Roman"/>
        </w:rPr>
      </w:pPr>
      <w:r w:rsidRPr="001A2EB4">
        <w:t>Pure Zn exhibited strongly time-dependent degradation in HBSS, with cumulative mass loss increasing from 0.045% after 1 day to 0.209% after 7 days, before rising more gradually to 0.311% after 28 days (</w:t>
      </w:r>
      <w:r w:rsidR="000631D6" w:rsidRPr="001A2EB4">
        <w:rPr>
          <w:rFonts w:cs="Times New Roman"/>
          <w:b/>
          <w:bCs/>
        </w:rPr>
        <w:fldChar w:fldCharType="begin"/>
      </w:r>
      <w:r w:rsidR="000631D6" w:rsidRPr="001A2EB4">
        <w:rPr>
          <w:rFonts w:cs="Times New Roman"/>
          <w:b/>
          <w:bCs/>
        </w:rPr>
        <w:instrText xml:space="preserve"> REF _Ref238632622 \h  \* MERGEFORMAT </w:instrText>
      </w:r>
      <w:r w:rsidR="000631D6" w:rsidRPr="001A2EB4">
        <w:rPr>
          <w:rFonts w:cs="Times New Roman"/>
          <w:b/>
          <w:bCs/>
        </w:rPr>
      </w:r>
      <w:r w:rsidR="000631D6" w:rsidRPr="001A2EB4">
        <w:rPr>
          <w:rFonts w:cs="Times New Roman"/>
          <w:b/>
          <w:bCs/>
        </w:rPr>
        <w:fldChar w:fldCharType="separate"/>
      </w:r>
      <w:r w:rsidR="002F52CE" w:rsidRPr="001A2EB4">
        <w:rPr>
          <w:b/>
          <w:bCs/>
        </w:rPr>
        <w:t xml:space="preserve">Table </w:t>
      </w:r>
      <w:r w:rsidR="002F52CE">
        <w:rPr>
          <w:b/>
          <w:bCs/>
          <w:noProof/>
        </w:rPr>
        <w:t>3</w:t>
      </w:r>
      <w:r w:rsidR="000631D6" w:rsidRPr="001A2EB4">
        <w:rPr>
          <w:rFonts w:cs="Times New Roman"/>
          <w:b/>
          <w:bCs/>
        </w:rPr>
        <w:fldChar w:fldCharType="end"/>
      </w:r>
      <w:r w:rsidRPr="001A2EB4">
        <w:rPr>
          <w:rFonts w:cs="Times New Roman"/>
          <w:b/>
          <w:bCs/>
        </w:rPr>
        <w:t>)</w:t>
      </w:r>
      <w:r w:rsidRPr="001A2EB4">
        <w:rPr>
          <w:rFonts w:cs="Times New Roman"/>
        </w:rPr>
        <w:t xml:space="preserve">. </w:t>
      </w:r>
      <w:r w:rsidR="00DF38CF" w:rsidRPr="001A2EB4">
        <w:rPr>
          <w:rFonts w:cs="Times New Roman"/>
        </w:rPr>
        <w:t>A</w:t>
      </w:r>
      <w:r w:rsidRPr="001A2EB4">
        <w:rPr>
          <w:rFonts w:cs="Times New Roman"/>
        </w:rPr>
        <w:t>pproximately 67% of the 28-day mass loss occurred within the first week, demonstrating a transition from rapid initial degradation to progressively slower material loss. This nonlinear response is consistent with the formation and maturation of Zn corrosion products in physiological chloride-containing media, which progressively restrict oxygen transport to the metal surface and suppress the cathodic oxygen-reduction rate. The measured mass-loss range and temporal deceleration agree with previous observations for commercially pure Zn under comparable physiological conditions</w:t>
      </w:r>
      <w:r w:rsidR="000631D6" w:rsidRPr="001A2EB4">
        <w:rPr>
          <w:rFonts w:cs="Times New Roman"/>
        </w:rPr>
        <w:t> </w:t>
      </w:r>
      <w:r w:rsidR="000631D6" w:rsidRPr="001A2EB4">
        <w:rPr>
          <w:rFonts w:cs="Times New Roman"/>
        </w:rPr>
        <w:fldChar w:fldCharType="begin"/>
      </w:r>
      <w:r w:rsidR="001F250F">
        <w:rPr>
          <w:rFonts w:cs="Times New Roman"/>
        </w:rPr>
        <w:instrText xml:space="preserve"> ADDIN ZOTERO_ITEM CSL_CITATION {"citationID":"LQYpQdDy","properties":{"unsorted":false,"formattedCitation":"\\super [38,40]\\nosupersub{}","plainCitation":"[38,40]","noteIndex":0},"citationItems":[{"id":2423,"uris":["http://zotero.org/users/16939557/items/CXTYID6S"],"itemData":{"id":2423,"type":"article-journal","citation-key":"mengInitialFormationCorrosion2019","container-title":"Bioactive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0631D6" w:rsidRPr="001A2EB4">
        <w:rPr>
          <w:rFonts w:cs="Times New Roman"/>
        </w:rPr>
        <w:fldChar w:fldCharType="separate"/>
      </w:r>
      <w:r w:rsidR="001F250F" w:rsidRPr="001F250F">
        <w:rPr>
          <w:rFonts w:cs="Times New Roman"/>
          <w:vertAlign w:val="superscript"/>
        </w:rPr>
        <w:t>[38,40]</w:t>
      </w:r>
      <w:r w:rsidR="000631D6" w:rsidRPr="001A2EB4">
        <w:rPr>
          <w:rFonts w:cs="Times New Roman"/>
        </w:rPr>
        <w:fldChar w:fldCharType="end"/>
      </w:r>
      <w:r w:rsidR="000631D6" w:rsidRPr="001A2EB4">
        <w:rPr>
          <w:rFonts w:cs="Times New Roman"/>
        </w:rPr>
        <w:t xml:space="preserve">, </w:t>
      </w:r>
      <w:r w:rsidRPr="001A2EB4">
        <w:rPr>
          <w:rFonts w:cs="Times New Roman"/>
        </w:rPr>
        <w:t>providing a physically representative dataset for evaluating the model’s ability to capture both the magnitude and time dependence of Zn biodegradation.</w:t>
      </w:r>
    </w:p>
    <w:p w14:paraId="2CFED533" w14:textId="5B74C020" w:rsidR="000631D6" w:rsidRPr="001A2EB4" w:rsidRDefault="000631D6" w:rsidP="00DB1ADB">
      <w:pPr>
        <w:pStyle w:val="Captions"/>
        <w:keepNext/>
        <w:rPr>
          <w:rFonts w:cs="Times New Roman"/>
          <w:i/>
          <w:iCs w:val="0"/>
        </w:rPr>
      </w:pPr>
      <w:bookmarkStart w:id="88" w:name="_Ref238632622"/>
      <w:bookmarkStart w:id="89" w:name="_Ref240375786"/>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2F52CE">
        <w:rPr>
          <w:b/>
          <w:bCs/>
          <w:noProof/>
        </w:rPr>
        <w:t>3</w:t>
      </w:r>
      <w:r w:rsidRPr="001A2EB4">
        <w:rPr>
          <w:b/>
          <w:bCs/>
        </w:rPr>
        <w:fldChar w:fldCharType="end"/>
      </w:r>
      <w:bookmarkEnd w:id="88"/>
      <w:bookmarkEnd w:id="89"/>
      <w:r w:rsidR="00881FA4" w:rsidRPr="001A2EB4">
        <w:rPr>
          <w:b/>
          <w:bCs/>
        </w:rPr>
        <w:t xml:space="preserve">. </w:t>
      </w:r>
      <w:r w:rsidR="00A56935" w:rsidRPr="001A2EB4">
        <w:rPr>
          <w:rFonts w:cs="Times New Roman"/>
        </w:rPr>
        <w:t>Cumulative mass loss of pure Zn discs during immersion in HBSS at 37 °C for up to 28 days. Values represent mean ± SD</w:t>
      </w:r>
      <w:r w:rsidRPr="001A2EB4">
        <w:rPr>
          <w:rFonts w:cs="Times New Roman"/>
        </w:rPr>
        <w:t xml:space="preserve"> (</w:t>
      </w:r>
      <m:oMath>
        <m:r>
          <w:rPr>
            <w:rFonts w:ascii="Cambria Math" w:hAnsi="Cambria Math" w:cs="Times New Roman"/>
          </w:rPr>
          <m:t>n=3</m:t>
        </m:r>
      </m:oMath>
      <w:r w:rsidRPr="001A2EB4">
        <w:rPr>
          <w:rFonts w:cs="Times New Roman"/>
        </w:rPr>
        <w:t xml:space="preserve"> per time point).</w:t>
      </w:r>
    </w:p>
    <w:tbl>
      <w:tblPr>
        <w:tblW w:w="5000" w:type="pct"/>
        <w:tblBorders>
          <w:top w:val="single" w:sz="12" w:space="0" w:color="000000"/>
          <w:bottom w:val="single" w:sz="12" w:space="0" w:color="000000"/>
        </w:tblBorders>
        <w:tblLook w:val="0020" w:firstRow="1" w:lastRow="0" w:firstColumn="0" w:lastColumn="0" w:noHBand="0" w:noVBand="0"/>
      </w:tblPr>
      <w:tblGrid>
        <w:gridCol w:w="3660"/>
        <w:gridCol w:w="2754"/>
        <w:gridCol w:w="2658"/>
      </w:tblGrid>
      <w:tr w:rsidR="000631D6" w:rsidRPr="001A2EB4" w14:paraId="2625162C" w14:textId="77777777" w:rsidTr="00641024">
        <w:trPr>
          <w:cantSplit/>
          <w:tblHeader/>
        </w:trPr>
        <w:tc>
          <w:tcPr>
            <w:tcW w:w="2017" w:type="pct"/>
            <w:tcBorders>
              <w:bottom w:val="single" w:sz="6" w:space="0" w:color="000000"/>
            </w:tcBorders>
          </w:tcPr>
          <w:p w14:paraId="4745D2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b/>
                <w:sz w:val="22"/>
                <w:szCs w:val="22"/>
              </w:rPr>
              <w:t>Immersion duration</w:t>
            </w:r>
          </w:p>
        </w:tc>
        <w:tc>
          <w:tcPr>
            <w:tcW w:w="1518" w:type="pct"/>
            <w:tcBorders>
              <w:bottom w:val="single" w:sz="6" w:space="0" w:color="000000"/>
            </w:tcBorders>
          </w:tcPr>
          <w:p w14:paraId="5CB120AD"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(mg)</w:t>
            </w:r>
          </w:p>
        </w:tc>
        <w:tc>
          <w:tcPr>
            <w:tcW w:w="1466" w:type="pct"/>
            <w:tcBorders>
              <w:bottom w:val="single" w:sz="6" w:space="0" w:color="000000"/>
            </w:tcBorders>
          </w:tcPr>
          <w:p w14:paraId="123F6C29"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w:t>
            </w:r>
          </w:p>
        </w:tc>
      </w:tr>
      <w:tr w:rsidR="000631D6" w:rsidRPr="001A2EB4" w14:paraId="724339FB" w14:textId="77777777" w:rsidTr="00641024">
        <w:trPr>
          <w:cantSplit/>
        </w:trPr>
        <w:tc>
          <w:tcPr>
            <w:tcW w:w="2017" w:type="pct"/>
          </w:tcPr>
          <w:p w14:paraId="77D04F1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 day</w:t>
            </w:r>
          </w:p>
        </w:tc>
        <w:tc>
          <w:tcPr>
            <w:tcW w:w="1518" w:type="pct"/>
          </w:tcPr>
          <w:p w14:paraId="0D769BD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0.47</m:t>
                </m:r>
                <m:r>
                  <m:rPr>
                    <m:sty m:val="p"/>
                  </m:rPr>
                  <w:rPr>
                    <w:rFonts w:ascii="Cambria Math" w:hAnsi="Cambria Math" w:cs="Times New Roman"/>
                    <w:sz w:val="20"/>
                    <w:szCs w:val="20"/>
                  </w:rPr>
                  <m:t>±</m:t>
                </m:r>
                <m:r>
                  <w:rPr>
                    <w:rFonts w:ascii="Cambria Math" w:hAnsi="Cambria Math" w:cs="Times New Roman"/>
                    <w:sz w:val="20"/>
                    <w:szCs w:val="20"/>
                  </w:rPr>
                  <m:t>0.15</m:t>
                </m:r>
              </m:oMath>
            </m:oMathPara>
          </w:p>
        </w:tc>
        <w:tc>
          <w:tcPr>
            <w:tcW w:w="1466" w:type="pct"/>
          </w:tcPr>
          <w:p w14:paraId="1A455E66"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0.045</m:t>
                </m:r>
                <m:r>
                  <m:rPr>
                    <m:sty m:val="p"/>
                  </m:rPr>
                  <w:rPr>
                    <w:rFonts w:ascii="Cambria Math" w:hAnsi="Cambria Math" w:cs="Times New Roman"/>
                    <w:sz w:val="20"/>
                    <w:szCs w:val="20"/>
                  </w:rPr>
                  <m:t>±</m:t>
                </m:r>
                <m:r>
                  <w:rPr>
                    <w:rFonts w:ascii="Cambria Math" w:hAnsi="Cambria Math" w:cs="Times New Roman"/>
                    <w:sz w:val="20"/>
                    <w:szCs w:val="20"/>
                  </w:rPr>
                  <m:t>0.016</m:t>
                </m:r>
              </m:oMath>
            </m:oMathPara>
          </w:p>
        </w:tc>
      </w:tr>
      <w:tr w:rsidR="000631D6" w:rsidRPr="001A2EB4" w14:paraId="49F5F41D" w14:textId="77777777" w:rsidTr="00641024">
        <w:trPr>
          <w:cantSplit/>
        </w:trPr>
        <w:tc>
          <w:tcPr>
            <w:tcW w:w="2017" w:type="pct"/>
          </w:tcPr>
          <w:p w14:paraId="1814449A"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3 days</w:t>
            </w:r>
          </w:p>
        </w:tc>
        <w:tc>
          <w:tcPr>
            <w:tcW w:w="1518" w:type="pct"/>
          </w:tcPr>
          <w:p w14:paraId="5C988982"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1.20</m:t>
                </m:r>
                <m:r>
                  <m:rPr>
                    <m:sty m:val="p"/>
                  </m:rPr>
                  <w:rPr>
                    <w:rFonts w:ascii="Cambria Math" w:hAnsi="Cambria Math" w:cs="Times New Roman"/>
                    <w:sz w:val="20"/>
                    <w:szCs w:val="20"/>
                  </w:rPr>
                  <m:t>±</m:t>
                </m:r>
                <m:r>
                  <w:rPr>
                    <w:rFonts w:ascii="Cambria Math" w:hAnsi="Cambria Math" w:cs="Times New Roman"/>
                    <w:sz w:val="20"/>
                    <w:szCs w:val="20"/>
                  </w:rPr>
                  <m:t>0.40</m:t>
                </m:r>
              </m:oMath>
            </m:oMathPara>
          </w:p>
        </w:tc>
        <w:tc>
          <w:tcPr>
            <w:tcW w:w="1466" w:type="pct"/>
          </w:tcPr>
          <w:p w14:paraId="62E01797"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0.105</m:t>
                </m:r>
                <m:r>
                  <m:rPr>
                    <m:sty m:val="p"/>
                  </m:rPr>
                  <w:rPr>
                    <w:rFonts w:ascii="Cambria Math" w:hAnsi="Cambria Math" w:cs="Times New Roman"/>
                    <w:sz w:val="20"/>
                    <w:szCs w:val="20"/>
                  </w:rPr>
                  <m:t>±</m:t>
                </m:r>
                <m:r>
                  <w:rPr>
                    <w:rFonts w:ascii="Cambria Math" w:hAnsi="Cambria Math" w:cs="Times New Roman"/>
                    <w:sz w:val="20"/>
                    <w:szCs w:val="20"/>
                  </w:rPr>
                  <m:t>0.036</m:t>
                </m:r>
              </m:oMath>
            </m:oMathPara>
          </w:p>
        </w:tc>
      </w:tr>
      <w:tr w:rsidR="000631D6" w:rsidRPr="001A2EB4" w14:paraId="2D5AD2B4" w14:textId="77777777" w:rsidTr="00641024">
        <w:trPr>
          <w:cantSplit/>
        </w:trPr>
        <w:tc>
          <w:tcPr>
            <w:tcW w:w="2017" w:type="pct"/>
          </w:tcPr>
          <w:p w14:paraId="7BA2EAD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7 days</w:t>
            </w:r>
          </w:p>
        </w:tc>
        <w:tc>
          <w:tcPr>
            <w:tcW w:w="1518" w:type="pct"/>
          </w:tcPr>
          <w:p w14:paraId="3417AF3E"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2.53</m:t>
                </m:r>
                <m:r>
                  <m:rPr>
                    <m:sty m:val="p"/>
                  </m:rPr>
                  <w:rPr>
                    <w:rFonts w:ascii="Cambria Math" w:hAnsi="Cambria Math" w:cs="Times New Roman"/>
                    <w:sz w:val="20"/>
                    <w:szCs w:val="20"/>
                  </w:rPr>
                  <m:t>±</m:t>
                </m:r>
                <m:r>
                  <w:rPr>
                    <w:rFonts w:ascii="Cambria Math" w:hAnsi="Cambria Math" w:cs="Times New Roman"/>
                    <w:sz w:val="20"/>
                    <w:szCs w:val="20"/>
                  </w:rPr>
                  <m:t>0.76</m:t>
                </m:r>
              </m:oMath>
            </m:oMathPara>
          </w:p>
        </w:tc>
        <w:tc>
          <w:tcPr>
            <w:tcW w:w="1466" w:type="pct"/>
          </w:tcPr>
          <w:p w14:paraId="0BAAAA7A"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0.209</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22910E32" w14:textId="77777777" w:rsidTr="00641024">
        <w:trPr>
          <w:cantSplit/>
        </w:trPr>
        <w:tc>
          <w:tcPr>
            <w:tcW w:w="2017" w:type="pct"/>
          </w:tcPr>
          <w:p w14:paraId="105208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14 days</w:t>
            </w:r>
          </w:p>
        </w:tc>
        <w:tc>
          <w:tcPr>
            <w:tcW w:w="1518" w:type="pct"/>
          </w:tcPr>
          <w:p w14:paraId="3624958B"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3.03</m:t>
                </m:r>
                <m:r>
                  <m:rPr>
                    <m:sty m:val="p"/>
                  </m:rPr>
                  <w:rPr>
                    <w:rFonts w:ascii="Cambria Math" w:hAnsi="Cambria Math" w:cs="Times New Roman"/>
                    <w:sz w:val="20"/>
                    <w:szCs w:val="20"/>
                  </w:rPr>
                  <m:t>±</m:t>
                </m:r>
                <m:r>
                  <w:rPr>
                    <w:rFonts w:ascii="Cambria Math" w:hAnsi="Cambria Math" w:cs="Times New Roman"/>
                    <w:sz w:val="20"/>
                    <w:szCs w:val="20"/>
                  </w:rPr>
                  <m:t>0.74</m:t>
                </m:r>
              </m:oMath>
            </m:oMathPara>
          </w:p>
        </w:tc>
        <w:tc>
          <w:tcPr>
            <w:tcW w:w="1466" w:type="pct"/>
          </w:tcPr>
          <w:p w14:paraId="3489B92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0.254</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416AB351" w14:textId="77777777" w:rsidTr="00641024">
        <w:trPr>
          <w:cantSplit/>
        </w:trPr>
        <w:tc>
          <w:tcPr>
            <w:tcW w:w="2017" w:type="pct"/>
          </w:tcPr>
          <w:p w14:paraId="31DA65C3"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28 days</w:t>
            </w:r>
          </w:p>
        </w:tc>
        <w:tc>
          <w:tcPr>
            <w:tcW w:w="1518" w:type="pct"/>
          </w:tcPr>
          <w:p w14:paraId="227EBC43"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3.67</m:t>
                </m:r>
                <m:r>
                  <m:rPr>
                    <m:sty m:val="p"/>
                  </m:rPr>
                  <w:rPr>
                    <w:rFonts w:ascii="Cambria Math" w:hAnsi="Cambria Math" w:cs="Times New Roman"/>
                    <w:sz w:val="20"/>
                    <w:szCs w:val="20"/>
                  </w:rPr>
                  <m:t>±</m:t>
                </m:r>
                <m:r>
                  <w:rPr>
                    <w:rFonts w:ascii="Cambria Math" w:hAnsi="Cambria Math" w:cs="Times New Roman"/>
                    <w:sz w:val="20"/>
                    <w:szCs w:val="20"/>
                  </w:rPr>
                  <m:t>1.33</m:t>
                </m:r>
              </m:oMath>
            </m:oMathPara>
          </w:p>
        </w:tc>
        <w:tc>
          <w:tcPr>
            <w:tcW w:w="1466" w:type="pct"/>
          </w:tcPr>
          <w:p w14:paraId="730928AF"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0.311</m:t>
                </m:r>
                <m:r>
                  <m:rPr>
                    <m:sty m:val="p"/>
                  </m:rPr>
                  <w:rPr>
                    <w:rFonts w:ascii="Cambria Math" w:hAnsi="Cambria Math" w:cs="Times New Roman"/>
                    <w:sz w:val="20"/>
                    <w:szCs w:val="20"/>
                  </w:rPr>
                  <m:t>±</m:t>
                </m:r>
                <m:r>
                  <w:rPr>
                    <w:rFonts w:ascii="Cambria Math" w:hAnsi="Cambria Math" w:cs="Times New Roman"/>
                    <w:sz w:val="20"/>
                    <w:szCs w:val="20"/>
                  </w:rPr>
                  <m:t>0.115</m:t>
                </m:r>
              </m:oMath>
            </m:oMathPara>
          </w:p>
        </w:tc>
      </w:tr>
    </w:tbl>
    <w:p w14:paraId="40D378A7" w14:textId="77777777" w:rsidR="000631D6" w:rsidRPr="001A2EB4" w:rsidRDefault="000631D6" w:rsidP="000631D6">
      <w:pPr>
        <w:pStyle w:val="BodyText"/>
      </w:pPr>
    </w:p>
    <w:p w14:paraId="356DFA13" w14:textId="4BDB8D95" w:rsidR="000631D6" w:rsidRPr="001A2EB4" w:rsidRDefault="000631D6" w:rsidP="000631D6">
      <w:pPr>
        <w:pStyle w:val="Heading2"/>
      </w:pPr>
      <w:r w:rsidRPr="001A2EB4">
        <w:t>Model Validation and Mechanistic Interpretation</w:t>
      </w:r>
    </w:p>
    <w:p w14:paraId="79C523E6" w14:textId="77777777" w:rsidR="00D26518" w:rsidRPr="001A2EB4" w:rsidRDefault="00D26518" w:rsidP="00D1626D">
      <w:pPr>
        <w:pStyle w:val="BodyText"/>
        <w:rPr>
          <w:ins w:id="90" w:author="Claude" w:date="2026-10-09T01:35:00Z"/>
        </w:rPr>
      </w:pPr>
      <w:ins w:id="91" w:author="Claude" w:date="2026-10-09T01:35:00Z">
        <w:r w:rsidRPr="001A2EB4">
          <w:t>[Validation results (Figure 5, RMSE and R²) are to be rerun with the revised model.]</w:t>
        </w:r>
      </w:ins>
    </w:p>
    <w:p w14:paraId="08DE8713" w14:textId="027130DB" w:rsidR="00FD02C4" w:rsidRPr="001A2EB4" w:rsidRDefault="00FD02C4" w:rsidP="00FD02C4">
      <w:pPr>
        <w:pStyle w:val="BodyText"/>
      </w:pPr>
      <w:r w:rsidRPr="001A2EB4">
        <w:rPr>
          <w:rFonts w:cs="Times New Roman"/>
        </w:rPr>
        <w:t>The calibrated model was evaluated against the independent 28-day HBSS immersion dataset generated in this study</w:t>
      </w:r>
      <w:r w:rsidR="000631D6" w:rsidRPr="001A2EB4">
        <w:rPr>
          <w:rFonts w:cs="Times New Roman"/>
        </w:rPr>
        <w:t xml:space="preserve">. </w:t>
      </w:r>
      <w:r w:rsidRPr="001A2EB4">
        <w:rPr>
          <w:rFonts w:cs="Times New Roman"/>
        </w:rPr>
        <w:t>The predicted mass-loss trajectory closely matched the experimental measurements</w:t>
      </w:r>
      <w:r w:rsidR="000631D6" w:rsidRPr="001A2EB4">
        <w:rPr>
          <w:rFonts w:cs="Times New Roman"/>
        </w:rPr>
        <w:t xml:space="preserve"> (</w:t>
      </w:r>
      <w:r w:rsidR="000631D6" w:rsidRPr="001A2EB4">
        <w:rPr>
          <w:rFonts w:cs="Times New Roman"/>
          <w:b/>
          <w:bCs/>
        </w:rPr>
        <w:fldChar w:fldCharType="begin"/>
      </w:r>
      <w:r w:rsidR="000631D6" w:rsidRPr="001A2EB4">
        <w:rPr>
          <w:rFonts w:cs="Times New Roman"/>
          <w:b/>
          <w:bCs/>
        </w:rPr>
        <w:instrText xml:space="preserve"> REF _Ref239754424 \h  \* MERGEFORMAT </w:instrText>
      </w:r>
      <w:r w:rsidR="000631D6" w:rsidRPr="001A2EB4">
        <w:rPr>
          <w:rFonts w:cs="Times New Roman"/>
          <w:b/>
          <w:bCs/>
        </w:rPr>
      </w:r>
      <w:r w:rsidR="000631D6" w:rsidRPr="001A2EB4">
        <w:rPr>
          <w:rFonts w:cs="Times New Roman"/>
          <w:b/>
          <w:bCs/>
        </w:rPr>
        <w:fldChar w:fldCharType="separate"/>
      </w:r>
      <w:r w:rsidR="002F52CE" w:rsidRPr="001A2EB4">
        <w:rPr>
          <w:b/>
          <w:bCs/>
        </w:rPr>
        <w:t xml:space="preserve">Figure </w:t>
      </w:r>
      <w:r w:rsidR="002F52CE">
        <w:rPr>
          <w:b/>
          <w:bCs/>
        </w:rPr>
        <w:t>5</w:t>
      </w:r>
      <w:r w:rsidR="000631D6" w:rsidRPr="001A2EB4">
        <w:rPr>
          <w:rFonts w:cs="Times New Roman"/>
          <w:b/>
          <w:bCs/>
        </w:rPr>
        <w:fldChar w:fldCharType="end"/>
      </w:r>
      <w:r w:rsidR="000631D6" w:rsidRPr="001A2EB4">
        <w:rPr>
          <w:rFonts w:cs="Times New Roman"/>
          <w:b/>
          <w:bCs/>
        </w:rPr>
        <w:t>a</w:t>
      </w:r>
      <w:r w:rsidR="000631D6" w:rsidRPr="001A2EB4">
        <w:rPr>
          <w:rFonts w:cs="Times New Roman"/>
        </w:rPr>
        <w:t xml:space="preserve">), with an RMSE of 0.0159% and an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000631D6" w:rsidRPr="001A2EB4">
        <w:rPr>
          <w:rFonts w:cs="Times New Roman"/>
        </w:rPr>
        <w:t xml:space="preserve"> of 0.9734. Importantly, </w:t>
      </w:r>
      <w:r w:rsidR="00E70E92" w:rsidRPr="001A2EB4">
        <w:rPr>
          <w:rFonts w:cs="Times New Roman"/>
        </w:rPr>
        <w:t xml:space="preserve">the </w:t>
      </w:r>
      <w:r w:rsidRPr="001A2EB4">
        <w:rPr>
          <w:rFonts w:cs="Times New Roman"/>
        </w:rPr>
        <w:t>model</w:t>
      </w:r>
      <w:r w:rsidR="00E70E92" w:rsidRPr="001A2EB4">
        <w:rPr>
          <w:rFonts w:cs="Times New Roman"/>
        </w:rPr>
        <w:t xml:space="preserve"> </w:t>
      </w:r>
      <w:r w:rsidRPr="001A2EB4">
        <w:rPr>
          <w:rFonts w:cs="Times New Roman"/>
        </w:rPr>
        <w:t xml:space="preserve">reproduced both the magnitude and nonlinear temporal evolution of degradation without further parameter adjustment. </w:t>
      </w:r>
      <w:r w:rsidR="00907A1D" w:rsidRPr="001A2EB4">
        <w:rPr>
          <w:rFonts w:cs="Times New Roman"/>
        </w:rPr>
        <w:t>The corresponding corrosion-rate evolution revealed rapid initial degradation followed by progressive deceleration</w:t>
      </w:r>
      <w:r w:rsidR="000631D6" w:rsidRPr="001A2EB4">
        <w:rPr>
          <w:rFonts w:cs="Times New Roman"/>
        </w:rPr>
        <w:t xml:space="preserve"> (</w:t>
      </w:r>
      <w:r w:rsidR="000631D6" w:rsidRPr="001A2EB4">
        <w:rPr>
          <w:b/>
          <w:bCs/>
        </w:rPr>
        <w:fldChar w:fldCharType="begin"/>
      </w:r>
      <w:r w:rsidR="000631D6" w:rsidRPr="001A2EB4">
        <w:rPr>
          <w:b/>
          <w:bCs/>
        </w:rPr>
        <w:instrText xml:space="preserve"> REF _Ref239754424 \h  \* MERGEFORMAT </w:instrText>
      </w:r>
      <w:r w:rsidR="000631D6" w:rsidRPr="001A2EB4">
        <w:rPr>
          <w:b/>
          <w:bCs/>
        </w:rPr>
      </w:r>
      <w:r w:rsidR="000631D6" w:rsidRPr="001A2EB4">
        <w:rPr>
          <w:b/>
          <w:bCs/>
        </w:rPr>
        <w:fldChar w:fldCharType="separate"/>
      </w:r>
      <w:r w:rsidR="002F52CE" w:rsidRPr="001A2EB4">
        <w:rPr>
          <w:b/>
          <w:bCs/>
        </w:rPr>
        <w:t xml:space="preserve">Figure </w:t>
      </w:r>
      <w:r w:rsidR="002F52CE">
        <w:rPr>
          <w:b/>
          <w:bCs/>
        </w:rPr>
        <w:t>5</w:t>
      </w:r>
      <w:r w:rsidR="000631D6" w:rsidRPr="001A2EB4">
        <w:rPr>
          <w:b/>
          <w:bCs/>
        </w:rPr>
        <w:fldChar w:fldCharType="end"/>
      </w:r>
      <w:r w:rsidR="000631D6" w:rsidRPr="001A2EB4">
        <w:rPr>
          <w:b/>
          <w:bCs/>
        </w:rPr>
        <w:t>b</w:t>
      </w:r>
      <w:r w:rsidR="000631D6" w:rsidRPr="001A2EB4">
        <w:rPr>
          <w:rFonts w:cs="Times New Roman"/>
        </w:rPr>
        <w:t>)</w:t>
      </w:r>
      <w:r w:rsidRPr="001A2EB4">
        <w:rPr>
          <w:rFonts w:cs="Times New Roman"/>
        </w:rPr>
        <w:t>,</w:t>
      </w:r>
      <w:r w:rsidR="000631D6" w:rsidRPr="001A2EB4">
        <w:rPr>
          <w:rFonts w:cs="Times New Roman"/>
        </w:rPr>
        <w:t xml:space="preserve"> </w:t>
      </w:r>
      <w:r w:rsidR="00907A1D" w:rsidRPr="001A2EB4">
        <w:rPr>
          <w:rFonts w:cs="Times New Roman"/>
        </w:rPr>
        <w:t>indicating a shift from reaction-controlled to diffusion-limited behavior</w:t>
      </w:r>
      <w:r w:rsidRPr="001A2EB4">
        <w:rPr>
          <w:rFonts w:cs="Times New Roman"/>
        </w:rPr>
        <w:t xml:space="preserve">. </w:t>
      </w:r>
      <w:proofErr w:type="spellStart"/>
      <w:r w:rsidR="00907A1D" w:rsidRPr="001A2EB4">
        <w:t>Damköhler</w:t>
      </w:r>
      <w:proofErr w:type="spellEnd"/>
      <w:r w:rsidR="00907A1D" w:rsidRPr="001A2EB4">
        <w:t xml:space="preserve">-number analysis quantified this transition, </w:t>
      </w:r>
      <w:r w:rsidR="00E26AAF" w:rsidRPr="001A2EB4">
        <w:t xml:space="preserve">revealing an initial degradation regime governed by cathodic reaction kinetics. After approximately </w:t>
      </w:r>
      <w:r w:rsidR="009F2CCE" w:rsidRPr="001A2EB4">
        <w:t>40</w:t>
      </w:r>
      <w:r w:rsidR="00E26AAF" w:rsidRPr="001A2EB4">
        <w:t xml:space="preserve"> h of immersion, oxygen transport became rate-limiting, marking the onset of diffusion-controlled degradation and driving the subsequent decline in corrosion rate.</w:t>
      </w:r>
    </w:p>
    <w:p w14:paraId="6FAFD922" w14:textId="5EED767E" w:rsidR="000631D6" w:rsidRPr="001A2EB4" w:rsidRDefault="000631D6" w:rsidP="000631D6">
      <w:pPr>
        <w:pStyle w:val="BodyText"/>
        <w:rPr>
          <w:rFonts w:cs="Times New Roman"/>
        </w:rPr>
      </w:pPr>
      <w:r w:rsidRPr="001A2EB4">
        <w:rPr>
          <w:rFonts w:cs="Times New Roman"/>
        </w:rPr>
        <w:t xml:space="preserve">To </w:t>
      </w:r>
      <w:r w:rsidR="00191B76" w:rsidRPr="001A2EB4">
        <w:rPr>
          <w:rFonts w:cs="Times New Roman"/>
        </w:rPr>
        <w:t xml:space="preserve">further </w:t>
      </w:r>
      <w:r w:rsidRPr="001A2EB4">
        <w:rPr>
          <w:rFonts w:cs="Times New Roman"/>
        </w:rPr>
        <w:t xml:space="preserve">investigate </w:t>
      </w:r>
      <w:r w:rsidR="00191B76" w:rsidRPr="001A2EB4">
        <w:rPr>
          <w:rFonts w:cs="Times New Roman"/>
        </w:rPr>
        <w:t>the origin of this deceleration</w:t>
      </w:r>
      <w:r w:rsidRPr="001A2EB4">
        <w:rPr>
          <w:rFonts w:cs="Times New Roman"/>
        </w:rPr>
        <w:t xml:space="preserve">, </w:t>
      </w:r>
      <w:r w:rsidR="00191B76" w:rsidRPr="001A2EB4">
        <w:rPr>
          <w:rFonts w:cs="Times New Roman"/>
        </w:rPr>
        <w:t xml:space="preserve">the coupled evolution of dissolved oxygen and corrosion products was examined over 672 h. </w:t>
      </w:r>
      <w:r w:rsidRPr="001A2EB4">
        <w:rPr>
          <w:rFonts w:cs="Times New Roman"/>
        </w:rPr>
        <w:t>Corrosion products progressively accumulated near the Zn surface, forming a diffuse corrosion-product accumulation by 168 h and developing into a homogenized corrosion-product region by 672 h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2F52CE" w:rsidRPr="001A2EB4">
        <w:rPr>
          <w:b/>
          <w:bCs/>
        </w:rPr>
        <w:t xml:space="preserve">Figure </w:t>
      </w:r>
      <w:r w:rsidR="002F52CE">
        <w:rPr>
          <w:b/>
          <w:bCs/>
        </w:rPr>
        <w:t>5</w:t>
      </w:r>
      <w:r w:rsidRPr="001A2EB4">
        <w:rPr>
          <w:rFonts w:cs="Times New Roman"/>
          <w:b/>
          <w:bCs/>
        </w:rPr>
        <w:fldChar w:fldCharType="end"/>
      </w:r>
      <w:r w:rsidR="00A6783A" w:rsidRPr="001A2EB4">
        <w:rPr>
          <w:rFonts w:cs="Times New Roman"/>
          <w:b/>
          <w:bCs/>
        </w:rPr>
        <w:t>c</w:t>
      </w:r>
      <w:r w:rsidRPr="001A2EB4">
        <w:rPr>
          <w:rFonts w:cs="Times New Roman"/>
        </w:rPr>
        <w:t xml:space="preserve">). As the near-surface corrosion-product field developed, transport resistance increased, progressively restricting oxygen diffusion toward the interface. </w:t>
      </w:r>
      <w:r w:rsidR="00191B76" w:rsidRPr="001A2EB4">
        <w:rPr>
          <w:rFonts w:cs="Times New Roman"/>
        </w:rPr>
        <w:t>O</w:t>
      </w:r>
      <w:r w:rsidRPr="001A2EB4">
        <w:rPr>
          <w:rFonts w:cs="Times New Roman"/>
        </w:rPr>
        <w:t>xygen depletion developed adjacent to the degrading surface owing to continuous ORR consumption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2F52CE" w:rsidRPr="001A2EB4">
        <w:rPr>
          <w:b/>
          <w:bCs/>
        </w:rPr>
        <w:t xml:space="preserve">Figure </w:t>
      </w:r>
      <w:r w:rsidR="002F52CE">
        <w:rPr>
          <w:b/>
          <w:bCs/>
        </w:rPr>
        <w:t>5</w:t>
      </w:r>
      <w:r w:rsidRPr="001A2EB4">
        <w:rPr>
          <w:rFonts w:cs="Times New Roman"/>
          <w:b/>
          <w:bCs/>
        </w:rPr>
        <w:fldChar w:fldCharType="end"/>
      </w:r>
      <w:r w:rsidR="00A6783A" w:rsidRPr="001A2EB4">
        <w:rPr>
          <w:rFonts w:cs="Times New Roman"/>
          <w:b/>
          <w:bCs/>
        </w:rPr>
        <w:t>d</w:t>
      </w:r>
      <w:r w:rsidRPr="001A2EB4">
        <w:rPr>
          <w:rFonts w:cs="Times New Roman"/>
        </w:rPr>
        <w:t xml:space="preserve">). The oxygen-deficient boundary layer expanded with immersion time, while radial concentration variations remained small, indicating predominantly one-dimensional transport normal to the surface. The combined effects of corrosion-product-induced transport limitation and oxygen consumption reduced interfacial oxygen availability, thereby suppressing ORR activity and producing the gradual decline in degradation rate. This mechanism is </w:t>
      </w:r>
      <w:r w:rsidR="007759A4" w:rsidRPr="001A2EB4">
        <w:rPr>
          <w:rFonts w:cs="Times New Roman"/>
        </w:rPr>
        <w:t xml:space="preserve">also </w:t>
      </w:r>
      <w:r w:rsidRPr="001A2EB4">
        <w:rPr>
          <w:rFonts w:cs="Times New Roman"/>
        </w:rPr>
        <w:t xml:space="preserve">consistent with experimental observations of increasing corrosion-product resistance during Zn degradation </w:t>
      </w:r>
      <w:r w:rsidRPr="001A2EB4">
        <w:fldChar w:fldCharType="begin"/>
      </w:r>
      <w:r w:rsidR="001F250F">
        <w:instrText xml:space="preserve"> ADDIN ZOTERO_ITEM CSL_CITATION {"citationID":"Z8FXhBbL","properties":{"unsorted":false,"formattedCitation":"\\super [40]\\nosupersub{}","plainCitation":"[40]","noteIndex":0},"citationItems":[{"id":2423,"uris":["http://zotero.org/users/16939557/items/CXTYID6S"],"itemData":{"id":2423,"type":"article-journal","citation-key":"mengInitialFormationCorrosion2019","container-title":"Bioactive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A."},{"family":"Wang","given":"Lu-Ning"}],"issued":{"date-parts":[["2019",12]]}}}],"schema":"https://github.com/citation-style-language/schema/raw/master/csl-citation.json"} </w:instrText>
      </w:r>
      <w:r w:rsidRPr="001A2EB4">
        <w:fldChar w:fldCharType="separate"/>
      </w:r>
      <w:r w:rsidR="001F250F" w:rsidRPr="001F250F">
        <w:rPr>
          <w:rFonts w:cs="Times New Roman"/>
          <w:vertAlign w:val="superscript"/>
        </w:rPr>
        <w:t>[40]</w:t>
      </w:r>
      <w:r w:rsidRPr="001A2EB4">
        <w:fldChar w:fldCharType="end"/>
      </w:r>
      <w:r w:rsidRPr="001A2EB4">
        <w:t>.</w:t>
      </w:r>
    </w:p>
    <w:p w14:paraId="4829D55A" w14:textId="77777777" w:rsidR="000631D6" w:rsidRPr="001A2EB4" w:rsidRDefault="000631D6" w:rsidP="000631D6">
      <w:pPr>
        <w:pStyle w:val="BodyText"/>
        <w:rPr>
          <w:rFonts w:cs="Times New Roman"/>
        </w:rPr>
      </w:pPr>
    </w:p>
    <w:p w14:paraId="07EABC09" w14:textId="1F811A3F" w:rsidR="000631D6" w:rsidRPr="001A2EB4" w:rsidRDefault="00704F5B" w:rsidP="000631D6">
      <w:pPr>
        <w:pStyle w:val="BodyText"/>
        <w:keepNext/>
        <w:ind w:firstLine="0"/>
        <w:jc w:val="center"/>
      </w:pPr>
      <w:r>
        <w:rPr>
          <w:noProof/>
        </w:rPr>
        <w:drawing>
          <wp:inline distT="0" distB="0" distL="0" distR="0" wp14:anchorId="36D8AFC4" wp14:editId="61EC0E62">
            <wp:extent cx="5760720" cy="58807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5880735"/>
                    </a:xfrm>
                    <a:prstGeom prst="rect">
                      <a:avLst/>
                    </a:prstGeom>
                  </pic:spPr>
                </pic:pic>
              </a:graphicData>
            </a:graphic>
          </wp:inline>
        </w:drawing>
      </w:r>
    </w:p>
    <w:p w14:paraId="533C4CAE" w14:textId="0ADCA70C" w:rsidR="000631D6" w:rsidRPr="001A2EB4" w:rsidRDefault="000631D6" w:rsidP="00B10D4A">
      <w:pPr>
        <w:pStyle w:val="Captions"/>
      </w:pPr>
      <w:bookmarkStart w:id="92" w:name="_Ref23975442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2F52CE">
        <w:rPr>
          <w:b/>
          <w:bCs/>
          <w:noProof/>
        </w:rPr>
        <w:t>5</w:t>
      </w:r>
      <w:r w:rsidRPr="001A2EB4">
        <w:rPr>
          <w:b/>
          <w:bCs/>
        </w:rPr>
        <w:fldChar w:fldCharType="end"/>
      </w:r>
      <w:bookmarkEnd w:id="92"/>
      <w:r w:rsidRPr="001A2EB4">
        <w:rPr>
          <w:b/>
          <w:bCs/>
        </w:rPr>
        <w:t>.</w:t>
      </w:r>
      <w:r w:rsidRPr="001A2EB4">
        <w:t xml:space="preserve"> </w:t>
      </w:r>
      <w:r w:rsidR="00B10D4A" w:rsidRPr="001A2EB4">
        <w:t>Model validation and mechanistic interpretation of Zn degradation. (a) Simulated and experimental mass loss of Zn over 672 h (error bars denote ±SD</w:t>
      </w:r>
      <w:r w:rsidRPr="001A2EB4">
        <w:t xml:space="preserve">, </w:t>
      </w:r>
      <m:oMath>
        <m:r>
          <m:rPr>
            <m:sty m:val="p"/>
          </m:rPr>
          <w:rPr>
            <w:rFonts w:ascii="Cambria Math" w:hAnsi="Cambria Math"/>
          </w:rPr>
          <m:t>n=3</m:t>
        </m:r>
      </m:oMath>
      <w:r w:rsidRPr="001A2EB4">
        <w:t xml:space="preserve"> per time point), (b) </w:t>
      </w:r>
      <w:r w:rsidR="00B10D4A" w:rsidRPr="001A2EB4">
        <w:t>predicted corrosion-rate evolution highlighting the transition from reaction-controlled to diffusion-controlled degradation,</w:t>
      </w:r>
      <w:r w:rsidRPr="001A2EB4">
        <w:t xml:space="preserve"> (c) </w:t>
      </w:r>
      <w:r w:rsidR="00B10D4A" w:rsidRPr="001A2EB4">
        <w:t xml:space="preserve">spatiotemporal evolution of normalized corrosion-product </w:t>
      </w:r>
      <w:r w:rsidR="00C500E2" w:rsidRPr="001A2EB4">
        <w:t>saturation</w:t>
      </w:r>
      <w:r w:rsidR="00B10D4A" w:rsidRPr="001A2EB4">
        <w:t xml:space="preserve"> (</w:t>
      </w:r>
      <m:oMath>
        <m:f>
          <m:fPr>
            <m:type m:val="lin"/>
            <m:ctrlPr>
              <w:rPr>
                <w:rFonts w:ascii="Cambria Math" w:hAnsi="Cambria Math"/>
                <w:i/>
              </w:rPr>
            </m:ctrlPr>
          </m:fPr>
          <m:num>
            <m:r>
              <w:rPr>
                <w:rFonts w:ascii="Cambria Math" w:hAnsi="Cambria Math"/>
              </w:rPr>
              <m:t>F</m:t>
            </m:r>
          </m:num>
          <m:den>
            <m:sSub>
              <m:sSubPr>
                <m:ctrlPr>
                  <w:rPr>
                    <w:rFonts w:ascii="Cambria Math" w:hAnsi="Cambria Math"/>
                    <w:i/>
                  </w:rPr>
                </m:ctrlPr>
              </m:sSubPr>
              <m:e>
                <m:r>
                  <w:rPr>
                    <w:rFonts w:ascii="Cambria Math" w:hAnsi="Cambria Math"/>
                  </w:rPr>
                  <m:t>F</m:t>
                </m:r>
              </m:e>
              <m:sub>
                <m:r>
                  <w:rPr>
                    <w:rFonts w:ascii="Cambria Math" w:hAnsi="Cambria Math"/>
                  </w:rPr>
                  <m:t>max</m:t>
                </m:r>
              </m:sub>
            </m:sSub>
          </m:den>
        </m:f>
        <m:r>
          <w:rPr>
            <w:rFonts w:ascii="Cambria Math" w:hAnsi="Cambria Math"/>
          </w:rPr>
          <m:t>)</m:t>
        </m:r>
      </m:oMath>
      <w:r w:rsidR="00B10D4A" w:rsidRPr="001A2EB4">
        <w:t>​ and (d) dissolved oxygen concentration (mg L</w:t>
      </w:r>
      <w:r w:rsidR="00B10D4A" w:rsidRPr="001A2EB4">
        <w:rPr>
          <w:vertAlign w:val="superscript"/>
        </w:rPr>
        <w:t>-1</w:t>
      </w:r>
      <w:r w:rsidR="00B10D4A" w:rsidRPr="001A2EB4">
        <w:t>), comparisons of simulated and literature-reported (e) Zn</w:t>
      </w:r>
      <w:r w:rsidR="00B10D4A" w:rsidRPr="001A2EB4">
        <w:rPr>
          <w:vertAlign w:val="superscript"/>
        </w:rPr>
        <w:t>2+</w:t>
      </w:r>
      <w:r w:rsidR="00B10D4A" w:rsidRPr="001A2EB4">
        <w:t xml:space="preserve"> concentration and (f) pH evolution during Zn degradation over 336 h </w:t>
      </w:r>
      <w:r w:rsidR="00B10D4A" w:rsidRPr="001A2EB4">
        <w:fldChar w:fldCharType="begin"/>
      </w:r>
      <w:r w:rsidR="001F250F">
        <w:instrText xml:space="preserve"> ADDIN ZOTERO_ITEM CSL_CITATION {"citationID":"zWLvEZL3","properties":{"unsorted":false,"formattedCitation":"\\super [38]\\nosupersub{}","plainCitation":"[38]","noteIndex":0},"citationItems":[{"id":3943,"uris":["http://zotero.org/users/16939557/items/QAXDRACS"],"itemData":{"id":3943,"type":"article-journal","citation-key":"liuInitialFormationCorrosion2018","container-title":"Journal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B10D4A" w:rsidRPr="001A2EB4">
        <w:fldChar w:fldCharType="separate"/>
      </w:r>
      <w:r w:rsidR="001F250F" w:rsidRPr="001F250F">
        <w:rPr>
          <w:rFonts w:cs="Times New Roman"/>
          <w:szCs w:val="24"/>
          <w:vertAlign w:val="superscript"/>
        </w:rPr>
        <w:t>[38]</w:t>
      </w:r>
      <w:r w:rsidR="00B10D4A" w:rsidRPr="001A2EB4">
        <w:fldChar w:fldCharType="end"/>
      </w:r>
      <w:r w:rsidR="00B10D4A" w:rsidRPr="001A2EB4">
        <w:t>.</w:t>
      </w:r>
    </w:p>
    <w:p w14:paraId="14BF36CA" w14:textId="77777777" w:rsidR="00B10D4A" w:rsidRPr="001A2EB4" w:rsidRDefault="00B10D4A" w:rsidP="00B10D4A">
      <w:pPr>
        <w:pStyle w:val="Captions"/>
      </w:pPr>
    </w:p>
    <w:p w14:paraId="4B19C9F2" w14:textId="77777777" w:rsidR="00D26518" w:rsidRPr="001A2EB4" w:rsidRDefault="00D26518" w:rsidP="00D1626D">
      <w:pPr>
        <w:pStyle w:val="BodyText"/>
        <w:rPr>
          <w:ins w:id="93" w:author="Claude" w:date="2026-10-09T01:35:00Z"/>
        </w:rPr>
      </w:pPr>
      <w:ins w:id="94" w:author="Claude" w:date="2026-10-09T01:35:00Z">
        <w:r w:rsidRPr="001A2EB4">
          <w:t>[The Zn²⁺ and pH comparison will be regenerated after the OH⁻ balance is validated, or the pH comparison will be removed.]</w:t>
        </w:r>
      </w:ins>
    </w:p>
    <w:p w14:paraId="4B569DE1" w14:textId="35CC46ED" w:rsidR="000631D6" w:rsidRPr="001A2EB4" w:rsidRDefault="000631D6" w:rsidP="000631D6">
      <w:pPr>
        <w:pStyle w:val="BodyText"/>
        <w:rPr>
          <w:rFonts w:cs="Times New Roman"/>
        </w:rPr>
      </w:pPr>
      <w:r w:rsidRPr="001A2EB4">
        <w:rPr>
          <w:rFonts w:cs="Times New Roman"/>
        </w:rPr>
        <w:t xml:space="preserve">In addition to mass-loss validation, the model was evaluated against literature measurements of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concentration and pH evolution reported by Liu et al. </w:t>
      </w:r>
      <w:r w:rsidRPr="001A2EB4">
        <w:rPr>
          <w:rFonts w:cs="Times New Roman"/>
        </w:rPr>
        <w:fldChar w:fldCharType="begin"/>
      </w:r>
      <w:r w:rsidR="001F250F">
        <w:rPr>
          <w:rFonts w:cs="Times New Roman"/>
        </w:rPr>
        <w:instrText xml:space="preserve"> ADDIN ZOTERO_ITEM CSL_CITATION {"citationID":"TNsDeudZ","properties":{"unsorted":false,"formattedCitation":"\\super [38]\\nosupersub{}","plainCitation":"[38]","noteIndex":0},"citationItems":[{"id":3943,"uris":["http://zotero.org/users/16939557/items/QAXDRACS"],"itemData":{"id":3943,"type":"article-journal","citation-key":"liuInitialFormationCorrosion2018","container-title":"Journal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Pr="001A2EB4">
        <w:rPr>
          <w:rFonts w:cs="Times New Roman"/>
        </w:rPr>
        <w:fldChar w:fldCharType="separate"/>
      </w:r>
      <w:r w:rsidR="001F250F" w:rsidRPr="001F250F">
        <w:rPr>
          <w:rFonts w:cs="Times New Roman"/>
          <w:vertAlign w:val="superscript"/>
        </w:rPr>
        <w:t>[38]</w:t>
      </w:r>
      <w:r w:rsidRPr="001A2EB4">
        <w:rPr>
          <w:rFonts w:cs="Times New Roman"/>
        </w:rPr>
        <w:fldChar w:fldCharType="end"/>
      </w:r>
      <w:r w:rsidR="002A379F" w:rsidRPr="001A2EB4">
        <w:rPr>
          <w:rFonts w:cs="Times New Roman"/>
        </w:rPr>
        <w:t xml:space="preserve"> (</w:t>
      </w:r>
      <w:r w:rsidR="002A379F" w:rsidRPr="00B565AC">
        <w:rPr>
          <w:rFonts w:cs="Times New Roman"/>
          <w:b/>
          <w:bCs/>
        </w:rPr>
        <w:t>Table S8</w:t>
      </w:r>
      <w:r w:rsidR="002A379F" w:rsidRPr="001A2EB4">
        <w:rPr>
          <w:rFonts w:cs="Times New Roman"/>
        </w:rPr>
        <w:t>)</w:t>
      </w:r>
      <w:r w:rsidRPr="001A2EB4">
        <w:rPr>
          <w:rFonts w:cs="Times New Roman"/>
        </w:rPr>
        <w:t xml:space="preserve">. As shown in </w:t>
      </w:r>
      <w:r w:rsidR="00932AB0" w:rsidRPr="001A2EB4">
        <w:rPr>
          <w:rFonts w:cs="Times New Roman"/>
          <w:b/>
          <w:bCs/>
        </w:rPr>
        <w:fldChar w:fldCharType="begin"/>
      </w:r>
      <w:r w:rsidR="00932AB0" w:rsidRPr="001A2EB4">
        <w:rPr>
          <w:rFonts w:cs="Times New Roman"/>
          <w:b/>
          <w:bCs/>
        </w:rPr>
        <w:instrText xml:space="preserve"> REF _Ref239754424 \h  \* MERGEFORMAT </w:instrText>
      </w:r>
      <w:r w:rsidR="00932AB0" w:rsidRPr="001A2EB4">
        <w:rPr>
          <w:rFonts w:cs="Times New Roman"/>
          <w:b/>
          <w:bCs/>
        </w:rPr>
      </w:r>
      <w:r w:rsidR="00932AB0" w:rsidRPr="001A2EB4">
        <w:rPr>
          <w:rFonts w:cs="Times New Roman"/>
          <w:b/>
          <w:bCs/>
        </w:rPr>
        <w:fldChar w:fldCharType="separate"/>
      </w:r>
      <w:r w:rsidR="002F52CE" w:rsidRPr="001A2EB4">
        <w:rPr>
          <w:b/>
          <w:bCs/>
        </w:rPr>
        <w:t xml:space="preserve">Figure </w:t>
      </w:r>
      <w:r w:rsidR="002F52CE">
        <w:rPr>
          <w:b/>
          <w:bCs/>
        </w:rPr>
        <w:t>5</w:t>
      </w:r>
      <w:r w:rsidR="00932AB0" w:rsidRPr="001A2EB4">
        <w:rPr>
          <w:rFonts w:cs="Times New Roman"/>
          <w:b/>
          <w:bCs/>
        </w:rPr>
        <w:fldChar w:fldCharType="end"/>
      </w:r>
      <w:r w:rsidR="00932AB0" w:rsidRPr="001A2EB4">
        <w:rPr>
          <w:rFonts w:cs="Times New Roman"/>
          <w:b/>
          <w:bCs/>
        </w:rPr>
        <w:t>e,f</w:t>
      </w:r>
      <w:r w:rsidRPr="001A2EB4">
        <w:rPr>
          <w:rFonts w:cs="Times New Roman"/>
        </w:rPr>
        <w:t xml:space="preserve">, the model reproduced the overall evolution of both quantities, </w:t>
      </w:r>
      <w:r w:rsidRPr="001A2EB4">
        <w:rPr>
          <w:rFonts w:cs="Times New Roman"/>
        </w:rPr>
        <w:t>capturing the rapid initial increase followed by a gradual plateau</w:t>
      </w:r>
      <w:ins w:id="95" w:author="Claude" w:date="2026-10-08T20:38:00Z">
        <w:r w:rsidRPr="001A2EB4">
          <w:rPr>
            <w:rFonts w:cs="Times New Roman"/>
          </w:rPr>
          <w:t>,</w:t>
        </w:r>
      </w:ins>
      <w:r w:rsidRPr="001A2EB4">
        <w:rPr>
          <w:rFonts w:cs="Times New Roman"/>
        </w:rPr>
        <w:t xml:space="preserve"> with errors at 336 h of 44% for Zn²⁺ and 2.8% for </w:t>
      </w:r>
      <w:proofErr w:type="spellStart"/>
      <w:r w:rsidRPr="001A2EB4">
        <w:rPr>
          <w:rFonts w:cs="Times New Roman"/>
        </w:rPr>
        <w:t>pH</w:t>
      </w:r>
      <w:del w:id="96" w:author="Claude" w:date="2026-10-08T20:38:00Z">
        <w:r>
          <w:rPr>
            <w:rFonts w:cs="Times New Roman"/>
          </w:rPr>
          <w:delText>)</w:delText>
        </w:r>
      </w:del>
      <w:r w:rsidRPr="001A2EB4">
        <w:rPr>
          <w:rFonts w:cs="Times New Roman"/>
        </w:rPr>
        <w:t>.</w:t>
      </w:r>
      <w:proofErr w:type="spellEnd"/>
      <w:r w:rsidRPr="001A2EB4">
        <w:rPr>
          <w:rFonts w:cs="Times New Roman"/>
        </w:rPr>
        <w:t xml:space="preserve"> </w:t>
      </w:r>
      <w:r w:rsidR="00DE298F" w:rsidRPr="001A2EB4">
        <w:rPr>
          <w:rFonts w:cs="Times New Roman"/>
        </w:rPr>
        <w:t xml:space="preserve">Because Zn²⁺ concentration and pH were excluded from the calibration objective, their comparison provides an out-of-objective evaluation of the coupled reaction terms. </w:t>
      </w:r>
      <w:r w:rsidRPr="001A2EB4">
        <w:rPr>
          <w:rFonts w:cs="Times New Roman"/>
        </w:rPr>
        <w:t>The overprediction</w:t>
      </w:r>
      <w:r w:rsidR="009F6828">
        <w:rPr>
          <w:rFonts w:cs="Times New Roman"/>
        </w:rPr>
        <w:t>s</w:t>
      </w:r>
      <w:r w:rsidRPr="001A2EB4">
        <w:rPr>
          <w:rFonts w:cs="Times New Roman"/>
        </w:rPr>
        <w:t xml:space="preserve"> </w:t>
      </w:r>
      <w:r w:rsidR="001169C3" w:rsidRPr="001A2EB4">
        <w:rPr>
          <w:rFonts w:cs="Times New Roman"/>
        </w:rPr>
        <w:t xml:space="preserve">likely </w:t>
      </w:r>
      <w:r w:rsidR="009F6828">
        <w:rPr>
          <w:rFonts w:cs="Times New Roman"/>
        </w:rPr>
        <w:t>reflect</w:t>
      </w:r>
      <w:r w:rsidR="001169C3" w:rsidRPr="001A2EB4">
        <w:rPr>
          <w:rFonts w:cs="Times New Roman"/>
        </w:rPr>
        <w:t xml:space="preserve"> the model's simplified treatment of solution chemistry</w:t>
      </w:r>
      <w:r w:rsidRPr="001A2EB4">
        <w:rPr>
          <w:rFonts w:cs="Times New Roman"/>
        </w:rPr>
        <w:t xml:space="preserve">. Specifically, the use of Tris-HCl as a buffer in the </w:t>
      </w:r>
      <w:r w:rsidR="002E7433" w:rsidRPr="001A2EB4">
        <w:rPr>
          <w:rFonts w:cs="Times New Roman"/>
        </w:rPr>
        <w:t>literature</w:t>
      </w:r>
      <w:r w:rsidRPr="001A2EB4">
        <w:rPr>
          <w:rFonts w:cs="Times New Roman"/>
        </w:rPr>
        <w:t xml:space="preserve"> study limits the increase in pH, while ongoing complex precipitation in the r-SBF medium reduces the concentration of dissolved Zn²⁺, thereby constraining the late-stage accumulation of both parameters.</w:t>
      </w:r>
    </w:p>
    <w:p w14:paraId="70B7361C" w14:textId="77777777" w:rsidR="000631D6" w:rsidRPr="001A2EB4" w:rsidRDefault="000631D6" w:rsidP="000631D6">
      <w:pPr>
        <w:pStyle w:val="Captions"/>
      </w:pPr>
    </w:p>
    <w:p w14:paraId="05E84DE5" w14:textId="77777777" w:rsidR="000631D6" w:rsidRPr="001A2EB4" w:rsidRDefault="000631D6" w:rsidP="000631D6">
      <w:pPr>
        <w:pStyle w:val="Heading2"/>
      </w:pPr>
      <w:r w:rsidRPr="001A2EB4">
        <w:t>Case Study Results</w:t>
      </w:r>
    </w:p>
    <w:p w14:paraId="78F64D88" w14:textId="77777777" w:rsidR="00D26518" w:rsidRPr="001A2EB4" w:rsidRDefault="00D26518" w:rsidP="00D1626D">
      <w:pPr>
        <w:pStyle w:val="BodyText"/>
        <w:rPr>
          <w:ins w:id="97" w:author="Claude" w:date="2026-10-09T01:35:00Z"/>
        </w:rPr>
      </w:pPr>
      <w:ins w:id="98" w:author="Claude" w:date="2026-10-09T01:35:00Z">
        <w:r w:rsidRPr="001A2EB4">
          <w:t>[The stent case (Figures 6 and 7) is to be rerun with the revised model.]</w:t>
        </w:r>
      </w:ins>
    </w:p>
    <w:p w14:paraId="29F253C1" w14:textId="5BF16D2D" w:rsidR="00CF36DC" w:rsidRPr="001A2EB4" w:rsidRDefault="004F4CE3" w:rsidP="00F33467">
      <w:pPr>
        <w:pStyle w:val="BodyText"/>
      </w:pPr>
      <w:r w:rsidRPr="001A2EB4">
        <w:t>To evaluate the ability of the calibrated framework to transfer across geometries, the disc-derived parameter set was applied to a six-crown Zn stent without geometry-specific recalibration.</w:t>
      </w:r>
      <w:r w:rsidR="000631D6" w:rsidRPr="001A2EB4">
        <w:t xml:space="preserve"> </w:t>
      </w:r>
      <w:r w:rsidR="004443EA" w:rsidRPr="001A2EB4">
        <w:t xml:space="preserve">The simulation used the same material parameters and environmental conditions as the disc. </w:t>
      </w:r>
      <w:r w:rsidR="000631D6" w:rsidRPr="001A2EB4">
        <w:t xml:space="preserve">As shown in </w:t>
      </w:r>
      <w:r w:rsidR="000631D6" w:rsidRPr="001A2EB4">
        <w:rPr>
          <w:b/>
          <w:bCs/>
        </w:rPr>
        <w:fldChar w:fldCharType="begin"/>
      </w:r>
      <w:r w:rsidR="000631D6" w:rsidRPr="001A2EB4">
        <w:rPr>
          <w:b/>
          <w:bCs/>
        </w:rPr>
        <w:instrText xml:space="preserve"> REF _Ref239754601 \h  \* MERGEFORMAT </w:instrText>
      </w:r>
      <w:r w:rsidR="000631D6" w:rsidRPr="001A2EB4">
        <w:rPr>
          <w:b/>
          <w:bCs/>
        </w:rPr>
      </w:r>
      <w:r w:rsidR="000631D6" w:rsidRPr="001A2EB4">
        <w:rPr>
          <w:b/>
          <w:bCs/>
        </w:rPr>
        <w:fldChar w:fldCharType="separate"/>
      </w:r>
      <w:r w:rsidR="002F52CE" w:rsidRPr="001A2EB4">
        <w:rPr>
          <w:b/>
          <w:bCs/>
        </w:rPr>
        <w:t xml:space="preserve">Figure </w:t>
      </w:r>
      <w:r w:rsidR="002F52CE">
        <w:rPr>
          <w:b/>
          <w:bCs/>
        </w:rPr>
        <w:t>6</w:t>
      </w:r>
      <w:r w:rsidR="000631D6" w:rsidRPr="001A2EB4">
        <w:rPr>
          <w:b/>
          <w:bCs/>
        </w:rPr>
        <w:fldChar w:fldCharType="end"/>
      </w:r>
      <w:r w:rsidR="000631D6" w:rsidRPr="001A2EB4">
        <w:rPr>
          <w:b/>
          <w:bCs/>
        </w:rPr>
        <w:t>a</w:t>
      </w:r>
      <w:r w:rsidR="000631D6" w:rsidRPr="001A2EB4">
        <w:t xml:space="preserve">, the predicted cumulative mass loss reached approximately 6% after </w:t>
      </w:r>
      <w:r w:rsidR="00E84226">
        <w:t>672</w:t>
      </w:r>
      <w:r w:rsidR="000631D6" w:rsidRPr="001A2EB4">
        <w:t xml:space="preserve"> h, consistent with the reported one-month degradation range of 6–7% for Zn stents </w:t>
      </w:r>
      <w:r w:rsidR="000631D6" w:rsidRPr="001A2EB4">
        <w:rPr>
          <w:i/>
        </w:rPr>
        <w:t>in vivo</w:t>
      </w:r>
      <w:r w:rsidR="000631D6" w:rsidRPr="001A2EB4">
        <w:t> </w:t>
      </w:r>
      <w:r w:rsidR="000631D6" w:rsidRPr="001A2EB4">
        <w:fldChar w:fldCharType="begin"/>
      </w:r>
      <w:r w:rsidR="00CE255A">
        <w:instrText xml:space="preserve"> ADDIN ZOTERO_ITEM CSL_CITATION {"citationID":"QOinm1MF","properties":{"unsorted":false,"formattedCitation":"\\super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000631D6" w:rsidRPr="001A2EB4">
        <w:fldChar w:fldCharType="separate"/>
      </w:r>
      <w:r w:rsidR="00F60B2A" w:rsidRPr="00F60B2A">
        <w:rPr>
          <w:rFonts w:cs="Times New Roman"/>
          <w:vertAlign w:val="superscript"/>
        </w:rPr>
        <w:t>[10]</w:t>
      </w:r>
      <w:r w:rsidR="000631D6" w:rsidRPr="001A2EB4">
        <w:fldChar w:fldCharType="end"/>
      </w:r>
      <w:r w:rsidR="000631D6" w:rsidRPr="001A2EB4">
        <w:t xml:space="preserve">. </w:t>
      </w:r>
      <w:r w:rsidR="002E4DB8" w:rsidRPr="001A2EB4">
        <w:t xml:space="preserve">This agreement supports the physiological plausibility of the predicted magnitude but should not be interpreted as formal </w:t>
      </w:r>
      <w:r w:rsidR="002E4DB8" w:rsidRPr="001A2EB4">
        <w:rPr>
          <w:i/>
        </w:rPr>
        <w:t>in vivo</w:t>
      </w:r>
      <w:r w:rsidR="002E4DB8" w:rsidRPr="001A2EB4">
        <w:t xml:space="preserve"> validation because the model does not resolve proteins, cells, tissue transport, blood flow, biological buffering, or the full </w:t>
      </w:r>
      <w:r w:rsidR="002E4DB8" w:rsidRPr="001A2EB4">
        <w:rPr>
          <w:i/>
        </w:rPr>
        <w:t>in vivo</w:t>
      </w:r>
      <w:r w:rsidR="002E4DB8" w:rsidRPr="001A2EB4">
        <w:t xml:space="preserve"> corrosion-product chemistry. </w:t>
      </w:r>
      <w:r w:rsidR="00B565AC" w:rsidRPr="00B565AC">
        <w:t>The higher mass loss is consistent with the observed relationship between surface area-to-volume ratio (SA:V) and degradation, where cumulative mass loss increased approximately linearly with SA:V</w:t>
      </w:r>
      <w:r w:rsidR="00CF36DC" w:rsidRPr="001A2EB4">
        <w:t xml:space="preserve"> (</w:t>
      </w:r>
      <w:r w:rsidR="00CF36DC" w:rsidRPr="00B565AC">
        <w:rPr>
          <w:b/>
          <w:bCs/>
        </w:rPr>
        <w:t>Figure S8</w:t>
      </w:r>
      <w:r w:rsidR="00CF36DC" w:rsidRPr="001A2EB4">
        <w:t>)</w:t>
      </w:r>
      <w:r w:rsidR="00B565AC">
        <w:t>.</w:t>
      </w:r>
      <w:r w:rsidR="00CF36DC" w:rsidRPr="001A2EB4">
        <w:t xml:space="preserve"> </w:t>
      </w:r>
      <w:r w:rsidR="00B565AC" w:rsidRPr="00B565AC">
        <w:t>However, the stent exhibited less pronounced temporal deceleration in mass loss than the disc, indicating that geometric influences on degradation extend beyond SA:V alone.</w:t>
      </w:r>
    </w:p>
    <w:p w14:paraId="61203A60" w14:textId="736366CC" w:rsidR="00C26F48" w:rsidRPr="001A2EB4" w:rsidRDefault="008C0FEB" w:rsidP="008C0FEB">
      <w:pPr>
        <w:pStyle w:val="BodyText"/>
      </w:pPr>
      <w:r w:rsidRPr="001A2EB4">
        <w:t>This is also evident in the predicted corrosion-rate profiles. The stent corrosion rate initially increased to approximately</w:t>
      </w:r>
      <w:r w:rsidR="00C27D43" w:rsidRPr="001A2EB4">
        <w:t xml:space="preserve"> 0.15 mm yr⁻¹ before progressively declining to approximately 0.06 mm yr⁻¹ at </w:t>
      </w:r>
      <w:r w:rsidR="00E84226">
        <w:t>672</w:t>
      </w:r>
      <w:r w:rsidR="00C27D43" w:rsidRPr="001A2EB4">
        <w:t xml:space="preserve"> h (</w:t>
      </w:r>
      <w:r w:rsidR="00C27D43" w:rsidRPr="001A2EB4">
        <w:rPr>
          <w:b/>
          <w:bCs/>
        </w:rPr>
        <w:fldChar w:fldCharType="begin"/>
      </w:r>
      <w:r w:rsidR="00C27D43" w:rsidRPr="001A2EB4">
        <w:rPr>
          <w:b/>
          <w:bCs/>
        </w:rPr>
        <w:instrText xml:space="preserve"> REF _Ref239754601 \h  \* MERGEFORMAT </w:instrText>
      </w:r>
      <w:r w:rsidR="00C27D43" w:rsidRPr="001A2EB4">
        <w:rPr>
          <w:b/>
          <w:bCs/>
        </w:rPr>
      </w:r>
      <w:r w:rsidR="00C27D43" w:rsidRPr="001A2EB4">
        <w:rPr>
          <w:b/>
          <w:bCs/>
        </w:rPr>
        <w:fldChar w:fldCharType="separate"/>
      </w:r>
      <w:r w:rsidR="002F52CE" w:rsidRPr="001A2EB4">
        <w:rPr>
          <w:b/>
          <w:bCs/>
        </w:rPr>
        <w:t xml:space="preserve">Figure </w:t>
      </w:r>
      <w:r w:rsidR="002F52CE">
        <w:rPr>
          <w:b/>
          <w:bCs/>
        </w:rPr>
        <w:t>6</w:t>
      </w:r>
      <w:r w:rsidR="00C27D43" w:rsidRPr="001A2EB4">
        <w:rPr>
          <w:b/>
          <w:bCs/>
        </w:rPr>
        <w:fldChar w:fldCharType="end"/>
      </w:r>
      <w:r w:rsidR="00C27D43" w:rsidRPr="001A2EB4">
        <w:rPr>
          <w:b/>
          <w:bCs/>
        </w:rPr>
        <w:t>b</w:t>
      </w:r>
      <w:r w:rsidR="00C27D43" w:rsidRPr="001A2EB4">
        <w:t>)</w:t>
      </w:r>
      <w:r w:rsidRPr="001A2EB4">
        <w:t>, remaining higher than that of the disc. Because the corrosion rate was normalized by exposed surface area, this difference cannot be attributed to the stent’s greater surface exposure alone, indicating that geometry-dependent mass transport also enhanced its degradation.</w:t>
      </w:r>
      <w:r w:rsidR="00C26F48" w:rsidRPr="001A2EB4">
        <w:t xml:space="preserve"> </w:t>
      </w:r>
      <w:r w:rsidR="00D05CA9" w:rsidRPr="00D05CA9">
        <w:t xml:space="preserve">Consistent with this interpretation, oxygen transport became rate-limiting after approximately 100 h in the stent, compared with approximately 40 h in the disc, </w:t>
      </w:r>
      <w:r w:rsidR="00D05CA9">
        <w:t xml:space="preserve">showing that the open architecture sustained reaction-controlled degradation longer </w:t>
      </w:r>
      <w:r w:rsidR="00D05CA9" w:rsidRPr="00D05CA9">
        <w:t xml:space="preserve">before transitioning to oxygen-transport-limited behavior. This delayed onset of transport limitation </w:t>
      </w:r>
      <w:r w:rsidR="00D05CA9" w:rsidRPr="00D05CA9">
        <w:t>maintained greater oxygen availability at the degrading surface, supporting higher corrosion rates and contributing to the increased cumulative mass loss observed in the stent.</w:t>
      </w:r>
    </w:p>
    <w:p w14:paraId="5ADA3718" w14:textId="2C6C5AA1" w:rsidR="000631D6" w:rsidRPr="001A2EB4" w:rsidRDefault="000631D6" w:rsidP="000631D6">
      <w:pPr>
        <w:pStyle w:val="BodyText"/>
      </w:pPr>
    </w:p>
    <w:p w14:paraId="3595E1D2" w14:textId="77777777" w:rsidR="006D2067" w:rsidRPr="001A2EB4" w:rsidRDefault="006D2067" w:rsidP="000631D6">
      <w:pPr>
        <w:pStyle w:val="BodyText"/>
      </w:pPr>
    </w:p>
    <w:p w14:paraId="00807967" w14:textId="3E6E75B0" w:rsidR="000631D6" w:rsidRPr="001A2EB4" w:rsidRDefault="00FE72EC" w:rsidP="000631D6">
      <w:pPr>
        <w:pStyle w:val="BodyText"/>
        <w:keepNext/>
        <w:ind w:firstLine="0"/>
        <w:jc w:val="center"/>
      </w:pPr>
      <w:r w:rsidRPr="001A2EB4">
        <w:rPr>
          <w:noProof/>
        </w:rPr>
        <w:drawing>
          <wp:inline distT="0" distB="0" distL="0" distR="0" wp14:anchorId="2EA5A68C" wp14:editId="605B727F">
            <wp:extent cx="5760720" cy="20878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087880"/>
                    </a:xfrm>
                    <a:prstGeom prst="rect">
                      <a:avLst/>
                    </a:prstGeom>
                  </pic:spPr>
                </pic:pic>
              </a:graphicData>
            </a:graphic>
          </wp:inline>
        </w:drawing>
      </w:r>
    </w:p>
    <w:p w14:paraId="4DB2C2A7" w14:textId="7CBD23EE" w:rsidR="00FE72EC" w:rsidRPr="001A2EB4" w:rsidRDefault="000631D6" w:rsidP="00FE72EC">
      <w:pPr>
        <w:pStyle w:val="Captions"/>
      </w:pPr>
      <w:bookmarkStart w:id="99" w:name="_Ref239754601"/>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2F52CE">
        <w:rPr>
          <w:b/>
          <w:bCs/>
          <w:noProof/>
        </w:rPr>
        <w:t>6</w:t>
      </w:r>
      <w:r w:rsidRPr="001A2EB4">
        <w:rPr>
          <w:b/>
          <w:bCs/>
        </w:rPr>
        <w:fldChar w:fldCharType="end"/>
      </w:r>
      <w:bookmarkEnd w:id="99"/>
      <w:r w:rsidRPr="001A2EB4">
        <w:rPr>
          <w:b/>
          <w:bCs/>
        </w:rPr>
        <w:t>.</w:t>
      </w:r>
      <w:r w:rsidRPr="001A2EB4">
        <w:t xml:space="preserve"> </w:t>
      </w:r>
      <w:r w:rsidR="00FE72EC" w:rsidRPr="001A2EB4">
        <w:t>Comparison of the predicted degradation behavior of a six-crown Zn endovascular stent and disc. (a) Cumulative mass loss</w:t>
      </w:r>
      <w:r w:rsidR="00B07F75" w:rsidRPr="001A2EB4">
        <w:t>,</w:t>
      </w:r>
      <w:r w:rsidR="00FE72EC" w:rsidRPr="001A2EB4">
        <w:t xml:space="preserve"> (b) </w:t>
      </w:r>
      <w:r w:rsidR="00B07F75" w:rsidRPr="001A2EB4">
        <w:t>c</w:t>
      </w:r>
      <w:r w:rsidR="00FE72EC" w:rsidRPr="001A2EB4">
        <w:t>orrosion rate evolution, highlighting the transition from reaction-controlled to diffusion-controlled degradation. The stent exhibited a delayed transition to diffusion control compared with the disc, resulting in sustained higher corrosion rates and greater overall mass loss</w:t>
      </w:r>
      <w:r w:rsidR="004649E0" w:rsidRPr="001A2EB4">
        <w:t>.</w:t>
      </w:r>
    </w:p>
    <w:p w14:paraId="56D612F5" w14:textId="77777777" w:rsidR="008C3842" w:rsidRPr="001A2EB4" w:rsidRDefault="008C3842" w:rsidP="004E40FB">
      <w:pPr>
        <w:pStyle w:val="BodyText"/>
      </w:pPr>
    </w:p>
    <w:p w14:paraId="4909EE3F" w14:textId="4297CA8E" w:rsidR="004E40FB" w:rsidRPr="001A2EB4" w:rsidRDefault="008C3842" w:rsidP="008C3842">
      <w:pPr>
        <w:pStyle w:val="BodyText"/>
      </w:pPr>
      <w:r w:rsidRPr="001A2EB4">
        <w:t>The influence of geometry-dependent transport is further revealed by the spatial evolution of degradation shown in</w:t>
      </w:r>
      <w:r w:rsidR="00C444D1" w:rsidRPr="001A2EB4">
        <w:t xml:space="preserve"> </w:t>
      </w:r>
      <w:r w:rsidR="001169C3" w:rsidRPr="001A2EB4">
        <w:rPr>
          <w:b/>
          <w:bCs/>
        </w:rPr>
        <w:fldChar w:fldCharType="begin"/>
      </w:r>
      <w:r w:rsidR="001169C3" w:rsidRPr="001A2EB4">
        <w:rPr>
          <w:b/>
          <w:bCs/>
        </w:rPr>
        <w:instrText xml:space="preserve"> REF _Ref239754694 \h  \* MERGEFORMAT </w:instrText>
      </w:r>
      <w:r w:rsidR="001169C3" w:rsidRPr="001A2EB4">
        <w:rPr>
          <w:b/>
          <w:bCs/>
        </w:rPr>
      </w:r>
      <w:r w:rsidR="001169C3" w:rsidRPr="001A2EB4">
        <w:rPr>
          <w:b/>
          <w:bCs/>
        </w:rPr>
        <w:fldChar w:fldCharType="separate"/>
      </w:r>
      <w:r w:rsidR="002F52CE" w:rsidRPr="001A2EB4">
        <w:rPr>
          <w:b/>
          <w:bCs/>
        </w:rPr>
        <w:t xml:space="preserve">Figure </w:t>
      </w:r>
      <w:r w:rsidR="002F52CE">
        <w:rPr>
          <w:b/>
          <w:bCs/>
        </w:rPr>
        <w:t>7</w:t>
      </w:r>
      <w:r w:rsidR="001169C3" w:rsidRPr="001A2EB4">
        <w:rPr>
          <w:b/>
          <w:bCs/>
        </w:rPr>
        <w:fldChar w:fldCharType="end"/>
      </w:r>
      <w:r w:rsidR="00C444D1" w:rsidRPr="001A2EB4">
        <w:t xml:space="preserve">. </w:t>
      </w:r>
      <w:r w:rsidRPr="001A2EB4">
        <w:t>Localized recession became increasingly pronounced within the crown regions, although the overall stent topology remained preserved throughout the simulation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2F52CE" w:rsidRPr="001A2EB4">
        <w:rPr>
          <w:b/>
          <w:bCs/>
        </w:rPr>
        <w:t xml:space="preserve">Figure </w:t>
      </w:r>
      <w:r w:rsidR="002F52CE">
        <w:rPr>
          <w:b/>
          <w:bCs/>
        </w:rPr>
        <w:t>7</w:t>
      </w:r>
      <w:r w:rsidR="000631D6" w:rsidRPr="001A2EB4">
        <w:rPr>
          <w:b/>
          <w:bCs/>
        </w:rPr>
        <w:fldChar w:fldCharType="end"/>
      </w:r>
      <w:r w:rsidR="000631D6" w:rsidRPr="001A2EB4">
        <w:rPr>
          <w:b/>
          <w:bCs/>
        </w:rPr>
        <w:t>a</w:t>
      </w:r>
      <w:r w:rsidR="000631D6" w:rsidRPr="001A2EB4">
        <w:t xml:space="preserve">). </w:t>
      </w:r>
      <w:r w:rsidRPr="001A2EB4">
        <w:t>Because no spatial variation in corrosion kinetics was prescribed, this heterogeneous degradation arose from the coupled effects of geometry, oxygen transport, corrosion-product accumulation, and interface recession. Oxygen availability remained higher along the outward-facing crown surfaces, which were exposed to the surrounding electrolyte and supplied from multiple directions, whereas transport to the inner-curvature regions was progressively restricted by geometric confinement and corrosion-product accumulation (</w:t>
      </w:r>
      <w:r w:rsidR="004E40FB" w:rsidRPr="00923D2F">
        <w:rPr>
          <w:b/>
          <w:bCs/>
        </w:rPr>
        <w:fldChar w:fldCharType="begin"/>
      </w:r>
      <w:r w:rsidR="004E40FB" w:rsidRPr="00923D2F">
        <w:rPr>
          <w:b/>
          <w:bCs/>
        </w:rPr>
        <w:instrText xml:space="preserve"> REF _Ref239754694 \h  \* MERGEFORMAT </w:instrText>
      </w:r>
      <w:r w:rsidR="004E40FB" w:rsidRPr="00923D2F">
        <w:rPr>
          <w:b/>
          <w:bCs/>
        </w:rPr>
      </w:r>
      <w:r w:rsidR="004E40FB" w:rsidRPr="00923D2F">
        <w:rPr>
          <w:b/>
          <w:bCs/>
        </w:rPr>
        <w:fldChar w:fldCharType="separate"/>
      </w:r>
      <w:r w:rsidR="002F52CE" w:rsidRPr="001A2EB4">
        <w:rPr>
          <w:b/>
          <w:bCs/>
        </w:rPr>
        <w:t xml:space="preserve">Figure </w:t>
      </w:r>
      <w:r w:rsidR="002F52CE">
        <w:rPr>
          <w:b/>
          <w:bCs/>
        </w:rPr>
        <w:t>7</w:t>
      </w:r>
      <w:r w:rsidR="004E40FB" w:rsidRPr="00923D2F">
        <w:rPr>
          <w:b/>
          <w:bCs/>
        </w:rPr>
        <w:fldChar w:fldCharType="end"/>
      </w:r>
      <w:r w:rsidRPr="00923D2F">
        <w:rPr>
          <w:b/>
          <w:bCs/>
        </w:rPr>
        <w:t>b</w:t>
      </w:r>
      <w:r w:rsidRPr="001A2EB4">
        <w:t>).</w:t>
      </w:r>
      <w:r w:rsidR="004E40FB" w:rsidRPr="001A2EB4">
        <w:t xml:space="preserve"> </w:t>
      </w:r>
      <w:r w:rsidRPr="001A2EB4">
        <w:t>The resulting oxygen gradients around the crown perimeter produced corresponding spatial variations in local corrosion activity.</w:t>
      </w:r>
    </w:p>
    <w:p w14:paraId="140C2ABD" w14:textId="153F382A" w:rsidR="001169C3" w:rsidRPr="001A2EB4" w:rsidRDefault="008C3842" w:rsidP="00621B28">
      <w:pPr>
        <w:pStyle w:val="BodyText"/>
      </w:pPr>
      <w:r w:rsidRPr="001A2EB4">
        <w:t>These variations are further resolved by the cross-sectional profiles shown in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2F52CE" w:rsidRPr="001A2EB4">
        <w:rPr>
          <w:b/>
          <w:bCs/>
        </w:rPr>
        <w:t xml:space="preserve">Figure </w:t>
      </w:r>
      <w:r w:rsidR="002F52CE">
        <w:rPr>
          <w:b/>
          <w:bCs/>
        </w:rPr>
        <w:t>7</w:t>
      </w:r>
      <w:r w:rsidR="000631D6" w:rsidRPr="001A2EB4">
        <w:rPr>
          <w:b/>
          <w:bCs/>
        </w:rPr>
        <w:fldChar w:fldCharType="end"/>
      </w:r>
      <w:r w:rsidR="000631D6" w:rsidRPr="001A2EB4">
        <w:rPr>
          <w:b/>
          <w:bCs/>
        </w:rPr>
        <w:t>c,d</w:t>
      </w:r>
      <w:r w:rsidR="000631D6" w:rsidRPr="001A2EB4">
        <w:t xml:space="preserve">. </w:t>
      </w:r>
      <w:r w:rsidRPr="001A2EB4">
        <w:t>Section 1, located along a relatively straight strut segment, exhibited comparatively uniform recession, with penetration depths ranging from approximately</w:t>
      </w:r>
      <w:r w:rsidR="000631D6" w:rsidRPr="001A2EB4">
        <w:t xml:space="preserve"> 3.69 to 4.82 </w:t>
      </w:r>
      <m:oMath>
        <m:r>
          <w:rPr>
            <w:rFonts w:ascii="Cambria Math" w:hAnsi="Cambria Math"/>
          </w:rPr>
          <m:t>μ</m:t>
        </m:r>
      </m:oMath>
      <w:r w:rsidR="000631D6" w:rsidRPr="001A2EB4">
        <w:t xml:space="preserve">m after </w:t>
      </w:r>
      <w:r w:rsidR="00E84226">
        <w:t>672</w:t>
      </w:r>
      <w:r w:rsidR="000631D6" w:rsidRPr="001A2EB4">
        <w:t> h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2F52CE" w:rsidRPr="001A2EB4">
        <w:rPr>
          <w:b/>
          <w:bCs/>
        </w:rPr>
        <w:t xml:space="preserve">Figure </w:t>
      </w:r>
      <w:r w:rsidR="002F52CE">
        <w:rPr>
          <w:b/>
          <w:bCs/>
        </w:rPr>
        <w:t>7</w:t>
      </w:r>
      <w:r w:rsidR="000631D6" w:rsidRPr="001A2EB4">
        <w:rPr>
          <w:b/>
          <w:bCs/>
        </w:rPr>
        <w:fldChar w:fldCharType="end"/>
      </w:r>
      <w:r w:rsidR="000631D6" w:rsidRPr="001A2EB4">
        <w:rPr>
          <w:b/>
          <w:bCs/>
        </w:rPr>
        <w:t>c</w:t>
      </w:r>
      <w:r w:rsidR="000631D6" w:rsidRPr="001A2EB4">
        <w:t>).</w:t>
      </w:r>
      <w:r w:rsidR="00F33467" w:rsidRPr="001A2EB4">
        <w:t xml:space="preserve"> </w:t>
      </w:r>
      <w:r w:rsidRPr="001A2EB4">
        <w:t xml:space="preserve">This modest variation likely resulted from interactions between adjacent degrading struts, whose overlapping oxygen-depletion fields locally restricted oxygen availability. </w:t>
      </w:r>
      <w:r w:rsidR="000631D6" w:rsidRPr="001A2EB4">
        <w:t xml:space="preserve">In contrast, </w:t>
      </w:r>
      <w:r w:rsidRPr="001A2EB4">
        <w:t xml:space="preserve">Section 2 intersected the crown apex, where the inner and outer curvatures experienced </w:t>
      </w:r>
      <w:r w:rsidRPr="001A2EB4">
        <w:t>markedly different transport conditions. Greater oxygen availability along the outward-facing surface produced deeper penetration of approximately 8.55 </w:t>
      </w:r>
      <m:oMath>
        <m:r>
          <w:rPr>
            <w:rFonts w:ascii="Cambria Math" w:hAnsi="Cambria Math"/>
          </w:rPr>
          <m:t>μ</m:t>
        </m:r>
      </m:oMath>
      <w:r w:rsidRPr="001A2EB4">
        <w:t>m</w:t>
      </w:r>
      <w:r w:rsidR="008755AE" w:rsidRPr="001A2EB4">
        <w:t xml:space="preserve">, </w:t>
      </w:r>
      <w:r w:rsidRPr="001A2EB4">
        <w:t xml:space="preserve">whereas penetration along the transport-restricted inner curvature remained approximately 4.76 </w:t>
      </w:r>
      <m:oMath>
        <m:r>
          <w:rPr>
            <w:rFonts w:ascii="Cambria Math" w:hAnsi="Cambria Math"/>
          </w:rPr>
          <m:t>μ</m:t>
        </m:r>
      </m:oMath>
      <w:r w:rsidRPr="001A2EB4">
        <w:t xml:space="preserve">m after </w:t>
      </w:r>
      <w:r w:rsidR="00E84226">
        <w:t>672</w:t>
      </w:r>
      <w:r w:rsidRPr="001A2EB4">
        <w:t xml:space="preserve"> h (</w:t>
      </w:r>
      <w:r w:rsidRPr="001A2EB4">
        <w:rPr>
          <w:b/>
          <w:bCs/>
        </w:rPr>
        <w:fldChar w:fldCharType="begin"/>
      </w:r>
      <w:r w:rsidRPr="001A2EB4">
        <w:rPr>
          <w:b/>
          <w:bCs/>
        </w:rPr>
        <w:instrText xml:space="preserve"> REF _Ref239754694 \h  \* MERGEFORMAT </w:instrText>
      </w:r>
      <w:r w:rsidRPr="001A2EB4">
        <w:rPr>
          <w:b/>
          <w:bCs/>
        </w:rPr>
      </w:r>
      <w:r w:rsidRPr="001A2EB4">
        <w:rPr>
          <w:b/>
          <w:bCs/>
        </w:rPr>
        <w:fldChar w:fldCharType="separate"/>
      </w:r>
      <w:r w:rsidR="002F52CE" w:rsidRPr="001A2EB4">
        <w:rPr>
          <w:b/>
          <w:bCs/>
        </w:rPr>
        <w:t xml:space="preserve">Figure </w:t>
      </w:r>
      <w:r w:rsidR="002F52CE">
        <w:rPr>
          <w:b/>
          <w:bCs/>
        </w:rPr>
        <w:t>7</w:t>
      </w:r>
      <w:r w:rsidRPr="001A2EB4">
        <w:rPr>
          <w:b/>
          <w:bCs/>
        </w:rPr>
        <w:fldChar w:fldCharType="end"/>
      </w:r>
      <w:r w:rsidRPr="001A2EB4">
        <w:rPr>
          <w:b/>
          <w:bCs/>
        </w:rPr>
        <w:t>d</w:t>
      </w:r>
      <w:r w:rsidRPr="001A2EB4">
        <w:t>). This asymmetric recession shows that the nominal corrosion rate alone cannot predict local material loss because device geometry redistributes oxygen availability and corrosion activity across the implant surface.</w:t>
      </w:r>
    </w:p>
    <w:p w14:paraId="61569FE9" w14:textId="77777777" w:rsidR="001169C3" w:rsidRPr="001A2EB4" w:rsidRDefault="001169C3" w:rsidP="001169C3">
      <w:pPr>
        <w:pStyle w:val="BodyText"/>
      </w:pPr>
    </w:p>
    <w:p w14:paraId="601772A3" w14:textId="41C1A595" w:rsidR="000631D6" w:rsidRPr="001A2EB4" w:rsidRDefault="00020C47" w:rsidP="000631D6">
      <w:pPr>
        <w:pStyle w:val="CaptionedFigure"/>
        <w:ind w:firstLine="0"/>
        <w:jc w:val="center"/>
      </w:pPr>
      <w:bookmarkStart w:id="100" w:name="fig:casestudy2"/>
      <w:r>
        <w:rPr>
          <w:noProof/>
        </w:rPr>
        <w:drawing>
          <wp:inline distT="0" distB="0" distL="0" distR="0" wp14:anchorId="3CFA17C6" wp14:editId="5DDFA994">
            <wp:extent cx="5760720" cy="39414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3941445"/>
                    </a:xfrm>
                    <a:prstGeom prst="rect">
                      <a:avLst/>
                    </a:prstGeom>
                  </pic:spPr>
                </pic:pic>
              </a:graphicData>
            </a:graphic>
          </wp:inline>
        </w:drawing>
      </w:r>
    </w:p>
    <w:p w14:paraId="7E95BC71" w14:textId="7C3191CC" w:rsidR="000631D6" w:rsidRPr="001A2EB4" w:rsidRDefault="000631D6" w:rsidP="000631D6">
      <w:pPr>
        <w:pStyle w:val="Captions"/>
      </w:pPr>
      <w:bookmarkStart w:id="101" w:name="_Ref23975469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2F52CE">
        <w:rPr>
          <w:b/>
          <w:bCs/>
          <w:noProof/>
        </w:rPr>
        <w:t>7</w:t>
      </w:r>
      <w:r w:rsidRPr="001A2EB4">
        <w:rPr>
          <w:b/>
          <w:bCs/>
        </w:rPr>
        <w:fldChar w:fldCharType="end"/>
      </w:r>
      <w:bookmarkEnd w:id="101"/>
      <w:r w:rsidRPr="001A2EB4">
        <w:rPr>
          <w:b/>
          <w:bCs/>
        </w:rPr>
        <w:t>.</w:t>
      </w:r>
      <w:r w:rsidRPr="001A2EB4">
        <w:t xml:space="preserve"> Spatially resolved degradation of a six-crown Zn endovascular stent over </w:t>
      </w:r>
      <w:r w:rsidR="00020C47">
        <w:t>672</w:t>
      </w:r>
      <w:r w:rsidRPr="001A2EB4">
        <w:t xml:space="preserve"> h. (a) </w:t>
      </w:r>
      <w:r w:rsidR="00923D2F">
        <w:t>S</w:t>
      </w:r>
      <w:r w:rsidRPr="001A2EB4">
        <w:t>tent geometry with two representative cross-sections and enlarged views of strut recession at 0, 3</w:t>
      </w:r>
      <w:r w:rsidR="00020C47">
        <w:t>36</w:t>
      </w:r>
      <w:r w:rsidRPr="001A2EB4">
        <w:t xml:space="preserve">, and </w:t>
      </w:r>
      <w:r w:rsidR="00020C47">
        <w:t>672</w:t>
      </w:r>
      <w:r w:rsidRPr="001A2EB4">
        <w:t> h, (b) schematic illustration of oxygen transport to the inner and outer-curvature surfaces of the stent crown, (</w:t>
      </w:r>
      <w:proofErr w:type="spellStart"/>
      <w:r w:rsidRPr="001A2EB4">
        <w:t>c,d</w:t>
      </w:r>
      <w:proofErr w:type="spellEnd"/>
      <w:r w:rsidRPr="001A2EB4">
        <w:t>) evolution of the metal cross-sectional profiles at Sections 1 and 2, respectively.</w:t>
      </w:r>
    </w:p>
    <w:p w14:paraId="0A96B53E" w14:textId="52B3D15B" w:rsidR="00932AB0" w:rsidRPr="001A2EB4" w:rsidRDefault="00932AB0" w:rsidP="000631D6">
      <w:pPr>
        <w:pStyle w:val="Captions"/>
      </w:pPr>
    </w:p>
    <w:p w14:paraId="1807A887" w14:textId="7B1A7866" w:rsidR="00DB0E6E" w:rsidRPr="001A2EB4" w:rsidRDefault="00DB0E6E" w:rsidP="00BC50F3">
      <w:pPr>
        <w:pStyle w:val="BodyText"/>
      </w:pPr>
      <w:r w:rsidRPr="00DB0E6E">
        <w:t>Following the stent-scale analysis, the role of individual geometric features was further isolated using simplified wire configurations (</w:t>
      </w:r>
      <w:r w:rsidRPr="00923D2F">
        <w:rPr>
          <w:b/>
          <w:bCs/>
        </w:rPr>
        <w:t>Section S7</w:t>
      </w:r>
      <w:r w:rsidRPr="00DB0E6E">
        <w:t xml:space="preserve">). </w:t>
      </w:r>
      <w:r w:rsidR="00923D2F" w:rsidRPr="00923D2F">
        <w:t xml:space="preserve">Increasing curvature </w:t>
      </w:r>
      <w:r w:rsidR="00923D2F">
        <w:t>progressively increased mass loss, with the 150° arc showing</w:t>
      </w:r>
      <w:r w:rsidR="00923D2F" w:rsidRPr="00923D2F">
        <w:t xml:space="preserve"> the highest degradation</w:t>
      </w:r>
      <w:r w:rsidRPr="001A2EB4">
        <w:t xml:space="preserve"> (</w:t>
      </w:r>
      <w:r w:rsidRPr="001A2EB4">
        <w:fldChar w:fldCharType="begin"/>
      </w:r>
      <w:r w:rsidRPr="001A2EB4">
        <w:instrText xml:space="preserve"> REF _Ref241074684 \h </w:instrText>
      </w:r>
      <w:r w:rsidRPr="001A2EB4">
        <w:fldChar w:fldCharType="separate"/>
      </w:r>
      <w:r w:rsidR="002F52CE" w:rsidRPr="001A2EB4">
        <w:rPr>
          <w:b/>
          <w:bCs/>
        </w:rPr>
        <w:t xml:space="preserve">Figure </w:t>
      </w:r>
      <w:r w:rsidR="002F52CE">
        <w:rPr>
          <w:b/>
          <w:bCs/>
          <w:noProof/>
        </w:rPr>
        <w:t>8</w:t>
      </w:r>
      <w:r w:rsidRPr="001A2EB4">
        <w:fldChar w:fldCharType="end"/>
      </w:r>
      <w:r w:rsidRPr="001A2EB4">
        <w:rPr>
          <w:b/>
          <w:bCs/>
        </w:rPr>
        <w:t>a</w:t>
      </w:r>
      <w:r w:rsidRPr="001A2EB4">
        <w:t xml:space="preserve">). </w:t>
      </w:r>
      <w:r w:rsidR="00923D2F" w:rsidRPr="00923D2F">
        <w:t xml:space="preserve">Although curvature altered the spatial distribution of degradation between the outward-facing and inner surfaces, these opposing local effects </w:t>
      </w:r>
      <w:r w:rsidR="00923D2F">
        <w:t xml:space="preserve">produced only modest changes in </w:t>
      </w:r>
      <w:r w:rsidR="00923D2F" w:rsidRPr="00923D2F">
        <w:t>overall mass loss</w:t>
      </w:r>
      <w:r w:rsidR="00BC50F3" w:rsidRPr="001A2EB4">
        <w:t>.</w:t>
      </w:r>
      <w:r w:rsidR="00AE536F" w:rsidRPr="001A2EB4">
        <w:t xml:space="preserve"> </w:t>
      </w:r>
      <w:r w:rsidR="00BC50F3" w:rsidRPr="001A2EB4">
        <w:t>In contrast, wire spacing had a more pronounced influence</w:t>
      </w:r>
      <w:r w:rsidR="00AE536F" w:rsidRPr="001A2EB4">
        <w:t xml:space="preserve"> </w:t>
      </w:r>
      <w:r w:rsidRPr="001A2EB4">
        <w:t>(</w:t>
      </w:r>
      <w:r w:rsidRPr="001A2EB4">
        <w:fldChar w:fldCharType="begin"/>
      </w:r>
      <w:r w:rsidRPr="001A2EB4">
        <w:instrText xml:space="preserve"> REF _Ref241074684 \h </w:instrText>
      </w:r>
      <w:r w:rsidRPr="001A2EB4">
        <w:fldChar w:fldCharType="separate"/>
      </w:r>
      <w:r w:rsidR="002F52CE" w:rsidRPr="001A2EB4">
        <w:rPr>
          <w:b/>
          <w:bCs/>
        </w:rPr>
        <w:t xml:space="preserve">Figure </w:t>
      </w:r>
      <w:r w:rsidR="002F52CE">
        <w:rPr>
          <w:b/>
          <w:bCs/>
          <w:noProof/>
        </w:rPr>
        <w:t>8</w:t>
      </w:r>
      <w:r w:rsidRPr="001A2EB4">
        <w:fldChar w:fldCharType="end"/>
      </w:r>
      <w:r w:rsidRPr="001A2EB4">
        <w:rPr>
          <w:b/>
          <w:bCs/>
        </w:rPr>
        <w:t>b</w:t>
      </w:r>
      <w:r w:rsidRPr="001A2EB4">
        <w:t xml:space="preserve">). </w:t>
      </w:r>
      <w:r w:rsidR="00BC50F3" w:rsidRPr="001A2EB4">
        <w:t xml:space="preserve">The mass-loss trajectories were initially similar but diverged </w:t>
      </w:r>
      <w:r w:rsidR="00923D2F">
        <w:t>later</w:t>
      </w:r>
      <w:r w:rsidR="00BC50F3" w:rsidRPr="001A2EB4">
        <w:t xml:space="preserve">, suggesting that spacing became increasingly important as corrosion products accumulated. At a center-to-center spacing of 0.30 mm, overlapping </w:t>
      </w:r>
      <w:r w:rsidR="00BC50F3" w:rsidRPr="001A2EB4">
        <w:t>oxygen-depletion fields restricted oxygen availability within the gap and suppressed the overall oxygen-reduction reaction, resulting in lower cumulative mass loss. Increasing the spacing to 1.60 mm weakened this interaction, allowing each wire to receive oxygen more independently and shifting the response toward that of the isolated wire. This transport-shielding behavior is consistent with observations in porous Zn scaffolds</w:t>
      </w:r>
      <w:r w:rsidR="00BC1E82" w:rsidRPr="001A2EB4">
        <w:t xml:space="preserve"> </w:t>
      </w:r>
      <w:r w:rsidR="00BC1E82" w:rsidRPr="001A2EB4">
        <w:fldChar w:fldCharType="begin"/>
      </w:r>
      <w:r w:rsidR="00CE255A">
        <w:instrText xml:space="preserve"> ADDIN ZOTERO_ITEM CSL_CITATION {"citationID":"buOc1Jes","properties":{"unsorted":false,"formattedCitation":"\\super [13]\\nosupersub{}","plainCitation":"[13]","noteIndex":0},"citationItems":[{"id":3914,"uris":["http://zotero.org/users/16939557/items/I3TWLCLT"],"itemData":{"id":3914,"type":"article-journal","abstract":"Abstract\n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00BC1E82" w:rsidRPr="001A2EB4">
        <w:fldChar w:fldCharType="separate"/>
      </w:r>
      <w:r w:rsidR="00F60B2A" w:rsidRPr="00F60B2A">
        <w:rPr>
          <w:rFonts w:cs="Times New Roman"/>
          <w:vertAlign w:val="superscript"/>
        </w:rPr>
        <w:t>[13]</w:t>
      </w:r>
      <w:r w:rsidR="00BC1E82" w:rsidRPr="001A2EB4">
        <w:fldChar w:fldCharType="end"/>
      </w:r>
      <w:r w:rsidR="00BC1E82" w:rsidRPr="001A2EB4">
        <w:t xml:space="preserve">, </w:t>
      </w:r>
      <w:r w:rsidR="00BC50F3" w:rsidRPr="001A2EB4">
        <w:t>suggesting that the framework may also be applicable to predicting geometry-dependent scaffold degradation.</w:t>
      </w:r>
    </w:p>
    <w:p w14:paraId="497EF0E9" w14:textId="364012E6" w:rsidR="00BC50F3" w:rsidRPr="001A2EB4" w:rsidRDefault="00BC50F3" w:rsidP="004E4735">
      <w:pPr>
        <w:pStyle w:val="BodyText"/>
        <w:rPr>
          <w:b/>
          <w:bCs/>
        </w:rPr>
      </w:pPr>
      <w:r w:rsidRPr="001A2EB4">
        <w:t xml:space="preserve">Although the effects on cumulative mass loss were relatively modest, geometry strongly influenced the spatial distribution of degradation. Mean </w:t>
      </w:r>
      <w:r w:rsidR="004E4735" w:rsidRPr="004E4735">
        <w:t xml:space="preserve">penetration depths varied only slightly, ranging from approximately 2.4 to 2.7 µm across the curved-wire configurations (30°, 90°, and 150° arcs) and from 2.1 to 2.4 µm across the </w:t>
      </w:r>
      <w:proofErr w:type="spellStart"/>
      <w:r w:rsidR="004E4735" w:rsidRPr="004E4735">
        <w:t>straight</w:t>
      </w:r>
      <w:proofErr w:type="spellEnd"/>
      <w:r w:rsidR="004E4735" w:rsidRPr="004E4735">
        <w:t>, closely spaced, and widely spaced wire configurations</w:t>
      </w:r>
      <w:r w:rsidRPr="00BC50F3">
        <w:t xml:space="preserve"> (</w:t>
      </w:r>
      <w:r w:rsidRPr="00BC50F3">
        <w:rPr>
          <w:b/>
          <w:bCs/>
        </w:rPr>
        <w:t>Figure 8c</w:t>
      </w:r>
      <w:r w:rsidRPr="00BC50F3">
        <w:t xml:space="preserve">). </w:t>
      </w:r>
      <w:r w:rsidRPr="001A2EB4">
        <w:t>However, the directional recession ratios revealed substantial local asymmetry</w:t>
      </w:r>
      <w:r w:rsidRPr="00BC50F3">
        <w:t xml:space="preserve"> (</w:t>
      </w:r>
      <w:r w:rsidRPr="00BC50F3">
        <w:rPr>
          <w:b/>
          <w:bCs/>
        </w:rPr>
        <w:t>Figure 8d</w:t>
      </w:r>
      <w:r w:rsidRPr="00BC50F3">
        <w:t xml:space="preserve">). </w:t>
      </w:r>
      <w:r w:rsidRPr="001A2EB4">
        <w:t>The outer-to-inner recession ratio increased from 1.6 for the 30° arc to 2.6 for the 90° arc and 13.2 for the 150° arc, demonstrating that increasing curvature progressively concentrated degradation along the oxygen-accessible outer surface while suppressing recession along the confined inner curvature. Similarly, the outward-facing to gap-facing recession ratio increased from 1.3 for the isolated wire to 4.5 for the closely spaced pair, before decreasing to 2.5 for the widely spaced pair. The pronounced asymmetry at close spacing resulted from oxygen depletion within the narrow gap, while the outward-facing surfaces remained accessible to the bulk electrolyte. Thus, curvature and spacing had only modest effects on mean penetration but strongly influenced where material loss occurred. Therefore, cumulative mass loss and nominal corrosion rate alone may conceal localized degradation that could govern strut thinning, stress concentration, and eventual structural failure.</w:t>
      </w:r>
    </w:p>
    <w:p w14:paraId="1DC57E9B" w14:textId="3399041C" w:rsidR="00BC50F3" w:rsidRPr="001A2EB4" w:rsidRDefault="00BC536A" w:rsidP="00BC50F3">
      <w:pPr>
        <w:pStyle w:val="BodyText"/>
        <w:keepNext/>
        <w:ind w:firstLine="0"/>
        <w:jc w:val="center"/>
      </w:pPr>
      <w:r>
        <w:rPr>
          <w:noProof/>
        </w:rPr>
        <w:drawing>
          <wp:inline distT="0" distB="0" distL="0" distR="0" wp14:anchorId="103F8303" wp14:editId="43B18CC7">
            <wp:extent cx="5760720" cy="4576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4576445"/>
                    </a:xfrm>
                    <a:prstGeom prst="rect">
                      <a:avLst/>
                    </a:prstGeom>
                  </pic:spPr>
                </pic:pic>
              </a:graphicData>
            </a:graphic>
          </wp:inline>
        </w:drawing>
      </w:r>
    </w:p>
    <w:p w14:paraId="3C96D2A8" w14:textId="764197DA" w:rsidR="00BC50F3" w:rsidRPr="001A2EB4" w:rsidRDefault="00BC50F3" w:rsidP="00BC50F3">
      <w:pPr>
        <w:pStyle w:val="Captions"/>
      </w:pPr>
      <w:bookmarkStart w:id="102" w:name="_Ref241074684"/>
      <w:r w:rsidRPr="001A2EB4">
        <w:rPr>
          <w:b/>
          <w:bCs/>
        </w:rPr>
        <w:t xml:space="preserve">Figure </w:t>
      </w:r>
      <w:r w:rsidRPr="001A2EB4">
        <w:rPr>
          <w:b/>
          <w:bCs/>
        </w:rPr>
        <w:fldChar w:fldCharType="begin"/>
      </w:r>
      <w:r w:rsidRPr="001A2EB4">
        <w:rPr>
          <w:b/>
          <w:bCs/>
        </w:rPr>
        <w:instrText xml:space="preserve"> SEQ Fig._ \* ARABIC </w:instrText>
      </w:r>
      <w:r w:rsidRPr="001A2EB4">
        <w:rPr>
          <w:b/>
          <w:bCs/>
        </w:rPr>
        <w:fldChar w:fldCharType="separate"/>
      </w:r>
      <w:r w:rsidR="002F52CE">
        <w:rPr>
          <w:b/>
          <w:bCs/>
          <w:noProof/>
        </w:rPr>
        <w:t>8</w:t>
      </w:r>
      <w:r w:rsidRPr="001A2EB4">
        <w:rPr>
          <w:b/>
          <w:bCs/>
        </w:rPr>
        <w:fldChar w:fldCharType="end"/>
      </w:r>
      <w:bookmarkEnd w:id="102"/>
      <w:r w:rsidRPr="001A2EB4">
        <w:rPr>
          <w:b/>
          <w:bCs/>
        </w:rPr>
        <w:t>.</w:t>
      </w:r>
      <w:r w:rsidRPr="001A2EB4">
        <w:t xml:space="preserve"> </w:t>
      </w:r>
      <w:r w:rsidR="001D5CB5" w:rsidRPr="001A2EB4">
        <w:t>Effects of curvature and inter-wire spacing on the predicted degradation of simplified metallic structures. Cumulative mass loss for</w:t>
      </w:r>
      <w:r w:rsidRPr="001A2EB4">
        <w:t xml:space="preserve"> (a) straight and curved wires with arc angles of 30°, 90°, and 150°, (b) a straight wire and paired wires with close and far </w:t>
      </w:r>
      <w:r w:rsidR="001D5CB5" w:rsidRPr="001A2EB4">
        <w:t>center-to-center</w:t>
      </w:r>
      <w:r w:rsidRPr="001A2EB4">
        <w:t xml:space="preserve"> spacings of 0.30 and 1.60 mm, (c) </w:t>
      </w:r>
      <w:r w:rsidR="001D5CB5" w:rsidRPr="001A2EB4">
        <w:t>mean local penetration depth for the corresponding curvature and spacing configurations (error bars: ±1 SD around the cross-section perimeter)</w:t>
      </w:r>
      <w:r w:rsidRPr="001A2EB4">
        <w:t xml:space="preserve">, and (d) </w:t>
      </w:r>
      <w:r w:rsidR="001D5CB5" w:rsidRPr="001A2EB4">
        <w:t>directional recession ratios comparing the outer and inner surfaces of the curved wires and the outward-facing and gap-facing surfaces of the isolated and paired wires</w:t>
      </w:r>
      <w:r w:rsidRPr="001A2EB4">
        <w:t>.</w:t>
      </w:r>
    </w:p>
    <w:p w14:paraId="75115BCD" w14:textId="77777777" w:rsidR="00C26F48" w:rsidRPr="001A2EB4" w:rsidRDefault="00C26F48" w:rsidP="00AC4B3E">
      <w:pPr>
        <w:pStyle w:val="BodyText"/>
      </w:pPr>
    </w:p>
    <w:p w14:paraId="688A3AD1" w14:textId="1EE5DA6E" w:rsidR="005757F6" w:rsidRDefault="00711ECD" w:rsidP="00492114">
      <w:pPr>
        <w:pStyle w:val="BodyText"/>
      </w:pPr>
      <w:r w:rsidRPr="00711ECD">
        <w:t xml:space="preserve">The present framework has several limitations </w:t>
      </w:r>
      <w:r w:rsidR="00A13B2B">
        <w:t>to consider</w:t>
      </w:r>
      <w:r w:rsidRPr="00711ECD">
        <w:t xml:space="preserve"> when extending it toward clinically predictive applications.</w:t>
      </w:r>
      <w:r>
        <w:t xml:space="preserve"> </w:t>
      </w:r>
      <w:r w:rsidR="005757F6">
        <w:t>The corrosion</w:t>
      </w:r>
      <w:del w:id="103" w:author="Claude" w:date="2026-10-08T20:38:00Z">
        <w:r>
          <w:delText>-</w:delText>
        </w:r>
      </w:del>
      <w:r w:rsidR="005757F6">
        <w:t xml:space="preserve"> products are treated as a homogenized </w:t>
      </w:r>
      <w:proofErr w:type="spellStart"/>
      <w:r w:rsidR="005757F6">
        <w:t>ZnO</w:t>
      </w:r>
      <w:proofErr w:type="spellEnd"/>
      <w:r w:rsidR="005757F6">
        <w:t>-based field rather than a discrete surface film or a heterogeneous, composition-dependent structure, and phosphate-, carbonate-, calcium-, and chloride-containing phases</w:t>
      </w:r>
      <w:ins w:id="104" w:author="Claude" w:date="2026-10-08T20:38:00Z">
        <w:r w:rsidR="005757F6">
          <w:t>,</w:t>
        </w:r>
      </w:ins>
      <w:r w:rsidR="005757F6">
        <w:t xml:space="preserve"> which can form within days in vitro, are not explicitly resolved</w:t>
      </w:r>
      <w:r w:rsidR="00492114">
        <w:t xml:space="preserve">. </w:t>
      </w:r>
      <w:r w:rsidR="00492114" w:rsidRPr="00492114">
        <w:t xml:space="preserve">The dissolved oxygen concentration (3.5 mg L⁻¹) was taken from literature values for physiological fluids rather than measured experimentally. As oxygen concentration is closely coupled to the ORR rate coefficient, the calibrated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492114" w:rsidRPr="00492114">
        <w:t xml:space="preserve">​ should be regarded as an effective parameter that partially incorporates uncertainty in oxygen availability</w:t>
      </w:r>
      <w:ins w:id="9001" w:author="Claude" w:date="2026-10-09T14:13:48Z">
        <w:r w:rsidR="00492114" w:rsidRPr="00492114">
          <w:t xml:space="preserve">. Continuous oxygen replenishment at the electrolyte–air interface may not reflect the 48 h medium renewal used in the experiments, so the calibrated kORR is conditional on the assumed oxygen history</w:t>
        </w:r>
      </w:ins>
      <w:r w:rsidR="00492114" w:rsidRPr="00492114">
        <w:t xml:space="preserve">.</w:t>
      </w:r>
      <w:r w:rsidR="00492114">
        <w:t xml:space="preserve"> </w:t>
      </w:r>
      <w:r w:rsidR="005757F6" w:rsidRPr="005757F6">
        <w:t xml:space="preserve">The model also excludes proteins, cells, tissue interactions, blood flow, biological buffering, and the complete range of ionic reactions occurring </w:t>
      </w:r>
      <w:r w:rsidR="005757F6" w:rsidRPr="005757F6">
        <w:rPr>
          <w:i/>
        </w:rPr>
        <w:t>in vivo</w:t>
      </w:r>
      <w:r w:rsidR="005757F6" w:rsidRPr="005757F6">
        <w:t xml:space="preserve">. </w:t>
      </w:r>
      <w:r w:rsidR="005757F6" w:rsidRPr="005757F6">
        <w:t xml:space="preserve">Moreover, </w:t>
      </w:r>
      <w:r w:rsidR="005757F6">
        <w:t xml:space="preserve">the model assumes homogeneous electrochemical activity, preventing </w:t>
      </w:r>
      <w:r w:rsidR="005757F6" w:rsidRPr="005757F6">
        <w:t xml:space="preserve">prediction of pitting, micro-galvanic coupling, and stress-assisted degradation. Although </w:t>
      </w:r>
      <w:r w:rsidR="005757F6">
        <w:t xml:space="preserve">the model </w:t>
      </w:r>
      <w:r w:rsidR="005757F6" w:rsidRPr="005757F6">
        <w:t xml:space="preserve">generated physiologically plausible stent predictions without geometry-specific recalibration, comparison with reported </w:t>
      </w:r>
      <w:r w:rsidR="005757F6" w:rsidRPr="005757F6">
        <w:rPr>
          <w:i/>
        </w:rPr>
        <w:t>in vivo</w:t>
      </w:r>
      <w:r w:rsidR="005757F6" w:rsidRPr="005757F6">
        <w:t xml:space="preserve"> mass loss represents a predictive demonstration rather than formal validation. Further validation against spatially resolved measurements of corrosion-product coverage, oxygen availability, and local penetration is therefore required, particularly for complex implant geometries. Independent measurements of Zn²⁺ release by ICP and direct mechanism tests, such as film thickness from FIB or SEM cross-sections or stirred and different-O₂ experiments, were not performed and </w:t>
      </w:r>
      <w:r w:rsidR="008B5621">
        <w:t>can be used for further validation</w:t>
      </w:r>
      <w:r w:rsidR="005757F6" w:rsidRPr="005757F6">
        <w:t xml:space="preserve">.</w:t>
      </w:r>
      <w:ins w:id="9001" w:author="Claude" w:date="2026-10-09T14:01:07Z">
        <w:r w:rsidR="005757F6" w:rsidRPr="005757F6">
          <w:t xml:space="preserve"> The computational electrolyte domain (30 × 30 × 30 mm, corresponding to 27 mL) is smaller than the experimental immersion volume (44 mL), which may introduce deviations in the predicted oxygen concentration field because of the reduced oxygen reservoir available in the simulation.</w:t>
        </w:r>
      </w:ins>
    </w:p>
    <w:p w14:paraId="3414BFB8" w14:textId="66383F0B" w:rsidR="002E4C03" w:rsidRDefault="005757F6" w:rsidP="005757F6">
      <w:pPr>
        <w:pStyle w:val="BodyText"/>
      </w:pPr>
      <w:r w:rsidRPr="005757F6">
        <w:t>Future developments should incorporate physiologically realistic flow conditions, additional ionic species, multiphase corrosion-product evolution, and spatially heterogeneous electrochemical activity. Extending the framework to Zn alloys will also require accounting for alloying elements, secondary phases, and galvanic interactions. Although the high-fidelity simulations remain computationally demanding, the reduced calibrated parameter space</w:t>
      </w:r>
      <w:r w:rsidR="00FD7271">
        <w:t xml:space="preserve"> </w:t>
      </w:r>
      <w:r w:rsidRPr="005757F6">
        <w:t>and the geometric and field data stored at each time step provide a strong basis for training surrogate models</w:t>
      </w:r>
      <w:r w:rsidR="006D3643" w:rsidRPr="001A2EB4">
        <w:t xml:space="preserve"> </w:t>
      </w:r>
      <w:r w:rsidR="002C58D0" w:rsidRPr="001A2EB4">
        <w:fldChar w:fldCharType="begin"/>
      </w:r>
      <w:r w:rsidR="00CE255A">
        <w:instrText xml:space="preserve"> ADDIN ZOTERO_ITEM CSL_CITATION {"citationID":"vjvNuzhC","properties":{"unsorted":false,"formattedCitation":"\\super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F60B2A" w:rsidRPr="00F60B2A">
        <w:rPr>
          <w:rFonts w:cs="Times New Roman"/>
          <w:vertAlign w:val="superscript"/>
        </w:rPr>
        <w:t>[25]</w:t>
      </w:r>
      <w:r w:rsidR="002C58D0" w:rsidRPr="001A2EB4">
        <w:fldChar w:fldCharType="end"/>
      </w:r>
      <w:r w:rsidRPr="005757F6">
        <w:t>. Once trained, these models could rapidly predict the temporal evolution of mass loss, local penetration, species distributions, and degradation morphology, enabling efficient exploration of large implant-design spaces. Coupling these predictions with mechanical analysis would further link geometry-dependent degradation to strut thinning, stress concentration, topological change, and loss of structural integrity. With appropriate experimental calibration and validation, the framework could consequently be extended from stents to porous scaffolds, fixation devices, and other architected biodegradable implants as an efficient platform for degradation-informed design.</w:t>
      </w:r>
      <w:r w:rsidR="004D4D60">
        <w:t xml:space="preserve"> </w:t>
      </w:r>
    </w:p>
    <w:p w14:paraId="7FE4A91C" w14:textId="258DCCBE" w:rsidR="005757F6" w:rsidRPr="005757F6" w:rsidRDefault="005757F6" w:rsidP="005757F6">
      <w:pPr>
        <w:pStyle w:val="BodyText"/>
      </w:pPr>
      <w:r w:rsidRPr="005757F6">
        <w:t xml:space="preserve">Structural optimization of </w:t>
      </w:r>
      <w:r w:rsidR="002E4C03">
        <w:t>biodegradable</w:t>
      </w:r>
      <w:r w:rsidRPr="005757F6">
        <w:t xml:space="preserve"> implants, from patient-specific bone replacements to porous scaffolds, has so far targeted mechanical performance in the as-fabricated state </w:t>
      </w:r>
      <w:r w:rsidR="00160A10">
        <w:fldChar w:fldCharType="begin"/>
      </w:r>
      <w:r w:rsidR="001F250F">
        <w:instrText xml:space="preserve"> ADDIN ZOTERO_ITEM CSL_CITATION {"citationID":"Zd9tPSIo","properties":{"unsorted":false,"formattedCitation":"\\super [41,42]\\nosupersub{}","plainCitation":"[41,42]","noteIndex":0},"citationItems":[{"id":5765,"uris":["http://zotero.org/users/16939557/items/FPYDBSXS"],"itemData":{"id":5765,"type":"article-journal","citation-key":"liOptimizingStructuralDesign2022","container-title":"Materials &amp; Design","DOI":"10.1016/j.matdes.2022.110843","ISSN":"02641275","journalAbbreviation":"Materials &amp; Design","language":"en","page":"110843","source":"DOI.org (Crossref)","title":"Optimizing structural design on biodegradable magnesium alloy vascular stent for reducing strut thickness and raising radial strength","volume":"220","author":[{"family":"Li","given":"Yafei"},{"family":"Wang","given":"Jianfeng"},{"family":"Sheng","given":"Kun"},{"family":"Miao","given":"Fulong"},{"family":"Wang","given":"Yan"},{"family":"Zhang","given":"Yifan"},{"family":"Hou","given":"Ruiqing"},{"family":"Mei","given":"Di"},{"family":"Sun","given":"Yufeng"},{"family":"Zheng","given":"Yufeng"},{"family":"Guan","given":"Shaokang"}],"issued":{"date-parts":[["2022",8]]}}},{"id":5766,"uris":["http://zotero.org/users/16939557/items/3V2WPL8B"],"itemData":{"id":5766,"type":"article-journal","abstract":"The emergence of biodegradable stents addresses the limitations of the long-term presence of permanent bare metal stents in the human body. Following implantation, these stents can significantly reduce the occurrence of chronic complications such as inflammation and thrombosis, thus becoming a mainstream approach in the treatment of interventional cardiovascular diseases. Currently, the materials used for biodegradable stents are typically polymers. However, the inherent properties of the materials dictate that polymer stents exhibit lower mechanical performance and biocompatibility. Magnesium alloy materials, on the basis of their biodegradability, exhibit superior mechanical performance when compared to polymers, possessing the potential to address this issue. However, the presence of stress concentration in the stent structure necessitates further designs and mechanical performance analyses of magnesium alloy stents. In this work, a biodegradable stent based on WE43 alloy is designed. The stent incorporates the micro-protrusion structure to enhance the mechanical performance. Furthermore, to evaluate the clinical applicability of the stent, the mechanical performance of the biodegradable magnesium alloy stent is conducted through finite element analysis (FEA). The results show that the maximum equivalent stress in all four aspects is below the ultimate tensile strength of 370 MPa for the WE43 magnesium alloy, demonstrating excellent mechanical performance. Additionally, after crimping and expansion, the radial support strength and radial support force reached 780 mN/mm and 1.56 N, respectively. Compared to the advanced reported stent structures, the radial support strength and radial support force are enhanced by 13% and 47%, respectively. Additionally, flexibility analysis indicated that the flexibility of the stent design in this study is improved by a factor of 9.76, ensuring the stent’s capability to navigate through complex vasculature during implantation.","citation-key":"chenDesignMechanicalPerformance2024","container-title":"Metals","DOI":"10.3390/met14060704","ISSN":"2075-4701","issue":"6","journalAbbreviation":"Metals","language":"en","page":"704","source":"DOI.org (Crossref)","title":"Design and Mechanical Performance Evaluation of WE43 Magnesium Alloy Biodegradable Stents via Finite Element Analysis","volume":"14","author":[{"family":"Chen","given":"Jiaxuan"},{"family":"Dong","given":"Fang"},{"family":"Liu","given":"Sheng"}],"issued":{"date-parts":[["2024",6,14]]}}}],"schema":"https://github.com/citation-style-language/schema/raw/master/csl-citation.json"} </w:instrText>
      </w:r>
      <w:r w:rsidR="00160A10">
        <w:fldChar w:fldCharType="separate"/>
      </w:r>
      <w:r w:rsidR="001F250F" w:rsidRPr="001F250F">
        <w:rPr>
          <w:rFonts w:cs="Times New Roman"/>
          <w:vertAlign w:val="superscript"/>
        </w:rPr>
        <w:t>[41,42]</w:t>
      </w:r>
      <w:r w:rsidR="00160A10">
        <w:fldChar w:fldCharType="end"/>
      </w:r>
      <w:r w:rsidRPr="005757F6">
        <w:t>. For biodegradable implants</w:t>
      </w:r>
      <w:r w:rsidR="00FD7271">
        <w:t>,</w:t>
      </w:r>
      <w:r w:rsidRPr="005757F6">
        <w:t xml:space="preserve"> </w:t>
      </w:r>
      <w:r w:rsidR="002E4C03" w:rsidRPr="002E4C03">
        <w:t>this approach is insufficient because geometry, mass transport, and degradation evolve in a coupled manner, continuously altering the load-bearing architecture and its mechanical response. By explicitly resolving the influence of geometry on local oxygen availability and surface recession, the present framework provides the degradation component required to extend structural optimization from the initial design state to performance throughout the degradation process.</w:t>
      </w:r>
    </w:p>
    <w:p w14:paraId="63681017" w14:textId="77777777" w:rsidR="00E26AAF" w:rsidRDefault="00E26AAF" w:rsidP="00711ECD">
      <w:pPr>
        <w:pStyle w:val="BodyText"/>
        <w:ind w:firstLine="0"/>
      </w:pPr>
    </w:p>
    <w:p w14:paraId="28623BDF" w14:textId="77777777" w:rsidR="00527833" w:rsidRDefault="00527833" w:rsidP="00711ECD">
      <w:pPr>
        <w:pStyle w:val="BodyText"/>
        <w:ind w:firstLine="0"/>
        <w:rPr>
          <w:ins w:id="105" w:author="Claude" w:date="2026-10-08T20:38:00Z"/>
        </w:rPr>
      </w:pPr>
    </w:p>
    <w:p w14:paraId="6233A8DD" w14:textId="77777777" w:rsidR="00527833" w:rsidRDefault="00527833" w:rsidP="00711ECD">
      <w:pPr>
        <w:pStyle w:val="BodyText"/>
        <w:ind w:firstLine="0"/>
        <w:rPr>
          <w:ins w:id="106" w:author="Claude" w:date="2026-10-08T20:38:00Z"/>
        </w:rPr>
      </w:pPr>
    </w:p>
    <w:p w14:paraId="1A4D172F" w14:textId="77777777" w:rsidR="00527833" w:rsidRPr="001A2EB4" w:rsidRDefault="00527833" w:rsidP="00711ECD">
      <w:pPr>
        <w:pStyle w:val="BodyText"/>
        <w:ind w:firstLine="0"/>
        <w:rPr>
          <w:ins w:id="107" w:author="Claude" w:date="2026-10-08T20:38:00Z"/>
        </w:rPr>
      </w:pPr>
    </w:p>
    <w:bookmarkEnd w:id="100"/>
    <w:p w14:paraId="516B3B1A" w14:textId="77777777" w:rsidR="000631D6" w:rsidRPr="001A2EB4" w:rsidRDefault="000631D6" w:rsidP="000631D6">
      <w:pPr>
        <w:pStyle w:val="Heading1"/>
      </w:pPr>
      <w:r w:rsidRPr="001A2EB4">
        <w:t>Conclusions</w:t>
      </w:r>
    </w:p>
    <w:p w14:paraId="0E48EE87" w14:textId="74CBE849" w:rsidR="00C5098B" w:rsidRDefault="005B5344" w:rsidP="0063546E">
      <w:pPr>
        <w:pStyle w:val="BodyText"/>
      </w:pPr>
      <w:bookmarkStart w:id="108" w:name="_Hlk238630414"/>
      <w:r w:rsidRPr="005B5344">
        <w:t xml:space="preserve">Zn biodegradation under physiological conditions becomes an oxygen-transport-controlled process after an initial reaction-controlled stage in which implant geometry governs the spatial evolution of material loss. The proposed 3D reaction-diffusion model closely reproduced independent 28-day immersion data (RMSE = 0.0159%) and, without further calibration, predicted approximately 6% mass loss </w:t>
      </w:r>
      <w:r w:rsidR="00527833" w:rsidRPr="005B5344">
        <w:t>for a six-crown stent</w:t>
      </w:r>
      <w:del w:id="109" w:author="Claude" w:date="2026-10-08T20:38:00Z">
        <w:r>
          <w:delText>,</w:delText>
        </w:r>
      </w:del>
      <w:r w:rsidRPr="005B5344">
        <w:t xml:space="preserve"> of the same order of magnitude as reported </w:t>
      </w:r>
      <w:r w:rsidRPr="00E45D7F">
        <w:rPr>
          <w:i/>
          <w:iCs/>
        </w:rPr>
        <w:t>in vivo</w:t>
      </w:r>
      <w:r w:rsidRPr="005B5344">
        <w:t xml:space="preserve"> observations. Mechanistic and sensitivity analyses </w:t>
      </w:r>
      <w:r w:rsidR="00527833" w:rsidRPr="005B5344">
        <w:t>identify</w:t>
      </w:r>
      <w:r w:rsidRPr="005B5344">
        <w:t xml:space="preserve"> oxygen availability as the primary driver of degradation, with corrosion-product accumulation progressively restricting transport and leading to diffusion-controlled behavior. Importantly, localized degradation emerged naturally from geometry-dependent transport phenomena, without imposing spatially varying corrosion kinetics. While curvature and inter-strut spacing produced only modest changes in cumulative mass loss, they strongly altered the distribution of material recession, demonstrating that global degradation metrics can obscure the localized thinning responsible for structural failure. These findings establish geometry as a critical determinant of biodegradable implant performance and provide a predictive framework for integrating degradation into the design and optimization of Zn stents and other biodegradable metallic implants, </w:t>
      </w:r>
      <w:del w:id="110" w:author="Claude" w:date="2026-10-08T23:42:00Z">
        <w:r>
          <w:delText>enabling</w:delText>
        </w:r>
      </w:del>
      <w:ins w:id="111" w:author="Claude" w:date="2026-10-08T23:42:00Z">
        <w:r w:rsidRPr="005B5344">
          <w:t>which could enable</w:t>
        </w:r>
      </w:ins>
      <w:r w:rsidRPr="005B5344">
        <w:t xml:space="preserve"> structural performance to be considered throughout the implant lifetime rather than only at implantation.</w:t>
      </w:r>
      <w:bookmarkEnd w:id="108"/>
    </w:p>
    <w:p w14:paraId="7ED69ABA" w14:textId="77777777" w:rsidR="0063546E" w:rsidRPr="0063546E" w:rsidRDefault="0063546E" w:rsidP="0063546E">
      <w:pPr>
        <w:pStyle w:val="BodyText"/>
      </w:pPr>
    </w:p>
    <w:p w14:paraId="0FD25508" w14:textId="7A4A4513" w:rsidR="00EA4472" w:rsidRPr="001A2EB4" w:rsidRDefault="00EA4472" w:rsidP="006E76EC">
      <w:pPr>
        <w:pStyle w:val="BodyText"/>
        <w:keepNext/>
        <w:spacing w:before="240" w:after="240" w:line="240" w:lineRule="auto"/>
        <w:ind w:firstLine="0"/>
        <w:jc w:val="left"/>
        <w:rPr>
          <w:b/>
          <w:bCs/>
        </w:rPr>
      </w:pPr>
      <w:r w:rsidRPr="001A2EB4">
        <w:rPr>
          <w:b/>
          <w:bCs/>
        </w:rPr>
        <w:t>Acknowledgements</w:t>
      </w:r>
    </w:p>
    <w:p w14:paraId="284F36A9" w14:textId="1E37E6CB" w:rsidR="00A763D1" w:rsidRPr="001A2EB4" w:rsidRDefault="00A763D1" w:rsidP="00A763D1">
      <w:pPr>
        <w:pStyle w:val="MainText"/>
        <w:spacing w:line="360" w:lineRule="auto"/>
        <w:jc w:val="both"/>
      </w:pPr>
      <w:r w:rsidRPr="001A2EB4">
        <w:t xml:space="preserve">The authors acknowledge the use of Monash University’s High-Performance Computing (M3) facility and the Monash </w:t>
      </w:r>
      <w:proofErr w:type="spellStart"/>
      <w:r w:rsidRPr="001A2EB4">
        <w:t>eResearch</w:t>
      </w:r>
      <w:proofErr w:type="spellEnd"/>
      <w:r w:rsidRPr="001A2EB4">
        <w:t xml:space="preserve"> </w:t>
      </w:r>
      <w:r w:rsidR="008D0763">
        <w:t>Center</w:t>
      </w:r>
      <w:r w:rsidRPr="001A2EB4">
        <w:t xml:space="preserve"> for conducting the computational simulations reported in this work. Y.Z. acknowledges </w:t>
      </w:r>
      <w:r w:rsidR="00665174" w:rsidRPr="001A2EB4">
        <w:t>funding support from the Australian Research Council Future Fellow project (FT230100180)</w:t>
      </w:r>
      <w:r w:rsidRPr="001A2EB4">
        <w:t xml:space="preserve">. H.A. </w:t>
      </w:r>
      <w:r w:rsidR="00665174" w:rsidRPr="001A2EB4">
        <w:t>thanks the Monash Graduate Scholarship for its financial support</w:t>
      </w:r>
      <w:r w:rsidRPr="001A2EB4">
        <w:t>.</w:t>
      </w:r>
    </w:p>
    <w:p w14:paraId="39143802" w14:textId="6617486F" w:rsidR="006E76EC" w:rsidRDefault="006E76EC" w:rsidP="006E76EC">
      <w:pPr>
        <w:pStyle w:val="MainText"/>
        <w:spacing w:before="240" w:after="240" w:line="240" w:lineRule="auto"/>
        <w:rPr>
          <w:b/>
          <w:bCs/>
        </w:rPr>
      </w:pPr>
    </w:p>
    <w:p w14:paraId="2642BB51" w14:textId="6918E8F7" w:rsidR="00683888" w:rsidRDefault="00683888" w:rsidP="006E76EC">
      <w:pPr>
        <w:pStyle w:val="MainText"/>
        <w:spacing w:before="240" w:after="240" w:line="240" w:lineRule="auto"/>
        <w:rPr>
          <w:b/>
          <w:bCs/>
        </w:rPr>
      </w:pPr>
    </w:p>
    <w:p w14:paraId="7BAE4410" w14:textId="67760F13" w:rsidR="00683888" w:rsidRDefault="00683888" w:rsidP="006E76EC">
      <w:pPr>
        <w:pStyle w:val="MainText"/>
        <w:spacing w:before="240" w:after="240" w:line="240" w:lineRule="auto"/>
        <w:rPr>
          <w:b/>
          <w:bCs/>
        </w:rPr>
      </w:pPr>
    </w:p>
    <w:p w14:paraId="372D3015" w14:textId="77777777" w:rsidR="00683888" w:rsidRPr="001A2EB4" w:rsidRDefault="00683888" w:rsidP="006E76EC">
      <w:pPr>
        <w:pStyle w:val="MainText"/>
        <w:spacing w:before="240" w:after="240" w:line="240" w:lineRule="auto"/>
        <w:rPr>
          <w:b/>
          <w:bCs/>
        </w:rPr>
      </w:pPr>
    </w:p>
    <w:p w14:paraId="5FB8A446" w14:textId="172D1F3D" w:rsidR="00A763D1" w:rsidRPr="001A2EB4" w:rsidRDefault="00A763D1" w:rsidP="006E76EC">
      <w:pPr>
        <w:pStyle w:val="MainText"/>
        <w:keepNext/>
        <w:spacing w:before="240" w:after="240" w:line="240" w:lineRule="auto"/>
        <w:rPr>
          <w:b/>
          <w:bCs/>
        </w:rPr>
      </w:pPr>
      <w:r w:rsidRPr="001A2EB4">
        <w:rPr>
          <w:b/>
          <w:bCs/>
        </w:rPr>
        <w:t>Author contribution</w:t>
      </w:r>
    </w:p>
    <w:p w14:paraId="5967A815" w14:textId="69B4F130" w:rsidR="00A763D1" w:rsidRPr="001A2EB4" w:rsidRDefault="00A763D1" w:rsidP="00A763D1">
      <w:pPr>
        <w:pStyle w:val="BodyText"/>
        <w:ind w:firstLine="0"/>
      </w:pPr>
      <w:r w:rsidRPr="001A2EB4">
        <w:rPr>
          <w:b/>
          <w:bCs/>
        </w:rPr>
        <w:t>Henaka Ariyarathna:</w:t>
      </w:r>
      <w:r w:rsidRPr="001A2EB4">
        <w:t xml:space="preserve"> Conceptualization, Formal analysis, Investigation, Methodology, Software, Visualization, Writing – original draft. </w:t>
      </w:r>
      <w:r w:rsidRPr="001A2EB4">
        <w:rPr>
          <w:b/>
          <w:bCs/>
        </w:rPr>
        <w:t>Xuan Yang:</w:t>
      </w:r>
      <w:r w:rsidRPr="001A2EB4">
        <w:t xml:space="preserve"> Data curation, Investigation, Writing – original draft. </w:t>
      </w:r>
      <w:proofErr w:type="spellStart"/>
      <w:r w:rsidRPr="001A2EB4">
        <w:rPr>
          <w:b/>
          <w:bCs/>
        </w:rPr>
        <w:t>Aijun</w:t>
      </w:r>
      <w:proofErr w:type="spellEnd"/>
      <w:r w:rsidRPr="001A2EB4">
        <w:rPr>
          <w:b/>
          <w:bCs/>
        </w:rPr>
        <w:t xml:space="preserve"> Huang:</w:t>
      </w:r>
      <w:r w:rsidRPr="001A2EB4">
        <w:t xml:space="preserve"> Conceptualization, Funding acquisition, Project administration, Supervision. </w:t>
      </w:r>
      <w:r w:rsidRPr="001A2EB4">
        <w:rPr>
          <w:b/>
          <w:bCs/>
        </w:rPr>
        <w:t>Yunlong Tang:</w:t>
      </w:r>
      <w:r w:rsidRPr="001A2EB4">
        <w:t xml:space="preserve"> Conceptualization, Supervision, Resources, Writing – review &amp; editing.</w:t>
      </w:r>
      <w:r w:rsidR="006E76EC" w:rsidRPr="001A2EB4">
        <w:t xml:space="preserve"> </w:t>
      </w:r>
      <w:proofErr w:type="spellStart"/>
      <w:r w:rsidR="006E76EC" w:rsidRPr="001A2EB4">
        <w:rPr>
          <w:b/>
          <w:bCs/>
        </w:rPr>
        <w:t>Yuman</w:t>
      </w:r>
      <w:proofErr w:type="spellEnd"/>
      <w:r w:rsidR="006E76EC" w:rsidRPr="001A2EB4">
        <w:rPr>
          <w:b/>
          <w:bCs/>
        </w:rPr>
        <w:t xml:space="preserve"> Zhu:</w:t>
      </w:r>
      <w:r w:rsidR="006E76EC" w:rsidRPr="001A2EB4">
        <w:t xml:space="preserve"> Conceptualization, Supervision, Writing – review &amp; editing.</w:t>
      </w:r>
    </w:p>
    <w:p w14:paraId="5D959C52" w14:textId="4F9AE67B" w:rsidR="00665174" w:rsidRPr="001A2EB4" w:rsidRDefault="00665174" w:rsidP="00A763D1">
      <w:pPr>
        <w:pStyle w:val="BodyText"/>
        <w:ind w:firstLine="0"/>
      </w:pPr>
    </w:p>
    <w:p w14:paraId="11AE97F0" w14:textId="77777777" w:rsidR="00665174" w:rsidRPr="001A2EB4" w:rsidRDefault="00665174" w:rsidP="00665174">
      <w:pPr>
        <w:pStyle w:val="MainText"/>
        <w:keepNext/>
        <w:spacing w:before="240" w:after="240" w:line="240" w:lineRule="auto"/>
        <w:rPr>
          <w:b/>
          <w:bCs/>
        </w:rPr>
      </w:pPr>
      <w:r w:rsidRPr="001A2EB4">
        <w:rPr>
          <w:b/>
          <w:bCs/>
        </w:rPr>
        <w:t>Conflicts of Interest</w:t>
      </w:r>
    </w:p>
    <w:p w14:paraId="72079F96" w14:textId="77777777" w:rsidR="00665174" w:rsidRPr="001A2EB4" w:rsidRDefault="00665174" w:rsidP="00665174">
      <w:pPr>
        <w:pStyle w:val="MainText"/>
        <w:spacing w:line="360" w:lineRule="auto"/>
        <w:jc w:val="both"/>
      </w:pPr>
      <w:r w:rsidRPr="001A2EB4">
        <w:t>The authors declare no conflicts of interest.</w:t>
      </w:r>
    </w:p>
    <w:p w14:paraId="09E5FA2F" w14:textId="77777777" w:rsidR="00A763D1" w:rsidRDefault="00A763D1" w:rsidP="008C6D5F">
      <w:pPr>
        <w:pStyle w:val="MainText"/>
        <w:spacing w:line="360" w:lineRule="auto"/>
      </w:pPr>
    </w:p>
    <w:p w14:paraId="08998687" w14:textId="1C45DD4E" w:rsidR="0095605C" w:rsidRDefault="00375B25" w:rsidP="008C6D5F">
      <w:pPr>
        <w:pStyle w:val="MainText"/>
        <w:keepNext/>
        <w:spacing w:before="240" w:after="240" w:line="240" w:lineRule="auto"/>
        <w:rPr>
          <w:b/>
          <w:bCs/>
        </w:rPr>
      </w:pPr>
      <w:r>
        <w:rPr>
          <w:b/>
          <w:bCs/>
        </w:rPr>
        <w:t>Data</w:t>
      </w:r>
      <w:r w:rsidR="0095605C" w:rsidRPr="0095605C">
        <w:rPr>
          <w:b/>
          <w:bCs/>
        </w:rPr>
        <w:t xml:space="preserve"> Availability Statement</w:t>
      </w:r>
    </w:p>
    <w:p w14:paraId="4BA9DF11" w14:textId="1D834394" w:rsidR="001C4A1A" w:rsidRDefault="00375B25" w:rsidP="001C4A1A">
      <w:pPr>
        <w:pStyle w:val="MainText"/>
        <w:spacing w:line="360" w:lineRule="auto"/>
        <w:jc w:val="both"/>
      </w:pPr>
      <w:r w:rsidRPr="00375B25">
        <w:t xml:space="preserve">The data that support the findings of this study are openly available in Dissolve-1.0 at </w:t>
      </w:r>
      <w:hyperlink r:id="rId23" w:history="1">
        <w:r w:rsidRPr="00D0073A">
          <w:rPr>
            <w:rStyle w:val="Hyperlink"/>
          </w:rPr>
          <w:t>https://doi.org/10.5281/zenodo.23053517</w:t>
        </w:r>
      </w:hyperlink>
      <w:r>
        <w:t xml:space="preserve"> </w:t>
      </w:r>
      <w:r w:rsidR="00C8227A">
        <w:t xml:space="preserve"> </w:t>
      </w:r>
    </w:p>
    <w:p w14:paraId="51A7273F" w14:textId="4EDF6DBC" w:rsidR="00A763D1" w:rsidRPr="001A2EB4" w:rsidRDefault="00A763D1" w:rsidP="008C6D5F">
      <w:pPr>
        <w:pStyle w:val="MainText"/>
        <w:spacing w:line="360" w:lineRule="auto"/>
      </w:pPr>
    </w:p>
    <w:p w14:paraId="30424D7C" w14:textId="77777777" w:rsidR="00EA4472" w:rsidRPr="001A2EB4" w:rsidRDefault="00EA4472" w:rsidP="008C6D5F">
      <w:pPr>
        <w:pStyle w:val="MainText"/>
        <w:spacing w:line="360" w:lineRule="auto"/>
      </w:pPr>
    </w:p>
    <w:p w14:paraId="1D409941" w14:textId="77777777" w:rsidR="00C56CD4" w:rsidRPr="001A2EB4" w:rsidRDefault="00C56CD4" w:rsidP="008C6D5F">
      <w:pPr>
        <w:pStyle w:val="Acknowledgements"/>
        <w:spacing w:line="360" w:lineRule="auto"/>
        <w:rPr>
          <w:b/>
        </w:rPr>
      </w:pPr>
    </w:p>
    <w:p w14:paraId="524417EC" w14:textId="77777777" w:rsidR="00004A23" w:rsidRPr="001A2EB4" w:rsidRDefault="00004A23" w:rsidP="008C6D5F">
      <w:pPr>
        <w:pStyle w:val="dates"/>
        <w:spacing w:line="360" w:lineRule="auto"/>
      </w:pPr>
      <w:r w:rsidRPr="001A2EB4">
        <w:t>Received: ((will be filled in by the editorial staff))</w:t>
      </w:r>
      <w:r w:rsidRPr="001A2EB4">
        <w:br/>
        <w:t>Revised: ((will be filled in by the editorial staff))</w:t>
      </w:r>
      <w:r w:rsidRPr="001A2EB4">
        <w:br/>
        <w:t>Published online: ((will be filled in by the editorial staff))</w:t>
      </w:r>
    </w:p>
    <w:p w14:paraId="19569340" w14:textId="77777777" w:rsidR="00004A23" w:rsidRPr="001A2EB4" w:rsidRDefault="00004A23" w:rsidP="008C6D5F">
      <w:pPr>
        <w:pStyle w:val="MainText"/>
        <w:spacing w:line="360" w:lineRule="auto"/>
      </w:pPr>
    </w:p>
    <w:p w14:paraId="7D4F725C" w14:textId="77777777" w:rsidR="00C5098B" w:rsidRPr="001A2EB4" w:rsidRDefault="00C5098B" w:rsidP="008C6D5F">
      <w:pPr>
        <w:pStyle w:val="MainText"/>
        <w:spacing w:line="360" w:lineRule="auto"/>
        <w:rPr>
          <w:b/>
          <w:bCs/>
        </w:rPr>
      </w:pPr>
    </w:p>
    <w:p w14:paraId="06968EFF" w14:textId="77777777" w:rsidR="00C5098B" w:rsidRPr="001A2EB4" w:rsidRDefault="00C5098B" w:rsidP="008C6D5F">
      <w:pPr>
        <w:pStyle w:val="MainText"/>
        <w:spacing w:line="360" w:lineRule="auto"/>
        <w:rPr>
          <w:b/>
          <w:bCs/>
        </w:rPr>
      </w:pPr>
    </w:p>
    <w:p w14:paraId="17C49353" w14:textId="77777777" w:rsidR="00C10022" w:rsidRPr="001A2EB4" w:rsidRDefault="00C10022">
      <w:pPr>
        <w:rPr>
          <w:b/>
          <w:bCs/>
        </w:rPr>
      </w:pPr>
      <w:r w:rsidRPr="001A2EB4">
        <w:rPr>
          <w:b/>
          <w:bCs/>
        </w:rPr>
        <w:br w:type="page"/>
      </w:r>
    </w:p>
    <w:p w14:paraId="295BC1E9" w14:textId="43A7CF32" w:rsidR="00FE4D5F" w:rsidRPr="001A2EB4" w:rsidRDefault="00FE4D5F" w:rsidP="00C10022">
      <w:pPr>
        <w:pStyle w:val="MainText"/>
        <w:keepNext/>
        <w:spacing w:before="240" w:after="240" w:line="240" w:lineRule="auto"/>
        <w:rPr>
          <w:b/>
          <w:bCs/>
        </w:rPr>
      </w:pPr>
      <w:r w:rsidRPr="001A2EB4">
        <w:rPr>
          <w:b/>
          <w:bCs/>
        </w:rPr>
        <w:t>References</w:t>
      </w:r>
    </w:p>
    <w:p w14:paraId="30775A96" w14:textId="77777777" w:rsidR="001F250F" w:rsidRPr="001F250F" w:rsidRDefault="00001F27" w:rsidP="001F250F">
      <w:pPr>
        <w:pStyle w:val="Bibliography"/>
      </w:pPr>
      <w:r w:rsidRPr="001A2EB4">
        <w:fldChar w:fldCharType="begin"/>
      </w:r>
      <w:r w:rsidR="00F60B2A">
        <w:instrText xml:space="preserve"> ADDIN ZOTERO_BIBL {"uncited":[],"omitted":[],"custom":[]} CSL_BIBLIOGRAPHY </w:instrText>
      </w:r>
      <w:r w:rsidRPr="001A2EB4">
        <w:fldChar w:fldCharType="separate"/>
      </w:r>
      <w:r w:rsidR="001F250F" w:rsidRPr="001F250F">
        <w:t xml:space="preserve">1. Y. F. Zheng, X. N. Gu, and F. Witte, “Biodegradable Metals,” </w:t>
      </w:r>
      <w:r w:rsidR="001F250F" w:rsidRPr="001F250F">
        <w:rPr>
          <w:i/>
          <w:iCs/>
        </w:rPr>
        <w:t>Materials Science and Engineering: R: Reports</w:t>
      </w:r>
      <w:r w:rsidR="001F250F" w:rsidRPr="001F250F">
        <w:t xml:space="preserve"> </w:t>
      </w:r>
      <w:r w:rsidR="001F250F" w:rsidRPr="001F250F">
        <w:rPr>
          <w:i/>
          <w:iCs/>
        </w:rPr>
        <w:t>77</w:t>
      </w:r>
      <w:r w:rsidR="001F250F" w:rsidRPr="001F250F">
        <w:t xml:space="preserve"> (2014): 1–34, https://doi.org/10.1016/j.mser.2014.01.001.</w:t>
      </w:r>
    </w:p>
    <w:p w14:paraId="6DDAEF2D" w14:textId="77777777" w:rsidR="001F250F" w:rsidRPr="001F250F" w:rsidRDefault="001F250F" w:rsidP="001F250F">
      <w:pPr>
        <w:pStyle w:val="Bibliography"/>
      </w:pPr>
      <w:r w:rsidRPr="001F250F">
        <w:t xml:space="preserve">2. L. Fan, S. Chen, M. Yang, Y. Liu, and J. Liu, “Metallic Materials for Bone Repair,” </w:t>
      </w:r>
      <w:r w:rsidRPr="001F250F">
        <w:rPr>
          <w:i/>
          <w:iCs/>
        </w:rPr>
        <w:t>Advanced Healthcare Materials</w:t>
      </w:r>
      <w:r w:rsidRPr="001F250F">
        <w:t xml:space="preserve"> </w:t>
      </w:r>
      <w:r w:rsidRPr="001F250F">
        <w:rPr>
          <w:i/>
          <w:iCs/>
        </w:rPr>
        <w:t>13</w:t>
      </w:r>
      <w:r w:rsidRPr="001F250F">
        <w:t>, no. 3 (2024): 2302132, https://doi.org/10.1002/adhm.202302132.</w:t>
      </w:r>
    </w:p>
    <w:p w14:paraId="03168484" w14:textId="77777777" w:rsidR="001F250F" w:rsidRPr="001F250F" w:rsidRDefault="001F250F" w:rsidP="001F250F">
      <w:pPr>
        <w:pStyle w:val="Bibliography"/>
      </w:pPr>
      <w:r w:rsidRPr="001F250F">
        <w:t xml:space="preserve">3. H.-S. Han, S. Loffredo, I. Jun, et al., “Current Status and Outlook on the Clinical Translation of Biodegradable Metals,” </w:t>
      </w:r>
      <w:r w:rsidRPr="001F250F">
        <w:rPr>
          <w:i/>
          <w:iCs/>
        </w:rPr>
        <w:t>Materials Today</w:t>
      </w:r>
      <w:r w:rsidRPr="001F250F">
        <w:t xml:space="preserve"> </w:t>
      </w:r>
      <w:r w:rsidRPr="001F250F">
        <w:rPr>
          <w:i/>
          <w:iCs/>
        </w:rPr>
        <w:t>23</w:t>
      </w:r>
      <w:r w:rsidRPr="001F250F">
        <w:t xml:space="preserve"> (2019): 57–71, https://doi.org/10.1016/j.mattod.2018.05.018.</w:t>
      </w:r>
    </w:p>
    <w:p w14:paraId="11E6767A" w14:textId="77777777" w:rsidR="001F250F" w:rsidRPr="001F250F" w:rsidRDefault="001F250F" w:rsidP="001F250F">
      <w:pPr>
        <w:pStyle w:val="Bibliography"/>
      </w:pPr>
      <w:r w:rsidRPr="001F250F">
        <w:t xml:space="preserve">4. P. K. Bowen, E. R. Shearier, S. Zhao, et al., “Biodegradable Metals for Cardiovascular Stents: From Clinical Concerns to Recent Zn‐Alloys,” </w:t>
      </w:r>
      <w:r w:rsidRPr="001F250F">
        <w:rPr>
          <w:i/>
          <w:iCs/>
        </w:rPr>
        <w:t>Advanced Healthcare Materials</w:t>
      </w:r>
      <w:r w:rsidRPr="001F250F">
        <w:t xml:space="preserve"> </w:t>
      </w:r>
      <w:r w:rsidRPr="001F250F">
        <w:rPr>
          <w:i/>
          <w:iCs/>
        </w:rPr>
        <w:t>5</w:t>
      </w:r>
      <w:r w:rsidRPr="001F250F">
        <w:t>, no. 10 (2016): 1121–1140, https://doi.org/10.1002/adhm.201501019.</w:t>
      </w:r>
    </w:p>
    <w:p w14:paraId="515BD47A" w14:textId="77777777" w:rsidR="001F250F" w:rsidRPr="001F250F" w:rsidRDefault="001F250F" w:rsidP="001F250F">
      <w:pPr>
        <w:pStyle w:val="Bibliography"/>
      </w:pPr>
      <w:r w:rsidRPr="001F250F">
        <w:t xml:space="preserve">5. A. Atrens, G. Song, M. Liu, Z. Shi, F. Cao, and M. S. Dargusch, “Review of Recent Developments in the Field of Magnesium Corrosion,” </w:t>
      </w:r>
      <w:r w:rsidRPr="001F250F">
        <w:rPr>
          <w:i/>
          <w:iCs/>
        </w:rPr>
        <w:t>Advanced Engineering Materials</w:t>
      </w:r>
      <w:r w:rsidRPr="001F250F">
        <w:t xml:space="preserve"> </w:t>
      </w:r>
      <w:r w:rsidRPr="001F250F">
        <w:rPr>
          <w:i/>
          <w:iCs/>
        </w:rPr>
        <w:t>17</w:t>
      </w:r>
      <w:r w:rsidRPr="001F250F">
        <w:t>, no. 4 (2015): 400–453, https://doi.org/10.1002/adem.201400434.</w:t>
      </w:r>
    </w:p>
    <w:p w14:paraId="4AF338F7" w14:textId="77777777" w:rsidR="001F250F" w:rsidRPr="001F250F" w:rsidRDefault="001F250F" w:rsidP="001F250F">
      <w:pPr>
        <w:pStyle w:val="Bibliography"/>
      </w:pPr>
      <w:r w:rsidRPr="001F250F">
        <w:t xml:space="preserve">6. G. Katarivas Levy, J. Goldman, and E. Aghion, “The Prospects of Zinc as a Structural Material for Biodegradable Implants—A Review Paper,” </w:t>
      </w:r>
      <w:r w:rsidRPr="001F250F">
        <w:rPr>
          <w:i/>
          <w:iCs/>
        </w:rPr>
        <w:t>Metals</w:t>
      </w:r>
      <w:r w:rsidRPr="001F250F">
        <w:t xml:space="preserve"> </w:t>
      </w:r>
      <w:r w:rsidRPr="001F250F">
        <w:rPr>
          <w:i/>
          <w:iCs/>
        </w:rPr>
        <w:t>7</w:t>
      </w:r>
      <w:r w:rsidRPr="001F250F">
        <w:t>, no. 10 (2017): 402, https://doi.org/10.3390/met7100402.</w:t>
      </w:r>
    </w:p>
    <w:p w14:paraId="6FDD441A" w14:textId="77777777" w:rsidR="001F250F" w:rsidRPr="001F250F" w:rsidRDefault="001F250F" w:rsidP="001F250F">
      <w:pPr>
        <w:pStyle w:val="Bibliography"/>
      </w:pPr>
      <w:r w:rsidRPr="001F250F">
        <w:t xml:space="preserve">7. D. Vojtěch, J. Kubásek, J. Šerák, and P. Novák, “Mechanical and Corrosion Properties of Newly Developed Biodegradable Zn-Based Alloys for Bone Fixation,” </w:t>
      </w:r>
      <w:r w:rsidRPr="001F250F">
        <w:rPr>
          <w:i/>
          <w:iCs/>
        </w:rPr>
        <w:t>Acta Biomaterialia</w:t>
      </w:r>
      <w:r w:rsidRPr="001F250F">
        <w:t xml:space="preserve"> </w:t>
      </w:r>
      <w:r w:rsidRPr="001F250F">
        <w:rPr>
          <w:i/>
          <w:iCs/>
        </w:rPr>
        <w:t>7</w:t>
      </w:r>
      <w:r w:rsidRPr="001F250F">
        <w:t>, no. 9 (2011): 3515–3522, https://doi.org/10.1016/j.actbio.2011.05.008.</w:t>
      </w:r>
    </w:p>
    <w:p w14:paraId="168A9AA0" w14:textId="77777777" w:rsidR="001F250F" w:rsidRPr="001F250F" w:rsidRDefault="001F250F" w:rsidP="001F250F">
      <w:pPr>
        <w:pStyle w:val="Bibliography"/>
      </w:pPr>
      <w:r w:rsidRPr="001F250F">
        <w:t xml:space="preserve">8. J. Rao, H. Gao, J. Sun, R. Yu, D. Zhao, and Y. Ding, “A Critical Review of Biodegradable Zinc Alloys toward Clinical Applications,” </w:t>
      </w:r>
      <w:r w:rsidRPr="001F250F">
        <w:rPr>
          <w:i/>
          <w:iCs/>
        </w:rPr>
        <w:t>ACS Biomaterials Science &amp; Engineering</w:t>
      </w:r>
      <w:r w:rsidRPr="001F250F">
        <w:t xml:space="preserve"> </w:t>
      </w:r>
      <w:r w:rsidRPr="001F250F">
        <w:rPr>
          <w:i/>
          <w:iCs/>
        </w:rPr>
        <w:t>10</w:t>
      </w:r>
      <w:r w:rsidRPr="001F250F">
        <w:t>, no. 9 (2024): 5454–5473, https://doi.org/10.1021/acsbiomaterials.4c00210.</w:t>
      </w:r>
    </w:p>
    <w:p w14:paraId="5E5AA54B" w14:textId="77777777" w:rsidR="001F250F" w:rsidRPr="001F250F" w:rsidRDefault="001F250F" w:rsidP="001F250F">
      <w:pPr>
        <w:pStyle w:val="Bibliography"/>
      </w:pPr>
      <w:r w:rsidRPr="001F250F">
        <w:t xml:space="preserve">9. P. Zhao, Z. Wang, H. Yang, et al., “Biodegradable Zn‐Based Implants: Progress, Challenges, and Pathways toward Clinical Translation,” </w:t>
      </w:r>
      <w:r w:rsidRPr="001F250F">
        <w:rPr>
          <w:i/>
          <w:iCs/>
        </w:rPr>
        <w:t>Advanced Science</w:t>
      </w:r>
      <w:r w:rsidRPr="001F250F">
        <w:t xml:space="preserve"> </w:t>
      </w:r>
      <w:r w:rsidRPr="001F250F">
        <w:rPr>
          <w:i/>
          <w:iCs/>
        </w:rPr>
        <w:t>13</w:t>
      </w:r>
      <w:r w:rsidRPr="001F250F">
        <w:t>, no. 39 (2026): e76066, https://doi.org/10.1002/advs.76066.</w:t>
      </w:r>
    </w:p>
    <w:p w14:paraId="56841ECA" w14:textId="77777777" w:rsidR="001F250F" w:rsidRPr="001F250F" w:rsidRDefault="001F250F" w:rsidP="001F250F">
      <w:pPr>
        <w:pStyle w:val="Bibliography"/>
      </w:pPr>
      <w:r w:rsidRPr="001F250F">
        <w:t xml:space="preserve">10. H. Yang, C. Wang, C. Liu, et al., “Evolution of the Degradation Mechanism of Pure Zinc Stent in the One-Year Study of Rabbit Abdominal Aorta Model,” </w:t>
      </w:r>
      <w:r w:rsidRPr="001F250F">
        <w:rPr>
          <w:i/>
          <w:iCs/>
        </w:rPr>
        <w:t>Biomaterials</w:t>
      </w:r>
      <w:r w:rsidRPr="001F250F">
        <w:t xml:space="preserve"> </w:t>
      </w:r>
      <w:r w:rsidRPr="001F250F">
        <w:rPr>
          <w:i/>
          <w:iCs/>
        </w:rPr>
        <w:t>145</w:t>
      </w:r>
      <w:r w:rsidRPr="001F250F">
        <w:t xml:space="preserve"> (2017): 92–105, https://doi.org/10.1016/j.biomaterials.2017.08.022.</w:t>
      </w:r>
    </w:p>
    <w:p w14:paraId="259DFE7B" w14:textId="77777777" w:rsidR="001F250F" w:rsidRPr="001F250F" w:rsidRDefault="001F250F" w:rsidP="001F250F">
      <w:pPr>
        <w:pStyle w:val="Bibliography"/>
      </w:pPr>
      <w:r w:rsidRPr="001F250F">
        <w:t xml:space="preserve">11. H. Zhang, T. Du, S. Chen, et al., “Finite Element Analysis of the Non-Uniform Degradation of Biodegradable Vascular Stents,” </w:t>
      </w:r>
      <w:r w:rsidRPr="001F250F">
        <w:rPr>
          <w:i/>
          <w:iCs/>
        </w:rPr>
        <w:t>Journal of Functional Biomaterials</w:t>
      </w:r>
      <w:r w:rsidRPr="001F250F">
        <w:t xml:space="preserve"> </w:t>
      </w:r>
      <w:r w:rsidRPr="001F250F">
        <w:rPr>
          <w:i/>
          <w:iCs/>
        </w:rPr>
        <w:t>13</w:t>
      </w:r>
      <w:r w:rsidRPr="001F250F">
        <w:t>, no. 3 (2022): 152, https://doi.org/10.3390/jfb13030152.</w:t>
      </w:r>
    </w:p>
    <w:p w14:paraId="39387905" w14:textId="77777777" w:rsidR="001F250F" w:rsidRPr="001F250F" w:rsidRDefault="001F250F" w:rsidP="001F250F">
      <w:pPr>
        <w:pStyle w:val="Bibliography"/>
      </w:pPr>
      <w:r w:rsidRPr="001F250F">
        <w:t xml:space="preserve">12. X. Wang, A. Liu, Z. Zhang, et al., “Additively Manufactured Zn‐2Mg Alloy Porous Scaffolds with Customizable Biodegradable Performance and Enhanced Osteogenic Ability,” </w:t>
      </w:r>
      <w:r w:rsidRPr="001F250F">
        <w:rPr>
          <w:i/>
          <w:iCs/>
        </w:rPr>
        <w:t>Advanced Science</w:t>
      </w:r>
      <w:r w:rsidRPr="001F250F">
        <w:t xml:space="preserve"> </w:t>
      </w:r>
      <w:r w:rsidRPr="001F250F">
        <w:rPr>
          <w:i/>
          <w:iCs/>
        </w:rPr>
        <w:t>11</w:t>
      </w:r>
      <w:r w:rsidRPr="001F250F">
        <w:t>, no. 5 (2024): 2307329, https://doi.org/10.1002/advs.202307329.</w:t>
      </w:r>
    </w:p>
    <w:p w14:paraId="46878178" w14:textId="77777777" w:rsidR="001F250F" w:rsidRPr="001F250F" w:rsidRDefault="001F250F" w:rsidP="001F250F">
      <w:pPr>
        <w:pStyle w:val="Bibliography"/>
      </w:pPr>
      <w:r w:rsidRPr="001F250F">
        <w:t xml:space="preserve">13. Y. Shi, W. Xu, H. Che, et al., “The Effect of Topological Design on the Degradation Behavior of Additively Manufactured Porous Zinc Alloy,” </w:t>
      </w:r>
      <w:r w:rsidRPr="001F250F">
        <w:rPr>
          <w:i/>
          <w:iCs/>
        </w:rPr>
        <w:t>npj Materials Degradation</w:t>
      </w:r>
      <w:r w:rsidRPr="001F250F">
        <w:t xml:space="preserve"> </w:t>
      </w:r>
      <w:r w:rsidRPr="001F250F">
        <w:rPr>
          <w:i/>
          <w:iCs/>
        </w:rPr>
        <w:t>8</w:t>
      </w:r>
      <w:r w:rsidRPr="001F250F">
        <w:t>, no. 1 (2024): 42, https://doi.org/10.1038/s41529-024-00451-z.</w:t>
      </w:r>
    </w:p>
    <w:p w14:paraId="577EAB77" w14:textId="77777777" w:rsidR="001F250F" w:rsidRPr="001F250F" w:rsidRDefault="001F250F" w:rsidP="001F250F">
      <w:pPr>
        <w:pStyle w:val="Bibliography"/>
      </w:pPr>
      <w:r w:rsidRPr="001F250F">
        <w:t xml:space="preserve">14. T. Albaraghtheh, R. Willumeit-Römer, and B. Zeller-Plumhoff, “In Silico Studies of Magnesium-Based Implants: A Review of the Current Stage and Challenges,” </w:t>
      </w:r>
      <w:r w:rsidRPr="001F250F">
        <w:rPr>
          <w:i/>
          <w:iCs/>
        </w:rPr>
        <w:t>Journal of Magnesium and Alloys</w:t>
      </w:r>
      <w:r w:rsidRPr="001F250F">
        <w:t xml:space="preserve"> </w:t>
      </w:r>
      <w:r w:rsidRPr="001F250F">
        <w:rPr>
          <w:i/>
          <w:iCs/>
        </w:rPr>
        <w:t>10</w:t>
      </w:r>
      <w:r w:rsidRPr="001F250F">
        <w:t>, no. 11 (2022): 2968–2996, https://doi.org/10.1016/j.jma.2022.09.029.</w:t>
      </w:r>
    </w:p>
    <w:p w14:paraId="3184CA06" w14:textId="77777777" w:rsidR="001F250F" w:rsidRPr="001F250F" w:rsidRDefault="001F250F" w:rsidP="001F250F">
      <w:pPr>
        <w:pStyle w:val="Bibliography"/>
      </w:pPr>
      <w:r w:rsidRPr="001F250F">
        <w:t xml:space="preserve">15. E. L. Boland, C. J. Shine, N. Kelly, C. A. Sweeney, and P. E. McHugh, “A Review of Material Degradation Modelling for the Analysis and Design of Bioabsorbable Stents,” </w:t>
      </w:r>
      <w:r w:rsidRPr="001F250F">
        <w:rPr>
          <w:i/>
          <w:iCs/>
        </w:rPr>
        <w:t>Annals of Biomedical Engineering</w:t>
      </w:r>
      <w:r w:rsidRPr="001F250F">
        <w:t xml:space="preserve"> </w:t>
      </w:r>
      <w:r w:rsidRPr="001F250F">
        <w:rPr>
          <w:i/>
          <w:iCs/>
        </w:rPr>
        <w:t>44</w:t>
      </w:r>
      <w:r w:rsidRPr="001F250F">
        <w:t>, no. 2 (2016): 341–356, https://doi.org/10.1007/s10439-015-1413-5.</w:t>
      </w:r>
    </w:p>
    <w:p w14:paraId="4E472132" w14:textId="77777777" w:rsidR="001F250F" w:rsidRPr="001F250F" w:rsidRDefault="001F250F" w:rsidP="001F250F">
      <w:pPr>
        <w:pStyle w:val="Bibliography"/>
      </w:pPr>
      <w:r w:rsidRPr="001F250F">
        <w:t xml:space="preserve">16. D. Gastaldi, V. Sassi, L. Petrini, M. Vedani, S. Trasatti, and F. Migliavacca, “Continuum Damage Model for Bioresorbable Magnesium Alloy Devices — Application to Coronary </w:t>
      </w:r>
      <w:r w:rsidRPr="001F250F">
        <w:t xml:space="preserve">Stents,” </w:t>
      </w:r>
      <w:r w:rsidRPr="001F250F">
        <w:rPr>
          <w:i/>
          <w:iCs/>
        </w:rPr>
        <w:t>Journal of the Mechanical Behavior of Biomedical Materials</w:t>
      </w:r>
      <w:r w:rsidRPr="001F250F">
        <w:t xml:space="preserve"> </w:t>
      </w:r>
      <w:r w:rsidRPr="001F250F">
        <w:rPr>
          <w:i/>
          <w:iCs/>
        </w:rPr>
        <w:t>4</w:t>
      </w:r>
      <w:r w:rsidRPr="001F250F">
        <w:t>, no. 3 (2011): 352–365, https://doi.org/10.1016/j.jmbbm.2010.11.003.</w:t>
      </w:r>
    </w:p>
    <w:p w14:paraId="19D14CEA" w14:textId="77777777" w:rsidR="001F250F" w:rsidRPr="001F250F" w:rsidRDefault="001F250F" w:rsidP="001F250F">
      <w:pPr>
        <w:pStyle w:val="Bibliography"/>
      </w:pPr>
      <w:r w:rsidRPr="001F250F">
        <w:t xml:space="preserve">17. J. A. Grogan, B. J. O’Brien, S. B. Leen, and P. E. McHugh, “A Corrosion Model for Bioabsorbable Metallic Stents,” </w:t>
      </w:r>
      <w:r w:rsidRPr="001F250F">
        <w:rPr>
          <w:i/>
          <w:iCs/>
        </w:rPr>
        <w:t>Acta Biomaterialia</w:t>
      </w:r>
      <w:r w:rsidRPr="001F250F">
        <w:t xml:space="preserve"> </w:t>
      </w:r>
      <w:r w:rsidRPr="001F250F">
        <w:rPr>
          <w:i/>
          <w:iCs/>
        </w:rPr>
        <w:t>7</w:t>
      </w:r>
      <w:r w:rsidRPr="001F250F">
        <w:t>, no. 9 (2011): 3523–3533, https://doi.org/10.1016/j.actbio.2011.05.032.</w:t>
      </w:r>
    </w:p>
    <w:p w14:paraId="0D806701" w14:textId="77777777" w:rsidR="001F250F" w:rsidRPr="001F250F" w:rsidRDefault="001F250F" w:rsidP="001F250F">
      <w:pPr>
        <w:pStyle w:val="Bibliography"/>
      </w:pPr>
      <w:r w:rsidRPr="001F250F">
        <w:t xml:space="preserve">18. M. Barzegari, D. Mei, S. V. Lamaka, and L. Geris, “Computational Modeling of Degradation Process of Biodegradable Magnesium Biomaterials,” </w:t>
      </w:r>
      <w:r w:rsidRPr="001F250F">
        <w:rPr>
          <w:i/>
          <w:iCs/>
        </w:rPr>
        <w:t>Corrosion Science</w:t>
      </w:r>
      <w:r w:rsidRPr="001F250F">
        <w:t xml:space="preserve"> </w:t>
      </w:r>
      <w:r w:rsidRPr="001F250F">
        <w:rPr>
          <w:i/>
          <w:iCs/>
        </w:rPr>
        <w:t>190</w:t>
      </w:r>
      <w:r w:rsidRPr="001F250F">
        <w:t xml:space="preserve"> (2021): 109674, https://doi.org/10.1016/j.corsci.2021.109674.</w:t>
      </w:r>
    </w:p>
    <w:p w14:paraId="11FC5B78" w14:textId="77777777" w:rsidR="001F250F" w:rsidRPr="001F250F" w:rsidRDefault="001F250F" w:rsidP="001F250F">
      <w:pPr>
        <w:pStyle w:val="Bibliography"/>
      </w:pPr>
      <w:r w:rsidRPr="001F250F">
        <w:t xml:space="preserve">19. P. Bajger, J. M. A. Ashbourn, V. Manhas, Y. Guyot, K. Lietaert, and L. Geris, “Mathematical Modelling of the Degradation Behaviour of Biodegradable Metals,” </w:t>
      </w:r>
      <w:r w:rsidRPr="001F250F">
        <w:rPr>
          <w:i/>
          <w:iCs/>
        </w:rPr>
        <w:t>Biomechanics and Modeling in Mechanobiology</w:t>
      </w:r>
      <w:r w:rsidRPr="001F250F">
        <w:t xml:space="preserve"> </w:t>
      </w:r>
      <w:r w:rsidRPr="001F250F">
        <w:rPr>
          <w:i/>
          <w:iCs/>
        </w:rPr>
        <w:t>16</w:t>
      </w:r>
      <w:r w:rsidRPr="001F250F">
        <w:t>, no. 1 (2017): 227–238, https://doi.org/10.1007/s10237-016-0812-3.</w:t>
      </w:r>
    </w:p>
    <w:p w14:paraId="194DD6B9" w14:textId="77777777" w:rsidR="001F250F" w:rsidRPr="001F250F" w:rsidRDefault="001F250F" w:rsidP="001F250F">
      <w:pPr>
        <w:pStyle w:val="Bibliography"/>
      </w:pPr>
      <w:r w:rsidRPr="001F250F">
        <w:t xml:space="preserve">20. S. Thomas, N. V. Medhekar, G. S. Frankel, and N. Birbilis, “Corrosion Mechanism and Hydrogen Evolution on Mg,” </w:t>
      </w:r>
      <w:r w:rsidRPr="001F250F">
        <w:rPr>
          <w:i/>
          <w:iCs/>
        </w:rPr>
        <w:t>Current Opinion in Solid State and Materials Science</w:t>
      </w:r>
      <w:r w:rsidRPr="001F250F">
        <w:t xml:space="preserve"> </w:t>
      </w:r>
      <w:r w:rsidRPr="001F250F">
        <w:rPr>
          <w:i/>
          <w:iCs/>
        </w:rPr>
        <w:t>19</w:t>
      </w:r>
      <w:r w:rsidRPr="001F250F">
        <w:t>, no. 2 (2015): 85–94, https://doi.org/10.1016/j.cossms.2014.09.005.</w:t>
      </w:r>
    </w:p>
    <w:p w14:paraId="5A333FA9" w14:textId="77777777" w:rsidR="001F250F" w:rsidRPr="001F250F" w:rsidRDefault="001F250F" w:rsidP="001F250F">
      <w:pPr>
        <w:pStyle w:val="Bibliography"/>
      </w:pPr>
      <w:r w:rsidRPr="001F250F">
        <w:t xml:space="preserve">21. D. Zhang, L. Zhang, X. Zhang, et al., “Comparative Investigation of the Corrosion Behavior of Biomedical Zinc Alloys in Oxygen-Enriched Simulated Body Fluid Environments,” </w:t>
      </w:r>
      <w:r w:rsidRPr="001F250F">
        <w:rPr>
          <w:i/>
          <w:iCs/>
        </w:rPr>
        <w:t>Materials Today Communications</w:t>
      </w:r>
      <w:r w:rsidRPr="001F250F">
        <w:t xml:space="preserve"> </w:t>
      </w:r>
      <w:r w:rsidRPr="001F250F">
        <w:rPr>
          <w:i/>
          <w:iCs/>
        </w:rPr>
        <w:t>39</w:t>
      </w:r>
      <w:r w:rsidRPr="001F250F">
        <w:t xml:space="preserve"> (2024): 108811, https://doi.org/10.1016/j.mtcomm.2024.108811.</w:t>
      </w:r>
    </w:p>
    <w:p w14:paraId="7B1E2908" w14:textId="77777777" w:rsidR="001F250F" w:rsidRPr="001F250F" w:rsidRDefault="001F250F" w:rsidP="001F250F">
      <w:pPr>
        <w:pStyle w:val="Bibliography"/>
      </w:pPr>
      <w:r w:rsidRPr="001F250F">
        <w:t xml:space="preserve">22. A. P. Yadav, A. Nishikata, and T. Tsuru, “Oxygen Reduction Mechanism on Corroded Zinc,” </w:t>
      </w:r>
      <w:r w:rsidRPr="001F250F">
        <w:rPr>
          <w:i/>
          <w:iCs/>
        </w:rPr>
        <w:t>Journal of Electroanalytical Chemistry</w:t>
      </w:r>
      <w:r w:rsidRPr="001F250F">
        <w:t xml:space="preserve"> </w:t>
      </w:r>
      <w:r w:rsidRPr="001F250F">
        <w:rPr>
          <w:i/>
          <w:iCs/>
        </w:rPr>
        <w:t>585</w:t>
      </w:r>
      <w:r w:rsidRPr="001F250F">
        <w:t>, no. 1 (2005): 142–149, https://doi.org/10.1016/j.jelechem.2005.08.007.</w:t>
      </w:r>
    </w:p>
    <w:p w14:paraId="4F1914A9" w14:textId="77777777" w:rsidR="001F250F" w:rsidRPr="001F250F" w:rsidRDefault="001F250F" w:rsidP="001F250F">
      <w:pPr>
        <w:pStyle w:val="Bibliography"/>
      </w:pPr>
      <w:r w:rsidRPr="001F250F">
        <w:t xml:space="preserve">23. C. Chen, M. Hofmann, and T. Wallmersperger, “Modeling the Uniform Corrosion Behavior of Zinc in Salt Spray Testing,” </w:t>
      </w:r>
      <w:r w:rsidRPr="001F250F">
        <w:rPr>
          <w:i/>
          <w:iCs/>
        </w:rPr>
        <w:t>npj Materials Degradation</w:t>
      </w:r>
      <w:r w:rsidRPr="001F250F">
        <w:t xml:space="preserve"> </w:t>
      </w:r>
      <w:r w:rsidRPr="001F250F">
        <w:rPr>
          <w:i/>
          <w:iCs/>
        </w:rPr>
        <w:t>10</w:t>
      </w:r>
      <w:r w:rsidRPr="001F250F">
        <w:t>, no. 1 (2026): 37, https://doi.org/10.1038/s41529-026-00749-0.</w:t>
      </w:r>
    </w:p>
    <w:p w14:paraId="103A81DF" w14:textId="77777777" w:rsidR="001F250F" w:rsidRPr="001F250F" w:rsidRDefault="001F250F" w:rsidP="001F250F">
      <w:pPr>
        <w:pStyle w:val="Bibliography"/>
      </w:pPr>
      <w:r w:rsidRPr="001F250F">
        <w:t xml:space="preserve">24. V. A. Bryzgalov, A. A. Kistanov, A. A. Izosimov, and E. A. Korznikova, “Atomic-Scale Study of Lattice Distortion and Oxygen-Rich Environment Impact on the Surface Degradation Dynamics of Zinc-Based Alloys,” </w:t>
      </w:r>
      <w:r w:rsidRPr="001F250F">
        <w:rPr>
          <w:i/>
          <w:iCs/>
        </w:rPr>
        <w:t>Computational Materials Science</w:t>
      </w:r>
      <w:r w:rsidRPr="001F250F">
        <w:t xml:space="preserve"> </w:t>
      </w:r>
      <w:r w:rsidRPr="001F250F">
        <w:rPr>
          <w:i/>
          <w:iCs/>
        </w:rPr>
        <w:t>252</w:t>
      </w:r>
      <w:r w:rsidRPr="001F250F">
        <w:t xml:space="preserve"> (2025): 113797, https://doi.org/10.1016/j.commatsci.2025.113797.</w:t>
      </w:r>
    </w:p>
    <w:p w14:paraId="2F94FFC2" w14:textId="77777777" w:rsidR="001F250F" w:rsidRPr="001F250F" w:rsidRDefault="001F250F" w:rsidP="001F250F">
      <w:pPr>
        <w:pStyle w:val="Bibliography"/>
      </w:pPr>
      <w:r w:rsidRPr="001F250F">
        <w:t xml:space="preserve">25. T. AlBaraghtheh, R. Willumeit‐Römer, and B. Zeller‐Plumhoff, “Best Practices in Developing a Workflow for Uncertainty Quantification for Modeling the Biodegradation of Mg‐Based Implants,” </w:t>
      </w:r>
      <w:r w:rsidRPr="001F250F">
        <w:rPr>
          <w:i/>
          <w:iCs/>
        </w:rPr>
        <w:t>Advanced Science</w:t>
      </w:r>
      <w:r w:rsidRPr="001F250F">
        <w:t xml:space="preserve"> </w:t>
      </w:r>
      <w:r w:rsidRPr="001F250F">
        <w:rPr>
          <w:i/>
          <w:iCs/>
        </w:rPr>
        <w:t>11</w:t>
      </w:r>
      <w:r w:rsidRPr="001F250F">
        <w:t>, no. 46 (2024): 2403543, https://doi.org/10.1002/advs.202403543.</w:t>
      </w:r>
    </w:p>
    <w:p w14:paraId="022494B7" w14:textId="77777777" w:rsidR="001F250F" w:rsidRPr="001F250F" w:rsidRDefault="001F250F" w:rsidP="001F250F">
      <w:pPr>
        <w:pStyle w:val="Bibliography"/>
      </w:pPr>
      <w:r w:rsidRPr="001F250F">
        <w:t xml:space="preserve">26. S. Huang, W. Wu, Y. Su, L. Qiao, and Y. Yan, “Insight into the Corrosion Behaviour and Degradation Mechanism of Pure Zinc in Simulated Body Fluid,” </w:t>
      </w:r>
      <w:r w:rsidRPr="001F250F">
        <w:rPr>
          <w:i/>
          <w:iCs/>
        </w:rPr>
        <w:t>Corrosion Science</w:t>
      </w:r>
      <w:r w:rsidRPr="001F250F">
        <w:t xml:space="preserve"> </w:t>
      </w:r>
      <w:r w:rsidRPr="001F250F">
        <w:rPr>
          <w:i/>
          <w:iCs/>
        </w:rPr>
        <w:t>178</w:t>
      </w:r>
      <w:r w:rsidRPr="001F250F">
        <w:t xml:space="preserve"> (2021): 109071, https://doi.org/10.1016/j.corsci.2020.109071.</w:t>
      </w:r>
    </w:p>
    <w:p w14:paraId="5069DEC9" w14:textId="77777777" w:rsidR="001F250F" w:rsidRPr="001F250F" w:rsidRDefault="001F250F" w:rsidP="001F250F">
      <w:pPr>
        <w:pStyle w:val="Bibliography"/>
      </w:pPr>
      <w:r w:rsidRPr="001F250F">
        <w:t xml:space="preserve">27. X. Liu, H. Yang, Y. Liu, et al., “Comparative Studies on Degradation Behavior of Pure Zinc in Various Simulated Body Fluids,” </w:t>
      </w:r>
      <w:r w:rsidRPr="001F250F">
        <w:rPr>
          <w:i/>
          <w:iCs/>
        </w:rPr>
        <w:t>JOM</w:t>
      </w:r>
      <w:r w:rsidRPr="001F250F">
        <w:t xml:space="preserve"> </w:t>
      </w:r>
      <w:r w:rsidRPr="001F250F">
        <w:rPr>
          <w:i/>
          <w:iCs/>
        </w:rPr>
        <w:t>71</w:t>
      </w:r>
      <w:r w:rsidRPr="001F250F">
        <w:t>, no. 4 (2019): 1414–1425, https://doi.org/10.1007/s11837-019-03357-3.</w:t>
      </w:r>
    </w:p>
    <w:p w14:paraId="0894A89B" w14:textId="77777777" w:rsidR="001F250F" w:rsidRPr="001F250F" w:rsidRDefault="001F250F" w:rsidP="001F250F">
      <w:pPr>
        <w:pStyle w:val="Bibliography"/>
      </w:pPr>
      <w:r w:rsidRPr="001F250F">
        <w:t xml:space="preserve">28. M. E. McMahon, R. J. Santucci, and J. R. Scully, “Advanced Chemical Stability Diagrams to Predict the Formation of Complex Zinc Compounds in a Chloride Environment,” </w:t>
      </w:r>
      <w:r w:rsidRPr="001F250F">
        <w:rPr>
          <w:i/>
          <w:iCs/>
        </w:rPr>
        <w:t>RSC Advances</w:t>
      </w:r>
      <w:r w:rsidRPr="001F250F">
        <w:t xml:space="preserve"> </w:t>
      </w:r>
      <w:r w:rsidRPr="001F250F">
        <w:rPr>
          <w:i/>
          <w:iCs/>
        </w:rPr>
        <w:t>9</w:t>
      </w:r>
      <w:r w:rsidRPr="001F250F">
        <w:t>, no. 35 (2019): 19905–19916, https://doi.org/10.1039/C9RA00228F.</w:t>
      </w:r>
    </w:p>
    <w:p w14:paraId="4A14F5C9" w14:textId="77777777" w:rsidR="001F250F" w:rsidRPr="001F250F" w:rsidRDefault="001F250F" w:rsidP="001F250F">
      <w:pPr>
        <w:pStyle w:val="Bibliography"/>
      </w:pPr>
      <w:r w:rsidRPr="001F250F">
        <w:t xml:space="preserve">29. R. M. Katona, J. Taylor, and R. F. Schaller, “Validating Corrosion Models: A Comparison of Governing Equations,” </w:t>
      </w:r>
      <w:r w:rsidRPr="001F250F">
        <w:rPr>
          <w:i/>
          <w:iCs/>
        </w:rPr>
        <w:t>Corrosion Science</w:t>
      </w:r>
      <w:r w:rsidRPr="001F250F">
        <w:t xml:space="preserve"> </w:t>
      </w:r>
      <w:r w:rsidRPr="001F250F">
        <w:rPr>
          <w:i/>
          <w:iCs/>
        </w:rPr>
        <w:t>259</w:t>
      </w:r>
      <w:r w:rsidRPr="001F250F">
        <w:t xml:space="preserve"> (2026): 113495, https://doi.org/10.1016/j.corsci.2025.113495.</w:t>
      </w:r>
    </w:p>
    <w:p w14:paraId="2125F1B2" w14:textId="77777777" w:rsidR="001F250F" w:rsidRPr="001F250F" w:rsidRDefault="001F250F" w:rsidP="001F250F">
      <w:pPr>
        <w:pStyle w:val="Bibliography"/>
      </w:pPr>
      <w:r w:rsidRPr="001F250F">
        <w:t xml:space="preserve">30. P. Grathwohl, “Diffusion in Natural Porous Media: Contaminant Transport, Sorption/Desorption and Dissolution Kinetics,” </w:t>
      </w:r>
      <w:r w:rsidRPr="001F250F">
        <w:rPr>
          <w:i/>
          <w:iCs/>
        </w:rPr>
        <w:t>Diffusion in Natural Porous Media: Contaminant Transport, Sorption/Desorption and Dissolution Kinetics</w:t>
      </w:r>
      <w:r w:rsidRPr="001F250F">
        <w:t>, Springer: Boston, MA 1998, https://doi.org/10.1007/978-1-4615-5683-1.</w:t>
      </w:r>
    </w:p>
    <w:p w14:paraId="47B5ECB1" w14:textId="77777777" w:rsidR="001F250F" w:rsidRPr="001F250F" w:rsidRDefault="001F250F" w:rsidP="001F250F">
      <w:pPr>
        <w:pStyle w:val="Bibliography"/>
      </w:pPr>
      <w:r w:rsidRPr="001F250F">
        <w:t xml:space="preserve">31. J. W. Wilder, C. Clemons, D. Golovaty, K. L. Kreider, G. W. Young, and R. S. Lillard, “An Adaptive Level Set Approach for Modeling Damage Due to Galvanic Corrosion,” </w:t>
      </w:r>
      <w:r w:rsidRPr="001F250F">
        <w:rPr>
          <w:i/>
          <w:iCs/>
        </w:rPr>
        <w:t>Journal of Engineering Mathematics</w:t>
      </w:r>
      <w:r w:rsidRPr="001F250F">
        <w:t xml:space="preserve"> </w:t>
      </w:r>
      <w:r w:rsidRPr="001F250F">
        <w:rPr>
          <w:i/>
          <w:iCs/>
        </w:rPr>
        <w:t>91</w:t>
      </w:r>
      <w:r w:rsidRPr="001F250F">
        <w:t>, no. 1 (2015): 121–142, https://doi.org/10.1007/s10665-014-9732-3.</w:t>
      </w:r>
    </w:p>
    <w:p w14:paraId="29461087" w14:textId="77777777" w:rsidR="001F250F" w:rsidRPr="001F250F" w:rsidRDefault="001F250F" w:rsidP="001F250F">
      <w:pPr>
        <w:pStyle w:val="Bibliography"/>
      </w:pPr>
      <w:r w:rsidRPr="001F250F">
        <w:t xml:space="preserve">32. J. R. Rumble, Ed., “CRC Handbook of Chemistry and Physics,” </w:t>
      </w:r>
      <w:r w:rsidRPr="001F250F">
        <w:rPr>
          <w:i/>
          <w:iCs/>
        </w:rPr>
        <w:t>CRC handbook of chemistry and physics</w:t>
      </w:r>
      <w:r w:rsidRPr="001F250F">
        <w:t>, 98th edition 2017-2018., CRC Press, Taylor &amp; Francis Group: Boca Raton London New York 2017.</w:t>
      </w:r>
    </w:p>
    <w:p w14:paraId="7FF4D6CB" w14:textId="77777777" w:rsidR="001F250F" w:rsidRPr="001F250F" w:rsidRDefault="001F250F" w:rsidP="001F250F">
      <w:pPr>
        <w:pStyle w:val="Bibliography"/>
      </w:pPr>
      <w:r w:rsidRPr="001F250F">
        <w:t>33. P. Han, and D. M. Bartels, “</w:t>
      </w:r>
      <w:r w:rsidRPr="001F250F">
        <w:rPr>
          <w:b/>
          <w:bCs/>
        </w:rPr>
        <w:t>Temperature Dependence of Oxygen Diffusion in</w:t>
      </w:r>
      <w:r w:rsidRPr="001F250F">
        <w:t xml:space="preserve"> </w:t>
      </w:r>
      <w:r w:rsidRPr="001F250F">
        <w:rPr>
          <w:b/>
          <w:bCs/>
        </w:rPr>
        <w:t>H</w:t>
      </w:r>
      <w:r w:rsidRPr="001F250F">
        <w:t xml:space="preserve"> </w:t>
      </w:r>
      <w:r w:rsidRPr="001F250F">
        <w:rPr>
          <w:b/>
          <w:bCs/>
          <w:vertAlign w:val="subscript"/>
        </w:rPr>
        <w:t>2</w:t>
      </w:r>
      <w:r w:rsidRPr="001F250F">
        <w:rPr>
          <w:b/>
          <w:bCs/>
        </w:rPr>
        <w:t xml:space="preserve"> </w:t>
      </w:r>
      <w:r w:rsidRPr="001F250F">
        <w:t xml:space="preserve"> </w:t>
      </w:r>
      <w:r w:rsidRPr="001F250F">
        <w:rPr>
          <w:b/>
          <w:bCs/>
        </w:rPr>
        <w:t>O and D</w:t>
      </w:r>
      <w:r w:rsidRPr="001F250F">
        <w:t xml:space="preserve"> </w:t>
      </w:r>
      <w:r w:rsidRPr="001F250F">
        <w:rPr>
          <w:b/>
          <w:bCs/>
          <w:vertAlign w:val="subscript"/>
        </w:rPr>
        <w:t>2</w:t>
      </w:r>
      <w:r w:rsidRPr="001F250F">
        <w:rPr>
          <w:b/>
          <w:bCs/>
        </w:rPr>
        <w:t xml:space="preserve"> </w:t>
      </w:r>
      <w:r w:rsidRPr="001F250F">
        <w:t xml:space="preserve"> </w:t>
      </w:r>
      <w:r w:rsidRPr="001F250F">
        <w:rPr>
          <w:b/>
          <w:bCs/>
        </w:rPr>
        <w:t>O</w:t>
      </w:r>
      <w:r w:rsidRPr="001F250F">
        <w:t xml:space="preserve">,” </w:t>
      </w:r>
      <w:r w:rsidRPr="001F250F">
        <w:rPr>
          <w:i/>
          <w:iCs/>
        </w:rPr>
        <w:t>The Journal of Physical Chemistry</w:t>
      </w:r>
      <w:r w:rsidRPr="001F250F">
        <w:t xml:space="preserve"> </w:t>
      </w:r>
      <w:r w:rsidRPr="001F250F">
        <w:rPr>
          <w:i/>
          <w:iCs/>
        </w:rPr>
        <w:t>100</w:t>
      </w:r>
      <w:r w:rsidRPr="001F250F">
        <w:t>, no. 13 (1996): 5597–5602, https://doi.org/10.1021/jp952903y.</w:t>
      </w:r>
    </w:p>
    <w:p w14:paraId="6EE11C16" w14:textId="77777777" w:rsidR="001F250F" w:rsidRPr="001F250F" w:rsidRDefault="001F250F" w:rsidP="001F250F">
      <w:pPr>
        <w:pStyle w:val="Bibliography"/>
      </w:pPr>
      <w:r w:rsidRPr="001F250F">
        <w:t xml:space="preserve">34. S.-Y. Park, S.-H. Rho, H.-S. Lee, K.-M. Kim, and H.-C. Lee, “Fabrication of Highly Porous and Pure Zinc Oxide Films Using Modified DC Magnetron Sputtering and Post-Oxidation,” </w:t>
      </w:r>
      <w:r w:rsidRPr="001F250F">
        <w:rPr>
          <w:i/>
          <w:iCs/>
        </w:rPr>
        <w:t>Materials</w:t>
      </w:r>
      <w:r w:rsidRPr="001F250F">
        <w:t xml:space="preserve"> </w:t>
      </w:r>
      <w:r w:rsidRPr="001F250F">
        <w:rPr>
          <w:i/>
          <w:iCs/>
        </w:rPr>
        <w:t>14</w:t>
      </w:r>
      <w:r w:rsidRPr="001F250F">
        <w:t>, no. 20 (2021): 6112, https://doi.org/10.3390/ma14206112.</w:t>
      </w:r>
    </w:p>
    <w:p w14:paraId="4CFF5906" w14:textId="77777777" w:rsidR="001F250F" w:rsidRPr="001F250F" w:rsidRDefault="001F250F" w:rsidP="001F250F">
      <w:pPr>
        <w:pStyle w:val="Bibliography"/>
      </w:pPr>
      <w:r w:rsidRPr="001F250F">
        <w:t xml:space="preserve">35. L. Holzer, P. Marmet, M. Fingerle, A. Wiegmann, M. Neumann, and V. Schmidt, “Tortuosity-Porosity Relationships: Review of Empirical Data from Literature,” in </w:t>
      </w:r>
      <w:r w:rsidRPr="001F250F">
        <w:rPr>
          <w:i/>
          <w:iCs/>
        </w:rPr>
        <w:t>Tortuosity and Microstructure Effects in Porous Media</w:t>
      </w:r>
      <w:r w:rsidRPr="001F250F">
        <w:t>, Vol. 333, Springer International Publishing: Cham 2023, pp. 51–89, https://doi.org/10.1007/978-3-031-30477-4_3.</w:t>
      </w:r>
    </w:p>
    <w:p w14:paraId="7B071DB5" w14:textId="77777777" w:rsidR="001F250F" w:rsidRPr="001F250F" w:rsidRDefault="001F250F" w:rsidP="001F250F">
      <w:pPr>
        <w:pStyle w:val="Bibliography"/>
      </w:pPr>
      <w:r w:rsidRPr="001F250F">
        <w:t xml:space="preserve">36. J. Tkacz, K. Slouková, J. Minda, et al., “Influence of the Composition of the Hank’s Balanced Salt Solution on the Corrosion Behavior of AZ31 and AZ61 Magnesium Alloys,” </w:t>
      </w:r>
      <w:r w:rsidRPr="001F250F">
        <w:rPr>
          <w:i/>
          <w:iCs/>
        </w:rPr>
        <w:t>Metals</w:t>
      </w:r>
      <w:r w:rsidRPr="001F250F">
        <w:t xml:space="preserve"> </w:t>
      </w:r>
      <w:r w:rsidRPr="001F250F">
        <w:rPr>
          <w:i/>
          <w:iCs/>
        </w:rPr>
        <w:t>7</w:t>
      </w:r>
      <w:r w:rsidRPr="001F250F">
        <w:t>, no. 11 (2017): 465, https://doi.org/10.3390/met7110465.</w:t>
      </w:r>
    </w:p>
    <w:p w14:paraId="5B0BA37C" w14:textId="77777777" w:rsidR="001F250F" w:rsidRPr="001F250F" w:rsidRDefault="001F250F" w:rsidP="001F250F">
      <w:pPr>
        <w:pStyle w:val="Bibliography"/>
      </w:pPr>
      <w:r w:rsidRPr="001F250F">
        <w:t xml:space="preserve">37. T. Kokubo, and H. Takadama, “How Useful Is SBF in Predicting in Vivo Bone Bioactivity?,” </w:t>
      </w:r>
      <w:r w:rsidRPr="001F250F">
        <w:rPr>
          <w:i/>
          <w:iCs/>
        </w:rPr>
        <w:t>Biomaterials</w:t>
      </w:r>
      <w:r w:rsidRPr="001F250F">
        <w:t xml:space="preserve"> </w:t>
      </w:r>
      <w:r w:rsidRPr="001F250F">
        <w:rPr>
          <w:i/>
          <w:iCs/>
        </w:rPr>
        <w:t>27</w:t>
      </w:r>
      <w:r w:rsidRPr="001F250F">
        <w:t>, no. 15 (2006): 2907–2915, https://doi.org/10.1016/j.biomaterials.2006.01.017.</w:t>
      </w:r>
    </w:p>
    <w:p w14:paraId="688BBA44" w14:textId="77777777" w:rsidR="001F250F" w:rsidRPr="001F250F" w:rsidRDefault="001F250F" w:rsidP="001F250F">
      <w:pPr>
        <w:pStyle w:val="Bibliography"/>
      </w:pPr>
      <w:r w:rsidRPr="001F250F">
        <w:t xml:space="preserve">38. L. Liu, Y. Meng, C. Dong, Y. Yan, A. A. Volinsky, and L.-N. Wang, “Initial Formation of Corrosion Products on Pure Zinc in Simulated Body Fluid,” </w:t>
      </w:r>
      <w:r w:rsidRPr="001F250F">
        <w:rPr>
          <w:i/>
          <w:iCs/>
        </w:rPr>
        <w:t>Journal of Materials Science &amp; Technology</w:t>
      </w:r>
      <w:r w:rsidRPr="001F250F">
        <w:t xml:space="preserve"> </w:t>
      </w:r>
      <w:r w:rsidRPr="001F250F">
        <w:rPr>
          <w:i/>
          <w:iCs/>
        </w:rPr>
        <w:t>34</w:t>
      </w:r>
      <w:r w:rsidRPr="001F250F">
        <w:t>, no. 12 (2018): 2271–2282, https://doi.org/10.1016/j.jmst.2018.05.005.</w:t>
      </w:r>
    </w:p>
    <w:p w14:paraId="5375A3F6" w14:textId="77777777" w:rsidR="001F250F" w:rsidRPr="001F250F" w:rsidRDefault="001F250F" w:rsidP="001F250F">
      <w:pPr>
        <w:pStyle w:val="Bibliography"/>
      </w:pPr>
      <w:r w:rsidRPr="001F250F">
        <w:t xml:space="preserve">39. E. Mostaed, M. Sikora-Jasinska, J. W. Drelich, and M. Vedani, “Zinc-Based Alloys for Degradable Vascular Stent Applications,” </w:t>
      </w:r>
      <w:r w:rsidRPr="001F250F">
        <w:rPr>
          <w:i/>
          <w:iCs/>
        </w:rPr>
        <w:t>Acta Biomaterialia</w:t>
      </w:r>
      <w:r w:rsidRPr="001F250F">
        <w:t xml:space="preserve"> </w:t>
      </w:r>
      <w:r w:rsidRPr="001F250F">
        <w:rPr>
          <w:i/>
          <w:iCs/>
        </w:rPr>
        <w:t>71</w:t>
      </w:r>
      <w:r w:rsidRPr="001F250F">
        <w:t xml:space="preserve"> (2018): 1–23, https://doi.org/10.1016/j.actbio.2018.03.005.</w:t>
      </w:r>
    </w:p>
    <w:p w14:paraId="631FE55D" w14:textId="77777777" w:rsidR="001F250F" w:rsidRPr="001F250F" w:rsidRDefault="001F250F" w:rsidP="001F250F">
      <w:pPr>
        <w:pStyle w:val="Bibliography"/>
      </w:pPr>
      <w:r w:rsidRPr="001F250F">
        <w:t xml:space="preserve">40. Y. Meng, L. Liu, D. Zhang, et al., “Initial Formation of Corrosion Products on Pure Zinc in Saline Solution,” </w:t>
      </w:r>
      <w:r w:rsidRPr="001F250F">
        <w:rPr>
          <w:i/>
          <w:iCs/>
        </w:rPr>
        <w:t>Bioactive Materials</w:t>
      </w:r>
      <w:r w:rsidRPr="001F250F">
        <w:t xml:space="preserve"> </w:t>
      </w:r>
      <w:r w:rsidRPr="001F250F">
        <w:rPr>
          <w:i/>
          <w:iCs/>
        </w:rPr>
        <w:t>4</w:t>
      </w:r>
      <w:r w:rsidRPr="001F250F">
        <w:t xml:space="preserve"> (2019): 87–96, https://doi.org/10.1016/j.bioactmat.2018.08.003.</w:t>
      </w:r>
    </w:p>
    <w:p w14:paraId="59AF082F" w14:textId="77777777" w:rsidR="001F250F" w:rsidRPr="001F250F" w:rsidRDefault="001F250F" w:rsidP="001F250F">
      <w:pPr>
        <w:pStyle w:val="Bibliography"/>
      </w:pPr>
      <w:r w:rsidRPr="001F250F">
        <w:t xml:space="preserve">41. Y. Li, J. Wang, K. Sheng, et al., “Optimizing Structural Design on Biodegradable Magnesium Alloy Vascular Stent for Reducing Strut Thickness and Raising Radial Strength,” </w:t>
      </w:r>
      <w:r w:rsidRPr="001F250F">
        <w:rPr>
          <w:i/>
          <w:iCs/>
        </w:rPr>
        <w:t>Materials &amp; Design</w:t>
      </w:r>
      <w:r w:rsidRPr="001F250F">
        <w:t xml:space="preserve"> </w:t>
      </w:r>
      <w:r w:rsidRPr="001F250F">
        <w:rPr>
          <w:i/>
          <w:iCs/>
        </w:rPr>
        <w:t>220</w:t>
      </w:r>
      <w:r w:rsidRPr="001F250F">
        <w:t xml:space="preserve"> (2022): 110843, https://doi.org/10.1016/j.matdes.2022.110843.</w:t>
      </w:r>
    </w:p>
    <w:p w14:paraId="2AD9E664" w14:textId="77777777" w:rsidR="001F250F" w:rsidRPr="001F250F" w:rsidRDefault="001F250F" w:rsidP="001F250F">
      <w:pPr>
        <w:pStyle w:val="Bibliography"/>
      </w:pPr>
      <w:r w:rsidRPr="001F250F">
        <w:t xml:space="preserve">42. J. Chen, F. Dong, and S. Liu, “Design and Mechanical Performance Evaluation of WE43 Magnesium Alloy Biodegradable Stents via Finite Element Analysis,” </w:t>
      </w:r>
      <w:r w:rsidRPr="001F250F">
        <w:rPr>
          <w:i/>
          <w:iCs/>
        </w:rPr>
        <w:t>Metals</w:t>
      </w:r>
      <w:r w:rsidRPr="001F250F">
        <w:t xml:space="preserve"> </w:t>
      </w:r>
      <w:r w:rsidRPr="001F250F">
        <w:rPr>
          <w:i/>
          <w:iCs/>
        </w:rPr>
        <w:t>14</w:t>
      </w:r>
      <w:r w:rsidRPr="001F250F">
        <w:t>, no. 6 (2024): 704, https://doi.org/10.3390/met14060704.</w:t>
      </w:r>
    </w:p>
    <w:p w14:paraId="15681BB7" w14:textId="3139D56D" w:rsidR="00404548" w:rsidRPr="001A2EB4" w:rsidRDefault="00001F27" w:rsidP="00C10022">
      <w:pPr>
        <w:pStyle w:val="Literature"/>
        <w:spacing w:line="360" w:lineRule="auto"/>
        <w:jc w:val="both"/>
        <w:sectPr w:rsidR="00404548" w:rsidRPr="001A2EB4">
          <w:headerReference w:type="default" r:id="rId24"/>
          <w:footerReference w:type="default" r:id="rId25"/>
          <w:pgSz w:w="11906" w:h="16838"/>
          <w:pgMar w:top="1417" w:right="1417" w:bottom="1134" w:left="1417" w:header="708" w:footer="708" w:gutter="0"/>
          <w:cols w:space="708"/>
          <w:docGrid w:linePitch="360"/>
        </w:sectPr>
      </w:pPr>
      <w:r w:rsidRPr="001A2EB4">
        <w:fldChar w:fldCharType="end"/>
      </w:r>
    </w:p>
    <w:p w14:paraId="60FB7177" w14:textId="3BF0B2AE" w:rsidR="00CA1ACC" w:rsidRPr="001A2EB4" w:rsidRDefault="00CA1ACC" w:rsidP="00CA1ACC">
      <w:pPr>
        <w:pStyle w:val="Acknowledgements"/>
        <w:keepNext/>
        <w:spacing w:before="240" w:after="240"/>
        <w:rPr>
          <w:i/>
        </w:rPr>
      </w:pPr>
      <w:r w:rsidRPr="001A2EB4">
        <w:rPr>
          <w:b/>
        </w:rPr>
        <w:t>Supporting Information</w:t>
      </w:r>
    </w:p>
    <w:p w14:paraId="479F45B1" w14:textId="4FC28A33" w:rsidR="004A7D3E" w:rsidRPr="001A2EB4" w:rsidRDefault="00CA1ACC" w:rsidP="006C0E33">
      <w:pPr>
        <w:pStyle w:val="Acknowledgements"/>
        <w:spacing w:line="360" w:lineRule="auto"/>
      </w:pPr>
      <w:r w:rsidRPr="001A2EB4">
        <w:t>Supporting Information is available from the Wiley Online Library or from the author.</w:t>
      </w:r>
    </w:p>
    <w:sectPr w:rsidR="004A7D3E" w:rsidRPr="001A2EB4" w:rsidSect="00404548">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8D6318" w14:textId="77777777" w:rsidR="00D5249E" w:rsidRDefault="00D5249E">
      <w:r>
        <w:separator/>
      </w:r>
    </w:p>
  </w:endnote>
  <w:endnote w:type="continuationSeparator" w:id="0">
    <w:p w14:paraId="3B3DA0CC" w14:textId="77777777" w:rsidR="00D5249E" w:rsidRDefault="00D52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00000287" w:usb1="08070000" w:usb2="00000010"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B96A1" w14:textId="77777777" w:rsidR="007B7A09" w:rsidRDefault="007B7A09">
    <w:pPr>
      <w:pStyle w:val="Footer"/>
      <w:jc w:val="center"/>
    </w:pPr>
    <w:r>
      <w:fldChar w:fldCharType="begin"/>
    </w:r>
    <w:r>
      <w:instrText>PAGE   \* MERGEFORMAT</w:instrText>
    </w:r>
    <w:r>
      <w:fldChar w:fldCharType="separate"/>
    </w:r>
    <w:r w:rsidR="00302E7A">
      <w:rPr>
        <w:noProof/>
      </w:rPr>
      <w:t>2</w:t>
    </w:r>
    <w:r>
      <w:fldChar w:fldCharType="end"/>
    </w:r>
  </w:p>
  <w:p w14:paraId="76AE581B" w14:textId="77777777" w:rsidR="00562E2B" w:rsidRDefault="00562E2B" w:rsidP="0088145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9DA97" w14:textId="77777777" w:rsidR="00D5249E" w:rsidRDefault="00D5249E">
      <w:r>
        <w:separator/>
      </w:r>
    </w:p>
  </w:footnote>
  <w:footnote w:type="continuationSeparator" w:id="0">
    <w:p w14:paraId="618797FD" w14:textId="77777777" w:rsidR="00D5249E" w:rsidRDefault="00D52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A9236" w14:textId="77777777" w:rsidR="00562E2B" w:rsidRPr="009B44CC" w:rsidRDefault="00562E2B" w:rsidP="009B44CC">
    <w:pPr>
      <w:pStyle w:val="Header"/>
      <w:tabs>
        <w:tab w:val="left" w:pos="5003"/>
      </w:tabs>
      <w:jc w:val="right"/>
      <w:rPr>
        <w:lang w:val="en-US"/>
      </w:rPr>
    </w:pPr>
    <w:r>
      <w:tab/>
    </w:r>
    <w:r w:rsidR="00C56CD4" w:rsidRPr="00302E7A">
      <w:rPr>
        <w:noProof/>
        <w:lang w:val="en-US" w:eastAsia="en-US"/>
      </w:rPr>
      <w:drawing>
        <wp:inline distT="0" distB="0" distL="0" distR="0" wp14:anchorId="08A47E0E" wp14:editId="2984969C">
          <wp:extent cx="1488440" cy="414655"/>
          <wp:effectExtent l="0" t="0" r="0" b="0"/>
          <wp:docPr id="2" name="Picture 2" descr="Wiley-VCH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ley-VCH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41465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830BF"/>
    <w:multiLevelType w:val="multilevel"/>
    <w:tmpl w:val="DB305224"/>
    <w:lvl w:ilvl="0">
      <w:start w:val="1"/>
      <w:numFmt w:val="decimal"/>
      <w:lvlText w:val="%1."/>
      <w:lvlJc w:val="left"/>
      <w:pPr>
        <w:ind w:left="432" w:hanging="432"/>
      </w:pPr>
    </w:lvl>
    <w:lvl w:ilvl="1">
      <w:start w:val="1"/>
      <w:numFmt w:val="decimal"/>
      <w:lvlText w:val="%1.%2"/>
      <w:lvlJc w:val="left"/>
      <w:pPr>
        <w:ind w:left="1143" w:hanging="576"/>
      </w:pPr>
    </w:lvl>
    <w:lvl w:ilvl="2">
      <w:start w:val="1"/>
      <w:numFmt w:val="decimal"/>
      <w:lvlText w:val="%1.%2.%3"/>
      <w:lvlJc w:val="left"/>
      <w:pPr>
        <w:ind w:left="72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DEB100A"/>
    <w:multiLevelType w:val="multilevel"/>
    <w:tmpl w:val="F2B8416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6A434E7"/>
    <w:multiLevelType w:val="hybridMultilevel"/>
    <w:tmpl w:val="F1D04C68"/>
    <w:lvl w:ilvl="0" w:tplc="C1BA88EA">
      <w:start w:val="1"/>
      <w:numFmt w:val="decimal"/>
      <w:pStyle w:val="Head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0"/>
  </w:num>
  <w:num w:numId="3">
    <w:abstractNumId w:val="1"/>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6A0"/>
    <w:rsid w:val="000003BB"/>
    <w:rsid w:val="00001F27"/>
    <w:rsid w:val="0000374D"/>
    <w:rsid w:val="00004A23"/>
    <w:rsid w:val="00006A0A"/>
    <w:rsid w:val="0000703E"/>
    <w:rsid w:val="000112FC"/>
    <w:rsid w:val="000118B0"/>
    <w:rsid w:val="00011C49"/>
    <w:rsid w:val="00011F40"/>
    <w:rsid w:val="0001454A"/>
    <w:rsid w:val="0001618D"/>
    <w:rsid w:val="0001683C"/>
    <w:rsid w:val="000172E7"/>
    <w:rsid w:val="00020628"/>
    <w:rsid w:val="00020C47"/>
    <w:rsid w:val="000213E5"/>
    <w:rsid w:val="000214A8"/>
    <w:rsid w:val="00023F64"/>
    <w:rsid w:val="00024712"/>
    <w:rsid w:val="000279B4"/>
    <w:rsid w:val="00027EC9"/>
    <w:rsid w:val="00027FB5"/>
    <w:rsid w:val="00031424"/>
    <w:rsid w:val="000314D2"/>
    <w:rsid w:val="00031938"/>
    <w:rsid w:val="0003318F"/>
    <w:rsid w:val="00033967"/>
    <w:rsid w:val="00033CBD"/>
    <w:rsid w:val="00034152"/>
    <w:rsid w:val="0004094E"/>
    <w:rsid w:val="00040B7B"/>
    <w:rsid w:val="00041C1B"/>
    <w:rsid w:val="0004311D"/>
    <w:rsid w:val="000437F7"/>
    <w:rsid w:val="00046708"/>
    <w:rsid w:val="00050985"/>
    <w:rsid w:val="000535FE"/>
    <w:rsid w:val="0005501E"/>
    <w:rsid w:val="00055883"/>
    <w:rsid w:val="0006044D"/>
    <w:rsid w:val="00060D37"/>
    <w:rsid w:val="00062324"/>
    <w:rsid w:val="000631D6"/>
    <w:rsid w:val="00063C0E"/>
    <w:rsid w:val="00064A86"/>
    <w:rsid w:val="000672F0"/>
    <w:rsid w:val="00067C29"/>
    <w:rsid w:val="00072EA7"/>
    <w:rsid w:val="00076EAD"/>
    <w:rsid w:val="0008134C"/>
    <w:rsid w:val="0008287E"/>
    <w:rsid w:val="00082B55"/>
    <w:rsid w:val="00083031"/>
    <w:rsid w:val="0008740B"/>
    <w:rsid w:val="00087A22"/>
    <w:rsid w:val="000904D3"/>
    <w:rsid w:val="0009052E"/>
    <w:rsid w:val="0009225A"/>
    <w:rsid w:val="0009309C"/>
    <w:rsid w:val="00093F1B"/>
    <w:rsid w:val="00094322"/>
    <w:rsid w:val="00094C15"/>
    <w:rsid w:val="00097CCF"/>
    <w:rsid w:val="000A1F4B"/>
    <w:rsid w:val="000A21A9"/>
    <w:rsid w:val="000A254C"/>
    <w:rsid w:val="000A2EA9"/>
    <w:rsid w:val="000A38D2"/>
    <w:rsid w:val="000A3E93"/>
    <w:rsid w:val="000A472C"/>
    <w:rsid w:val="000A5773"/>
    <w:rsid w:val="000A682F"/>
    <w:rsid w:val="000A68CD"/>
    <w:rsid w:val="000B05A0"/>
    <w:rsid w:val="000B33EE"/>
    <w:rsid w:val="000B4293"/>
    <w:rsid w:val="000C259E"/>
    <w:rsid w:val="000C3E0C"/>
    <w:rsid w:val="000C6252"/>
    <w:rsid w:val="000C6F8A"/>
    <w:rsid w:val="000D021F"/>
    <w:rsid w:val="000D14B2"/>
    <w:rsid w:val="000D27D0"/>
    <w:rsid w:val="000D2C07"/>
    <w:rsid w:val="000D2D4B"/>
    <w:rsid w:val="000D45F4"/>
    <w:rsid w:val="000D5AB4"/>
    <w:rsid w:val="000D66DB"/>
    <w:rsid w:val="000D7EBA"/>
    <w:rsid w:val="000D7FE6"/>
    <w:rsid w:val="000E4591"/>
    <w:rsid w:val="000E788B"/>
    <w:rsid w:val="000E7A5B"/>
    <w:rsid w:val="000E7BBA"/>
    <w:rsid w:val="000F00DD"/>
    <w:rsid w:val="000F439F"/>
    <w:rsid w:val="000F512F"/>
    <w:rsid w:val="001013F4"/>
    <w:rsid w:val="001054D4"/>
    <w:rsid w:val="00105ABB"/>
    <w:rsid w:val="0010686C"/>
    <w:rsid w:val="00106DCC"/>
    <w:rsid w:val="0010795F"/>
    <w:rsid w:val="00107C5F"/>
    <w:rsid w:val="00107CCC"/>
    <w:rsid w:val="00110011"/>
    <w:rsid w:val="001105BD"/>
    <w:rsid w:val="001169C3"/>
    <w:rsid w:val="00116C82"/>
    <w:rsid w:val="00120BE6"/>
    <w:rsid w:val="00120E85"/>
    <w:rsid w:val="001212AC"/>
    <w:rsid w:val="0012158C"/>
    <w:rsid w:val="00123ADA"/>
    <w:rsid w:val="00124B18"/>
    <w:rsid w:val="00125573"/>
    <w:rsid w:val="0012642A"/>
    <w:rsid w:val="00126D17"/>
    <w:rsid w:val="0013004A"/>
    <w:rsid w:val="001305BF"/>
    <w:rsid w:val="00131708"/>
    <w:rsid w:val="00131D58"/>
    <w:rsid w:val="00132D14"/>
    <w:rsid w:val="001370B1"/>
    <w:rsid w:val="001377CA"/>
    <w:rsid w:val="00140B94"/>
    <w:rsid w:val="001450FB"/>
    <w:rsid w:val="0014658A"/>
    <w:rsid w:val="00147D5C"/>
    <w:rsid w:val="00147DB8"/>
    <w:rsid w:val="00147E69"/>
    <w:rsid w:val="00151683"/>
    <w:rsid w:val="0015392F"/>
    <w:rsid w:val="0015563E"/>
    <w:rsid w:val="00155F66"/>
    <w:rsid w:val="00156D2A"/>
    <w:rsid w:val="00160A10"/>
    <w:rsid w:val="0016390D"/>
    <w:rsid w:val="00164057"/>
    <w:rsid w:val="00165B37"/>
    <w:rsid w:val="00170369"/>
    <w:rsid w:val="00173757"/>
    <w:rsid w:val="00173C59"/>
    <w:rsid w:val="00174176"/>
    <w:rsid w:val="00180084"/>
    <w:rsid w:val="00181D92"/>
    <w:rsid w:val="001823B6"/>
    <w:rsid w:val="001848EB"/>
    <w:rsid w:val="0018721C"/>
    <w:rsid w:val="00187DB9"/>
    <w:rsid w:val="00190107"/>
    <w:rsid w:val="0019077D"/>
    <w:rsid w:val="0019194D"/>
    <w:rsid w:val="00191B76"/>
    <w:rsid w:val="0019703C"/>
    <w:rsid w:val="0019723B"/>
    <w:rsid w:val="001A2EB4"/>
    <w:rsid w:val="001A4240"/>
    <w:rsid w:val="001A6821"/>
    <w:rsid w:val="001A6B38"/>
    <w:rsid w:val="001A734D"/>
    <w:rsid w:val="001B0635"/>
    <w:rsid w:val="001B0E68"/>
    <w:rsid w:val="001B3231"/>
    <w:rsid w:val="001B4224"/>
    <w:rsid w:val="001B7472"/>
    <w:rsid w:val="001C10AC"/>
    <w:rsid w:val="001C3008"/>
    <w:rsid w:val="001C37CE"/>
    <w:rsid w:val="001C4A1A"/>
    <w:rsid w:val="001C55FB"/>
    <w:rsid w:val="001D12BC"/>
    <w:rsid w:val="001D3190"/>
    <w:rsid w:val="001D3A42"/>
    <w:rsid w:val="001D561D"/>
    <w:rsid w:val="001D5CB5"/>
    <w:rsid w:val="001D75BA"/>
    <w:rsid w:val="001E0C51"/>
    <w:rsid w:val="001E10A1"/>
    <w:rsid w:val="001E18CC"/>
    <w:rsid w:val="001E3D2D"/>
    <w:rsid w:val="001E4605"/>
    <w:rsid w:val="001E4E75"/>
    <w:rsid w:val="001E5F4E"/>
    <w:rsid w:val="001F0294"/>
    <w:rsid w:val="001F250F"/>
    <w:rsid w:val="001F2689"/>
    <w:rsid w:val="001F2AB7"/>
    <w:rsid w:val="001F2C9D"/>
    <w:rsid w:val="001F3C9B"/>
    <w:rsid w:val="001F3E77"/>
    <w:rsid w:val="001F4BD1"/>
    <w:rsid w:val="001F5110"/>
    <w:rsid w:val="001F5702"/>
    <w:rsid w:val="001F65A2"/>
    <w:rsid w:val="002002FC"/>
    <w:rsid w:val="00201F71"/>
    <w:rsid w:val="00203934"/>
    <w:rsid w:val="00203BF1"/>
    <w:rsid w:val="0020446B"/>
    <w:rsid w:val="00204BA7"/>
    <w:rsid w:val="002072AB"/>
    <w:rsid w:val="00207745"/>
    <w:rsid w:val="00210140"/>
    <w:rsid w:val="00211942"/>
    <w:rsid w:val="0021259D"/>
    <w:rsid w:val="0021295A"/>
    <w:rsid w:val="00214D95"/>
    <w:rsid w:val="00215165"/>
    <w:rsid w:val="00215455"/>
    <w:rsid w:val="00215531"/>
    <w:rsid w:val="002162B2"/>
    <w:rsid w:val="00216F54"/>
    <w:rsid w:val="00220933"/>
    <w:rsid w:val="00220C72"/>
    <w:rsid w:val="0022540C"/>
    <w:rsid w:val="00226AA4"/>
    <w:rsid w:val="00227DCD"/>
    <w:rsid w:val="00231ACE"/>
    <w:rsid w:val="00232D62"/>
    <w:rsid w:val="00233C8A"/>
    <w:rsid w:val="00236036"/>
    <w:rsid w:val="00240D90"/>
    <w:rsid w:val="00241425"/>
    <w:rsid w:val="002443F3"/>
    <w:rsid w:val="002448E7"/>
    <w:rsid w:val="00244A9D"/>
    <w:rsid w:val="00246AE0"/>
    <w:rsid w:val="00250F5D"/>
    <w:rsid w:val="00253CB1"/>
    <w:rsid w:val="002543F9"/>
    <w:rsid w:val="00254764"/>
    <w:rsid w:val="00256B43"/>
    <w:rsid w:val="00257ADD"/>
    <w:rsid w:val="00262571"/>
    <w:rsid w:val="00263334"/>
    <w:rsid w:val="00263723"/>
    <w:rsid w:val="00263CF8"/>
    <w:rsid w:val="00265635"/>
    <w:rsid w:val="00266389"/>
    <w:rsid w:val="002675F7"/>
    <w:rsid w:val="002725A5"/>
    <w:rsid w:val="0027314F"/>
    <w:rsid w:val="0028289F"/>
    <w:rsid w:val="00284157"/>
    <w:rsid w:val="00284A2C"/>
    <w:rsid w:val="00285631"/>
    <w:rsid w:val="002876FD"/>
    <w:rsid w:val="00290D94"/>
    <w:rsid w:val="0029203C"/>
    <w:rsid w:val="0029366B"/>
    <w:rsid w:val="00294873"/>
    <w:rsid w:val="00295668"/>
    <w:rsid w:val="002A379F"/>
    <w:rsid w:val="002A4A81"/>
    <w:rsid w:val="002A5478"/>
    <w:rsid w:val="002A73A2"/>
    <w:rsid w:val="002A7CE8"/>
    <w:rsid w:val="002B0671"/>
    <w:rsid w:val="002B262F"/>
    <w:rsid w:val="002B2A3C"/>
    <w:rsid w:val="002B3553"/>
    <w:rsid w:val="002B5A0A"/>
    <w:rsid w:val="002B5E06"/>
    <w:rsid w:val="002C0CFF"/>
    <w:rsid w:val="002C3D02"/>
    <w:rsid w:val="002C4EF8"/>
    <w:rsid w:val="002C58D0"/>
    <w:rsid w:val="002C6CA6"/>
    <w:rsid w:val="002D09B9"/>
    <w:rsid w:val="002D0C88"/>
    <w:rsid w:val="002D16A0"/>
    <w:rsid w:val="002D2930"/>
    <w:rsid w:val="002D2DFF"/>
    <w:rsid w:val="002D3D6D"/>
    <w:rsid w:val="002D5BF8"/>
    <w:rsid w:val="002D7ECC"/>
    <w:rsid w:val="002E1B8F"/>
    <w:rsid w:val="002E2DEF"/>
    <w:rsid w:val="002E381D"/>
    <w:rsid w:val="002E4C03"/>
    <w:rsid w:val="002E4DB8"/>
    <w:rsid w:val="002E4E3E"/>
    <w:rsid w:val="002E7433"/>
    <w:rsid w:val="002E76B2"/>
    <w:rsid w:val="002E79A2"/>
    <w:rsid w:val="002E7E23"/>
    <w:rsid w:val="002F4F4B"/>
    <w:rsid w:val="002F52CE"/>
    <w:rsid w:val="002F55FD"/>
    <w:rsid w:val="002F594C"/>
    <w:rsid w:val="00301984"/>
    <w:rsid w:val="00301B0B"/>
    <w:rsid w:val="00301E84"/>
    <w:rsid w:val="00302E7A"/>
    <w:rsid w:val="00303D1B"/>
    <w:rsid w:val="003046B7"/>
    <w:rsid w:val="00306D4E"/>
    <w:rsid w:val="00312A32"/>
    <w:rsid w:val="00317A57"/>
    <w:rsid w:val="00320A99"/>
    <w:rsid w:val="0032144B"/>
    <w:rsid w:val="00321E38"/>
    <w:rsid w:val="00322D5B"/>
    <w:rsid w:val="00324F13"/>
    <w:rsid w:val="00325133"/>
    <w:rsid w:val="00325AC2"/>
    <w:rsid w:val="00326A1C"/>
    <w:rsid w:val="00326CFC"/>
    <w:rsid w:val="00327FDC"/>
    <w:rsid w:val="003302FB"/>
    <w:rsid w:val="003360E3"/>
    <w:rsid w:val="003371D5"/>
    <w:rsid w:val="003376CD"/>
    <w:rsid w:val="003452C3"/>
    <w:rsid w:val="003501A7"/>
    <w:rsid w:val="0035048A"/>
    <w:rsid w:val="00354F9C"/>
    <w:rsid w:val="0036263B"/>
    <w:rsid w:val="00363B62"/>
    <w:rsid w:val="00363EEB"/>
    <w:rsid w:val="003645B0"/>
    <w:rsid w:val="00364B2C"/>
    <w:rsid w:val="003664F1"/>
    <w:rsid w:val="00367E3F"/>
    <w:rsid w:val="00375B25"/>
    <w:rsid w:val="00375F1B"/>
    <w:rsid w:val="00377EA5"/>
    <w:rsid w:val="00377F77"/>
    <w:rsid w:val="00383073"/>
    <w:rsid w:val="0038438F"/>
    <w:rsid w:val="00387C67"/>
    <w:rsid w:val="00387D98"/>
    <w:rsid w:val="00390B0F"/>
    <w:rsid w:val="00390B38"/>
    <w:rsid w:val="00390B6B"/>
    <w:rsid w:val="003911C9"/>
    <w:rsid w:val="00391CFE"/>
    <w:rsid w:val="0039353B"/>
    <w:rsid w:val="00394F9E"/>
    <w:rsid w:val="00395426"/>
    <w:rsid w:val="00395B91"/>
    <w:rsid w:val="00396615"/>
    <w:rsid w:val="0039700D"/>
    <w:rsid w:val="00397089"/>
    <w:rsid w:val="003978A8"/>
    <w:rsid w:val="003A0F30"/>
    <w:rsid w:val="003A2E7D"/>
    <w:rsid w:val="003A38B6"/>
    <w:rsid w:val="003A4C44"/>
    <w:rsid w:val="003A5AD0"/>
    <w:rsid w:val="003A6CE3"/>
    <w:rsid w:val="003A7250"/>
    <w:rsid w:val="003A7899"/>
    <w:rsid w:val="003B15EE"/>
    <w:rsid w:val="003B33EC"/>
    <w:rsid w:val="003B4C4D"/>
    <w:rsid w:val="003B517D"/>
    <w:rsid w:val="003B60EC"/>
    <w:rsid w:val="003C00ED"/>
    <w:rsid w:val="003C1C0A"/>
    <w:rsid w:val="003C35DF"/>
    <w:rsid w:val="003C485D"/>
    <w:rsid w:val="003C4A68"/>
    <w:rsid w:val="003C53D5"/>
    <w:rsid w:val="003C554F"/>
    <w:rsid w:val="003C61DD"/>
    <w:rsid w:val="003D63E7"/>
    <w:rsid w:val="003E05F1"/>
    <w:rsid w:val="003E113B"/>
    <w:rsid w:val="003E5092"/>
    <w:rsid w:val="003E715D"/>
    <w:rsid w:val="003F103E"/>
    <w:rsid w:val="003F1849"/>
    <w:rsid w:val="003F2E48"/>
    <w:rsid w:val="003F440C"/>
    <w:rsid w:val="003F525A"/>
    <w:rsid w:val="003F7BE6"/>
    <w:rsid w:val="004006A9"/>
    <w:rsid w:val="00400E3B"/>
    <w:rsid w:val="00404548"/>
    <w:rsid w:val="004052AE"/>
    <w:rsid w:val="004105FB"/>
    <w:rsid w:val="004117F3"/>
    <w:rsid w:val="004118A5"/>
    <w:rsid w:val="00413672"/>
    <w:rsid w:val="00414041"/>
    <w:rsid w:val="00414465"/>
    <w:rsid w:val="00414729"/>
    <w:rsid w:val="00414C80"/>
    <w:rsid w:val="00414F4B"/>
    <w:rsid w:val="00415EF9"/>
    <w:rsid w:val="00416629"/>
    <w:rsid w:val="00417DA1"/>
    <w:rsid w:val="004208A4"/>
    <w:rsid w:val="00421ED2"/>
    <w:rsid w:val="00423478"/>
    <w:rsid w:val="00424107"/>
    <w:rsid w:val="00425B76"/>
    <w:rsid w:val="004260A2"/>
    <w:rsid w:val="004266F0"/>
    <w:rsid w:val="00426FC6"/>
    <w:rsid w:val="004273BC"/>
    <w:rsid w:val="00427C5F"/>
    <w:rsid w:val="004353FF"/>
    <w:rsid w:val="00435C38"/>
    <w:rsid w:val="00437359"/>
    <w:rsid w:val="00437C2A"/>
    <w:rsid w:val="00440368"/>
    <w:rsid w:val="00441EAC"/>
    <w:rsid w:val="00442207"/>
    <w:rsid w:val="00442D32"/>
    <w:rsid w:val="004441FA"/>
    <w:rsid w:val="004443EA"/>
    <w:rsid w:val="00444966"/>
    <w:rsid w:val="004507E5"/>
    <w:rsid w:val="004519AD"/>
    <w:rsid w:val="0045459A"/>
    <w:rsid w:val="004545DB"/>
    <w:rsid w:val="0045786A"/>
    <w:rsid w:val="004603E8"/>
    <w:rsid w:val="00460F76"/>
    <w:rsid w:val="004620FC"/>
    <w:rsid w:val="00462F12"/>
    <w:rsid w:val="00463050"/>
    <w:rsid w:val="0046340F"/>
    <w:rsid w:val="004649E0"/>
    <w:rsid w:val="00466168"/>
    <w:rsid w:val="0046778B"/>
    <w:rsid w:val="004714D4"/>
    <w:rsid w:val="00475712"/>
    <w:rsid w:val="00476B43"/>
    <w:rsid w:val="00480CCE"/>
    <w:rsid w:val="00482FAA"/>
    <w:rsid w:val="004833E0"/>
    <w:rsid w:val="00485363"/>
    <w:rsid w:val="004860B6"/>
    <w:rsid w:val="00486146"/>
    <w:rsid w:val="00487211"/>
    <w:rsid w:val="0049075F"/>
    <w:rsid w:val="00492114"/>
    <w:rsid w:val="00492DA8"/>
    <w:rsid w:val="00495DB3"/>
    <w:rsid w:val="004A0888"/>
    <w:rsid w:val="004A3829"/>
    <w:rsid w:val="004A43B6"/>
    <w:rsid w:val="004A533C"/>
    <w:rsid w:val="004A6C0A"/>
    <w:rsid w:val="004A6E12"/>
    <w:rsid w:val="004A70EE"/>
    <w:rsid w:val="004A774E"/>
    <w:rsid w:val="004A7882"/>
    <w:rsid w:val="004A7D3E"/>
    <w:rsid w:val="004A7FF9"/>
    <w:rsid w:val="004B379D"/>
    <w:rsid w:val="004B5F0C"/>
    <w:rsid w:val="004B6031"/>
    <w:rsid w:val="004C046E"/>
    <w:rsid w:val="004C1609"/>
    <w:rsid w:val="004C216B"/>
    <w:rsid w:val="004C2E8F"/>
    <w:rsid w:val="004C56CA"/>
    <w:rsid w:val="004C5DD3"/>
    <w:rsid w:val="004D30F9"/>
    <w:rsid w:val="004D4A32"/>
    <w:rsid w:val="004D4D60"/>
    <w:rsid w:val="004D525B"/>
    <w:rsid w:val="004D64AB"/>
    <w:rsid w:val="004E0AF2"/>
    <w:rsid w:val="004E124F"/>
    <w:rsid w:val="004E40FB"/>
    <w:rsid w:val="004E4161"/>
    <w:rsid w:val="004E4735"/>
    <w:rsid w:val="004E7C4A"/>
    <w:rsid w:val="004E7CE8"/>
    <w:rsid w:val="004F21DD"/>
    <w:rsid w:val="004F271D"/>
    <w:rsid w:val="004F4CE3"/>
    <w:rsid w:val="004F5114"/>
    <w:rsid w:val="004F756C"/>
    <w:rsid w:val="005001FA"/>
    <w:rsid w:val="0050104E"/>
    <w:rsid w:val="005019AF"/>
    <w:rsid w:val="0050488D"/>
    <w:rsid w:val="00504D12"/>
    <w:rsid w:val="0050527A"/>
    <w:rsid w:val="0050535A"/>
    <w:rsid w:val="00506CAB"/>
    <w:rsid w:val="005106F5"/>
    <w:rsid w:val="00511192"/>
    <w:rsid w:val="005118AD"/>
    <w:rsid w:val="00512353"/>
    <w:rsid w:val="00514743"/>
    <w:rsid w:val="00521F9F"/>
    <w:rsid w:val="005220C2"/>
    <w:rsid w:val="00522E88"/>
    <w:rsid w:val="00523369"/>
    <w:rsid w:val="0052398F"/>
    <w:rsid w:val="0052773C"/>
    <w:rsid w:val="00527833"/>
    <w:rsid w:val="00532380"/>
    <w:rsid w:val="005324FF"/>
    <w:rsid w:val="00532960"/>
    <w:rsid w:val="005332ED"/>
    <w:rsid w:val="005346D2"/>
    <w:rsid w:val="00540BB4"/>
    <w:rsid w:val="00545A73"/>
    <w:rsid w:val="00546DEB"/>
    <w:rsid w:val="00546F0F"/>
    <w:rsid w:val="005477E7"/>
    <w:rsid w:val="00550159"/>
    <w:rsid w:val="00551897"/>
    <w:rsid w:val="00551FFD"/>
    <w:rsid w:val="00552A0F"/>
    <w:rsid w:val="00553854"/>
    <w:rsid w:val="005551ED"/>
    <w:rsid w:val="00555A9E"/>
    <w:rsid w:val="00556419"/>
    <w:rsid w:val="005572B4"/>
    <w:rsid w:val="005572DD"/>
    <w:rsid w:val="00557C3B"/>
    <w:rsid w:val="00560564"/>
    <w:rsid w:val="00562E2B"/>
    <w:rsid w:val="00564668"/>
    <w:rsid w:val="00567294"/>
    <w:rsid w:val="00567AF5"/>
    <w:rsid w:val="00570353"/>
    <w:rsid w:val="005715F5"/>
    <w:rsid w:val="0057171E"/>
    <w:rsid w:val="00571CCC"/>
    <w:rsid w:val="00571EEC"/>
    <w:rsid w:val="00572434"/>
    <w:rsid w:val="00572666"/>
    <w:rsid w:val="0057267E"/>
    <w:rsid w:val="005726BD"/>
    <w:rsid w:val="00572E3F"/>
    <w:rsid w:val="00574A5A"/>
    <w:rsid w:val="005753B8"/>
    <w:rsid w:val="005757F6"/>
    <w:rsid w:val="00576A95"/>
    <w:rsid w:val="00583971"/>
    <w:rsid w:val="00583ED5"/>
    <w:rsid w:val="0058436A"/>
    <w:rsid w:val="00587437"/>
    <w:rsid w:val="00592678"/>
    <w:rsid w:val="00594644"/>
    <w:rsid w:val="0059526F"/>
    <w:rsid w:val="00596F36"/>
    <w:rsid w:val="005A0C2A"/>
    <w:rsid w:val="005A1741"/>
    <w:rsid w:val="005A235F"/>
    <w:rsid w:val="005A2B63"/>
    <w:rsid w:val="005A6733"/>
    <w:rsid w:val="005A751F"/>
    <w:rsid w:val="005A7719"/>
    <w:rsid w:val="005A77C2"/>
    <w:rsid w:val="005B291B"/>
    <w:rsid w:val="005B5344"/>
    <w:rsid w:val="005B6D40"/>
    <w:rsid w:val="005B6F9F"/>
    <w:rsid w:val="005B76C5"/>
    <w:rsid w:val="005B7AF0"/>
    <w:rsid w:val="005B7B5E"/>
    <w:rsid w:val="005B7B8A"/>
    <w:rsid w:val="005C09C6"/>
    <w:rsid w:val="005C0AAD"/>
    <w:rsid w:val="005C458D"/>
    <w:rsid w:val="005C491E"/>
    <w:rsid w:val="005C5E0A"/>
    <w:rsid w:val="005C6C0C"/>
    <w:rsid w:val="005D2276"/>
    <w:rsid w:val="005D25FD"/>
    <w:rsid w:val="005D2808"/>
    <w:rsid w:val="005D7CD7"/>
    <w:rsid w:val="005E0300"/>
    <w:rsid w:val="005E0858"/>
    <w:rsid w:val="005E2794"/>
    <w:rsid w:val="005E3CBF"/>
    <w:rsid w:val="005E6061"/>
    <w:rsid w:val="005E6F9D"/>
    <w:rsid w:val="005E7B5A"/>
    <w:rsid w:val="005F01FC"/>
    <w:rsid w:val="005F0C89"/>
    <w:rsid w:val="005F230E"/>
    <w:rsid w:val="005F3701"/>
    <w:rsid w:val="005F41DF"/>
    <w:rsid w:val="005F4521"/>
    <w:rsid w:val="005F45DB"/>
    <w:rsid w:val="005F5478"/>
    <w:rsid w:val="005F5B1E"/>
    <w:rsid w:val="006006FC"/>
    <w:rsid w:val="00603A21"/>
    <w:rsid w:val="006045BA"/>
    <w:rsid w:val="0060583A"/>
    <w:rsid w:val="00605BD5"/>
    <w:rsid w:val="00610FD9"/>
    <w:rsid w:val="00611649"/>
    <w:rsid w:val="00611A0E"/>
    <w:rsid w:val="00614154"/>
    <w:rsid w:val="00614BD3"/>
    <w:rsid w:val="00621B28"/>
    <w:rsid w:val="00621D4D"/>
    <w:rsid w:val="00621E22"/>
    <w:rsid w:val="00623A77"/>
    <w:rsid w:val="006256F5"/>
    <w:rsid w:val="0063097B"/>
    <w:rsid w:val="00630A34"/>
    <w:rsid w:val="00630E7F"/>
    <w:rsid w:val="00633455"/>
    <w:rsid w:val="0063546E"/>
    <w:rsid w:val="006358D3"/>
    <w:rsid w:val="006364B8"/>
    <w:rsid w:val="00636A64"/>
    <w:rsid w:val="00636B93"/>
    <w:rsid w:val="00640550"/>
    <w:rsid w:val="00642AC3"/>
    <w:rsid w:val="0064326A"/>
    <w:rsid w:val="00644970"/>
    <w:rsid w:val="00644D5D"/>
    <w:rsid w:val="0064695B"/>
    <w:rsid w:val="00646DC7"/>
    <w:rsid w:val="006511FB"/>
    <w:rsid w:val="00651A9D"/>
    <w:rsid w:val="00654C93"/>
    <w:rsid w:val="00656092"/>
    <w:rsid w:val="0065741C"/>
    <w:rsid w:val="00660A87"/>
    <w:rsid w:val="00660B85"/>
    <w:rsid w:val="006622E0"/>
    <w:rsid w:val="00662DCE"/>
    <w:rsid w:val="00664F6D"/>
    <w:rsid w:val="006650B8"/>
    <w:rsid w:val="00665174"/>
    <w:rsid w:val="00666329"/>
    <w:rsid w:val="006672EE"/>
    <w:rsid w:val="00667C3C"/>
    <w:rsid w:val="0067011F"/>
    <w:rsid w:val="0067015E"/>
    <w:rsid w:val="0067404A"/>
    <w:rsid w:val="0067604C"/>
    <w:rsid w:val="00680453"/>
    <w:rsid w:val="0068228C"/>
    <w:rsid w:val="00682526"/>
    <w:rsid w:val="006831A5"/>
    <w:rsid w:val="00683555"/>
    <w:rsid w:val="00683888"/>
    <w:rsid w:val="00686F1D"/>
    <w:rsid w:val="00692F7A"/>
    <w:rsid w:val="006951C5"/>
    <w:rsid w:val="00695E06"/>
    <w:rsid w:val="00696315"/>
    <w:rsid w:val="006A0D51"/>
    <w:rsid w:val="006A1C05"/>
    <w:rsid w:val="006A225B"/>
    <w:rsid w:val="006A30D2"/>
    <w:rsid w:val="006A5A6A"/>
    <w:rsid w:val="006A5FE3"/>
    <w:rsid w:val="006A7444"/>
    <w:rsid w:val="006B23B2"/>
    <w:rsid w:val="006B4845"/>
    <w:rsid w:val="006B635C"/>
    <w:rsid w:val="006C0E33"/>
    <w:rsid w:val="006C1708"/>
    <w:rsid w:val="006C1C29"/>
    <w:rsid w:val="006C3782"/>
    <w:rsid w:val="006C3CDE"/>
    <w:rsid w:val="006C4745"/>
    <w:rsid w:val="006D0EE8"/>
    <w:rsid w:val="006D2067"/>
    <w:rsid w:val="006D3162"/>
    <w:rsid w:val="006D3643"/>
    <w:rsid w:val="006D37E7"/>
    <w:rsid w:val="006D3C7E"/>
    <w:rsid w:val="006D3CE2"/>
    <w:rsid w:val="006D5146"/>
    <w:rsid w:val="006D59D6"/>
    <w:rsid w:val="006D5C04"/>
    <w:rsid w:val="006D7508"/>
    <w:rsid w:val="006E0F2F"/>
    <w:rsid w:val="006E19D7"/>
    <w:rsid w:val="006E1A6D"/>
    <w:rsid w:val="006E71B9"/>
    <w:rsid w:val="006E76EC"/>
    <w:rsid w:val="006F0FE9"/>
    <w:rsid w:val="006F2397"/>
    <w:rsid w:val="006F39B2"/>
    <w:rsid w:val="006F5384"/>
    <w:rsid w:val="006F6604"/>
    <w:rsid w:val="006F6896"/>
    <w:rsid w:val="006F71D8"/>
    <w:rsid w:val="006F7D1A"/>
    <w:rsid w:val="00702F6F"/>
    <w:rsid w:val="00702FFB"/>
    <w:rsid w:val="0070346C"/>
    <w:rsid w:val="00704F5B"/>
    <w:rsid w:val="007051A0"/>
    <w:rsid w:val="00706496"/>
    <w:rsid w:val="00710619"/>
    <w:rsid w:val="00711A12"/>
    <w:rsid w:val="00711ECD"/>
    <w:rsid w:val="00711F11"/>
    <w:rsid w:val="007154C4"/>
    <w:rsid w:val="00715AD8"/>
    <w:rsid w:val="00715DB9"/>
    <w:rsid w:val="007174BE"/>
    <w:rsid w:val="007218A0"/>
    <w:rsid w:val="007238AF"/>
    <w:rsid w:val="00726799"/>
    <w:rsid w:val="00726908"/>
    <w:rsid w:val="007270C7"/>
    <w:rsid w:val="00730F3A"/>
    <w:rsid w:val="00735F34"/>
    <w:rsid w:val="0073614C"/>
    <w:rsid w:val="00736944"/>
    <w:rsid w:val="00741200"/>
    <w:rsid w:val="00741333"/>
    <w:rsid w:val="00742FF2"/>
    <w:rsid w:val="007432DD"/>
    <w:rsid w:val="00744D6A"/>
    <w:rsid w:val="00746138"/>
    <w:rsid w:val="0074620A"/>
    <w:rsid w:val="00751D50"/>
    <w:rsid w:val="007527D5"/>
    <w:rsid w:val="00752F3C"/>
    <w:rsid w:val="0075302B"/>
    <w:rsid w:val="00754A8B"/>
    <w:rsid w:val="007561FC"/>
    <w:rsid w:val="007567C8"/>
    <w:rsid w:val="007600C0"/>
    <w:rsid w:val="00761D34"/>
    <w:rsid w:val="00762D2D"/>
    <w:rsid w:val="00763EB6"/>
    <w:rsid w:val="00764622"/>
    <w:rsid w:val="00764CAD"/>
    <w:rsid w:val="00770FA1"/>
    <w:rsid w:val="00773884"/>
    <w:rsid w:val="007746E0"/>
    <w:rsid w:val="00774813"/>
    <w:rsid w:val="007759A4"/>
    <w:rsid w:val="00776DEE"/>
    <w:rsid w:val="0078052A"/>
    <w:rsid w:val="00780FF0"/>
    <w:rsid w:val="007812FB"/>
    <w:rsid w:val="00784032"/>
    <w:rsid w:val="00784C24"/>
    <w:rsid w:val="00786E79"/>
    <w:rsid w:val="00787925"/>
    <w:rsid w:val="007879E5"/>
    <w:rsid w:val="00790E31"/>
    <w:rsid w:val="00791578"/>
    <w:rsid w:val="007937D6"/>
    <w:rsid w:val="00793B87"/>
    <w:rsid w:val="0079566E"/>
    <w:rsid w:val="00796509"/>
    <w:rsid w:val="0079691E"/>
    <w:rsid w:val="00797723"/>
    <w:rsid w:val="00797D3C"/>
    <w:rsid w:val="007B1EEE"/>
    <w:rsid w:val="007B249B"/>
    <w:rsid w:val="007B6D4D"/>
    <w:rsid w:val="007B6FAF"/>
    <w:rsid w:val="007B7A09"/>
    <w:rsid w:val="007C0F7A"/>
    <w:rsid w:val="007C439C"/>
    <w:rsid w:val="007D24A9"/>
    <w:rsid w:val="007D27FA"/>
    <w:rsid w:val="007D30B5"/>
    <w:rsid w:val="007D6218"/>
    <w:rsid w:val="007D6699"/>
    <w:rsid w:val="007D6A56"/>
    <w:rsid w:val="007D6FC7"/>
    <w:rsid w:val="007D7E30"/>
    <w:rsid w:val="007E0A0C"/>
    <w:rsid w:val="007E0A75"/>
    <w:rsid w:val="007E0DA3"/>
    <w:rsid w:val="007E17F7"/>
    <w:rsid w:val="007E1C9C"/>
    <w:rsid w:val="007E6419"/>
    <w:rsid w:val="007E7165"/>
    <w:rsid w:val="007F0E37"/>
    <w:rsid w:val="007F3EE6"/>
    <w:rsid w:val="007F6815"/>
    <w:rsid w:val="007F6BA8"/>
    <w:rsid w:val="00801758"/>
    <w:rsid w:val="0080680F"/>
    <w:rsid w:val="0080681B"/>
    <w:rsid w:val="0080738C"/>
    <w:rsid w:val="00807CE2"/>
    <w:rsid w:val="00810B77"/>
    <w:rsid w:val="00816397"/>
    <w:rsid w:val="00817436"/>
    <w:rsid w:val="008220C5"/>
    <w:rsid w:val="00822217"/>
    <w:rsid w:val="0082542D"/>
    <w:rsid w:val="00827086"/>
    <w:rsid w:val="00827834"/>
    <w:rsid w:val="0083006F"/>
    <w:rsid w:val="00832835"/>
    <w:rsid w:val="00835110"/>
    <w:rsid w:val="008351FC"/>
    <w:rsid w:val="008361DF"/>
    <w:rsid w:val="00837759"/>
    <w:rsid w:val="00841F50"/>
    <w:rsid w:val="00843A0E"/>
    <w:rsid w:val="008442B4"/>
    <w:rsid w:val="00845DFE"/>
    <w:rsid w:val="00846817"/>
    <w:rsid w:val="00846E17"/>
    <w:rsid w:val="00850F05"/>
    <w:rsid w:val="0085200A"/>
    <w:rsid w:val="0085317F"/>
    <w:rsid w:val="00854283"/>
    <w:rsid w:val="008573E3"/>
    <w:rsid w:val="00861E81"/>
    <w:rsid w:val="008621BF"/>
    <w:rsid w:val="008645FF"/>
    <w:rsid w:val="00866D42"/>
    <w:rsid w:val="00867C24"/>
    <w:rsid w:val="0087030E"/>
    <w:rsid w:val="00870AAC"/>
    <w:rsid w:val="00871D7C"/>
    <w:rsid w:val="008734F7"/>
    <w:rsid w:val="00874E9F"/>
    <w:rsid w:val="008755AE"/>
    <w:rsid w:val="00877842"/>
    <w:rsid w:val="00877FE5"/>
    <w:rsid w:val="008806F8"/>
    <w:rsid w:val="008808E2"/>
    <w:rsid w:val="00881456"/>
    <w:rsid w:val="00881520"/>
    <w:rsid w:val="0088195D"/>
    <w:rsid w:val="00881ACB"/>
    <w:rsid w:val="00881FA4"/>
    <w:rsid w:val="00885FC9"/>
    <w:rsid w:val="00891328"/>
    <w:rsid w:val="00891A47"/>
    <w:rsid w:val="00892809"/>
    <w:rsid w:val="008934FF"/>
    <w:rsid w:val="0089370F"/>
    <w:rsid w:val="008939AF"/>
    <w:rsid w:val="00893FED"/>
    <w:rsid w:val="0089449A"/>
    <w:rsid w:val="00895E48"/>
    <w:rsid w:val="00896687"/>
    <w:rsid w:val="008971F4"/>
    <w:rsid w:val="008A0899"/>
    <w:rsid w:val="008A0E7D"/>
    <w:rsid w:val="008A1187"/>
    <w:rsid w:val="008A3023"/>
    <w:rsid w:val="008A403F"/>
    <w:rsid w:val="008A414B"/>
    <w:rsid w:val="008A6815"/>
    <w:rsid w:val="008B1031"/>
    <w:rsid w:val="008B2303"/>
    <w:rsid w:val="008B34A0"/>
    <w:rsid w:val="008B5621"/>
    <w:rsid w:val="008B5740"/>
    <w:rsid w:val="008C0A8C"/>
    <w:rsid w:val="008C0B84"/>
    <w:rsid w:val="008C0FEB"/>
    <w:rsid w:val="008C3842"/>
    <w:rsid w:val="008C41DA"/>
    <w:rsid w:val="008C4C06"/>
    <w:rsid w:val="008C553A"/>
    <w:rsid w:val="008C588E"/>
    <w:rsid w:val="008C6D5F"/>
    <w:rsid w:val="008C71CF"/>
    <w:rsid w:val="008C7226"/>
    <w:rsid w:val="008D0763"/>
    <w:rsid w:val="008D54CA"/>
    <w:rsid w:val="008D7B80"/>
    <w:rsid w:val="008E243B"/>
    <w:rsid w:val="008E2CD9"/>
    <w:rsid w:val="008E4184"/>
    <w:rsid w:val="008E5454"/>
    <w:rsid w:val="008E549F"/>
    <w:rsid w:val="008E5EAC"/>
    <w:rsid w:val="008E5F2E"/>
    <w:rsid w:val="008E6301"/>
    <w:rsid w:val="008F10BC"/>
    <w:rsid w:val="008F193D"/>
    <w:rsid w:val="008F2052"/>
    <w:rsid w:val="008F26ED"/>
    <w:rsid w:val="008F2761"/>
    <w:rsid w:val="008F2A38"/>
    <w:rsid w:val="008F3012"/>
    <w:rsid w:val="008F3509"/>
    <w:rsid w:val="008F592B"/>
    <w:rsid w:val="008F71FA"/>
    <w:rsid w:val="00901D14"/>
    <w:rsid w:val="009020AA"/>
    <w:rsid w:val="009026AC"/>
    <w:rsid w:val="00903775"/>
    <w:rsid w:val="0090588D"/>
    <w:rsid w:val="00906C6C"/>
    <w:rsid w:val="00907A1D"/>
    <w:rsid w:val="009109F7"/>
    <w:rsid w:val="00912137"/>
    <w:rsid w:val="00915BED"/>
    <w:rsid w:val="00916B64"/>
    <w:rsid w:val="0092145D"/>
    <w:rsid w:val="00923D2F"/>
    <w:rsid w:val="009245DE"/>
    <w:rsid w:val="00926873"/>
    <w:rsid w:val="00930762"/>
    <w:rsid w:val="00930C0C"/>
    <w:rsid w:val="00932AB0"/>
    <w:rsid w:val="00936B81"/>
    <w:rsid w:val="009436EE"/>
    <w:rsid w:val="00944701"/>
    <w:rsid w:val="00950ED1"/>
    <w:rsid w:val="00952A7A"/>
    <w:rsid w:val="00952D2B"/>
    <w:rsid w:val="00953A02"/>
    <w:rsid w:val="0095444E"/>
    <w:rsid w:val="00955C67"/>
    <w:rsid w:val="0095605C"/>
    <w:rsid w:val="00957B65"/>
    <w:rsid w:val="00960AFF"/>
    <w:rsid w:val="0096385A"/>
    <w:rsid w:val="00963F62"/>
    <w:rsid w:val="00964763"/>
    <w:rsid w:val="009647A3"/>
    <w:rsid w:val="00965EFC"/>
    <w:rsid w:val="009711B6"/>
    <w:rsid w:val="0097161B"/>
    <w:rsid w:val="009762D2"/>
    <w:rsid w:val="009762F1"/>
    <w:rsid w:val="0097692D"/>
    <w:rsid w:val="009776D2"/>
    <w:rsid w:val="0097789C"/>
    <w:rsid w:val="00977CDD"/>
    <w:rsid w:val="00977EA8"/>
    <w:rsid w:val="00981178"/>
    <w:rsid w:val="0098140D"/>
    <w:rsid w:val="00981CED"/>
    <w:rsid w:val="00983E37"/>
    <w:rsid w:val="0098641B"/>
    <w:rsid w:val="00987225"/>
    <w:rsid w:val="00990870"/>
    <w:rsid w:val="00990DCF"/>
    <w:rsid w:val="009920F5"/>
    <w:rsid w:val="00992B56"/>
    <w:rsid w:val="00992CDA"/>
    <w:rsid w:val="00993342"/>
    <w:rsid w:val="009935FC"/>
    <w:rsid w:val="00996CE4"/>
    <w:rsid w:val="009A0FB3"/>
    <w:rsid w:val="009A1F72"/>
    <w:rsid w:val="009A3746"/>
    <w:rsid w:val="009A3F36"/>
    <w:rsid w:val="009A48D8"/>
    <w:rsid w:val="009A531F"/>
    <w:rsid w:val="009A6149"/>
    <w:rsid w:val="009A6C59"/>
    <w:rsid w:val="009A7878"/>
    <w:rsid w:val="009B0888"/>
    <w:rsid w:val="009B2CE9"/>
    <w:rsid w:val="009B33DF"/>
    <w:rsid w:val="009B4270"/>
    <w:rsid w:val="009B44CC"/>
    <w:rsid w:val="009B5651"/>
    <w:rsid w:val="009B62E4"/>
    <w:rsid w:val="009B6E29"/>
    <w:rsid w:val="009B7018"/>
    <w:rsid w:val="009B706A"/>
    <w:rsid w:val="009B7DC0"/>
    <w:rsid w:val="009C4319"/>
    <w:rsid w:val="009C4E96"/>
    <w:rsid w:val="009C5B73"/>
    <w:rsid w:val="009C7622"/>
    <w:rsid w:val="009C776B"/>
    <w:rsid w:val="009D109E"/>
    <w:rsid w:val="009D1CD9"/>
    <w:rsid w:val="009D1F28"/>
    <w:rsid w:val="009D28E5"/>
    <w:rsid w:val="009D4830"/>
    <w:rsid w:val="009D520D"/>
    <w:rsid w:val="009D797A"/>
    <w:rsid w:val="009D7A12"/>
    <w:rsid w:val="009E026A"/>
    <w:rsid w:val="009E3B56"/>
    <w:rsid w:val="009E49B5"/>
    <w:rsid w:val="009E551E"/>
    <w:rsid w:val="009E7066"/>
    <w:rsid w:val="009E7616"/>
    <w:rsid w:val="009F1EF8"/>
    <w:rsid w:val="009F2CCE"/>
    <w:rsid w:val="009F37E1"/>
    <w:rsid w:val="009F4604"/>
    <w:rsid w:val="009F4B78"/>
    <w:rsid w:val="009F4B7F"/>
    <w:rsid w:val="009F606B"/>
    <w:rsid w:val="009F6828"/>
    <w:rsid w:val="009F6E66"/>
    <w:rsid w:val="009F7888"/>
    <w:rsid w:val="00A01801"/>
    <w:rsid w:val="00A02AC3"/>
    <w:rsid w:val="00A06840"/>
    <w:rsid w:val="00A06EAD"/>
    <w:rsid w:val="00A1293C"/>
    <w:rsid w:val="00A12F01"/>
    <w:rsid w:val="00A13B2B"/>
    <w:rsid w:val="00A14F9B"/>
    <w:rsid w:val="00A167F1"/>
    <w:rsid w:val="00A17861"/>
    <w:rsid w:val="00A2085F"/>
    <w:rsid w:val="00A20EC0"/>
    <w:rsid w:val="00A21160"/>
    <w:rsid w:val="00A2150B"/>
    <w:rsid w:val="00A215D9"/>
    <w:rsid w:val="00A2292C"/>
    <w:rsid w:val="00A22DD6"/>
    <w:rsid w:val="00A23FC3"/>
    <w:rsid w:val="00A25F1B"/>
    <w:rsid w:val="00A3288D"/>
    <w:rsid w:val="00A329DC"/>
    <w:rsid w:val="00A41135"/>
    <w:rsid w:val="00A41FEB"/>
    <w:rsid w:val="00A42FBA"/>
    <w:rsid w:val="00A44DA6"/>
    <w:rsid w:val="00A44EF5"/>
    <w:rsid w:val="00A50921"/>
    <w:rsid w:val="00A5160D"/>
    <w:rsid w:val="00A54DFF"/>
    <w:rsid w:val="00A56051"/>
    <w:rsid w:val="00A56935"/>
    <w:rsid w:val="00A56CA4"/>
    <w:rsid w:val="00A60AFE"/>
    <w:rsid w:val="00A65F04"/>
    <w:rsid w:val="00A65F2E"/>
    <w:rsid w:val="00A6783A"/>
    <w:rsid w:val="00A6791C"/>
    <w:rsid w:val="00A7086D"/>
    <w:rsid w:val="00A71AD5"/>
    <w:rsid w:val="00A72203"/>
    <w:rsid w:val="00A763D1"/>
    <w:rsid w:val="00A8073E"/>
    <w:rsid w:val="00A80883"/>
    <w:rsid w:val="00A81BED"/>
    <w:rsid w:val="00A82FC6"/>
    <w:rsid w:val="00A85A0D"/>
    <w:rsid w:val="00A87CF4"/>
    <w:rsid w:val="00A92270"/>
    <w:rsid w:val="00AA10AE"/>
    <w:rsid w:val="00AA1366"/>
    <w:rsid w:val="00AA1B26"/>
    <w:rsid w:val="00AA329F"/>
    <w:rsid w:val="00AA7B6A"/>
    <w:rsid w:val="00AB350F"/>
    <w:rsid w:val="00AB557A"/>
    <w:rsid w:val="00AB593E"/>
    <w:rsid w:val="00AB5D37"/>
    <w:rsid w:val="00AB683F"/>
    <w:rsid w:val="00AB71D9"/>
    <w:rsid w:val="00AC233E"/>
    <w:rsid w:val="00AC4A2E"/>
    <w:rsid w:val="00AC4B3E"/>
    <w:rsid w:val="00AC4BCC"/>
    <w:rsid w:val="00AD1885"/>
    <w:rsid w:val="00AD29D8"/>
    <w:rsid w:val="00AD50BA"/>
    <w:rsid w:val="00AE02E7"/>
    <w:rsid w:val="00AE0F75"/>
    <w:rsid w:val="00AE319E"/>
    <w:rsid w:val="00AE3B2C"/>
    <w:rsid w:val="00AE3B4E"/>
    <w:rsid w:val="00AE536F"/>
    <w:rsid w:val="00AE676F"/>
    <w:rsid w:val="00AE709C"/>
    <w:rsid w:val="00AE7DD9"/>
    <w:rsid w:val="00AF2B38"/>
    <w:rsid w:val="00AF3C32"/>
    <w:rsid w:val="00AF3CAA"/>
    <w:rsid w:val="00AF6822"/>
    <w:rsid w:val="00AF7064"/>
    <w:rsid w:val="00AF7154"/>
    <w:rsid w:val="00B004C1"/>
    <w:rsid w:val="00B0168B"/>
    <w:rsid w:val="00B03458"/>
    <w:rsid w:val="00B04B8E"/>
    <w:rsid w:val="00B05099"/>
    <w:rsid w:val="00B0695F"/>
    <w:rsid w:val="00B07F75"/>
    <w:rsid w:val="00B1072F"/>
    <w:rsid w:val="00B10D4A"/>
    <w:rsid w:val="00B111D3"/>
    <w:rsid w:val="00B15820"/>
    <w:rsid w:val="00B215D8"/>
    <w:rsid w:val="00B2218A"/>
    <w:rsid w:val="00B23F64"/>
    <w:rsid w:val="00B246ED"/>
    <w:rsid w:val="00B2686D"/>
    <w:rsid w:val="00B26DD0"/>
    <w:rsid w:val="00B30658"/>
    <w:rsid w:val="00B31A12"/>
    <w:rsid w:val="00B335E2"/>
    <w:rsid w:val="00B338C8"/>
    <w:rsid w:val="00B341CC"/>
    <w:rsid w:val="00B35321"/>
    <w:rsid w:val="00B35505"/>
    <w:rsid w:val="00B35CB3"/>
    <w:rsid w:val="00B35E0A"/>
    <w:rsid w:val="00B3641C"/>
    <w:rsid w:val="00B40124"/>
    <w:rsid w:val="00B40B86"/>
    <w:rsid w:val="00B42E03"/>
    <w:rsid w:val="00B4341C"/>
    <w:rsid w:val="00B443E2"/>
    <w:rsid w:val="00B46222"/>
    <w:rsid w:val="00B54092"/>
    <w:rsid w:val="00B5444C"/>
    <w:rsid w:val="00B5568B"/>
    <w:rsid w:val="00B557BF"/>
    <w:rsid w:val="00B55BD6"/>
    <w:rsid w:val="00B56147"/>
    <w:rsid w:val="00B565AC"/>
    <w:rsid w:val="00B5720A"/>
    <w:rsid w:val="00B604A0"/>
    <w:rsid w:val="00B60761"/>
    <w:rsid w:val="00B620A5"/>
    <w:rsid w:val="00B62BB1"/>
    <w:rsid w:val="00B63559"/>
    <w:rsid w:val="00B67222"/>
    <w:rsid w:val="00B710C6"/>
    <w:rsid w:val="00B72505"/>
    <w:rsid w:val="00B73979"/>
    <w:rsid w:val="00B751B0"/>
    <w:rsid w:val="00B762E0"/>
    <w:rsid w:val="00B82888"/>
    <w:rsid w:val="00B857A0"/>
    <w:rsid w:val="00B86188"/>
    <w:rsid w:val="00B86C54"/>
    <w:rsid w:val="00B874C4"/>
    <w:rsid w:val="00B87755"/>
    <w:rsid w:val="00B93560"/>
    <w:rsid w:val="00B97AA2"/>
    <w:rsid w:val="00B97B8E"/>
    <w:rsid w:val="00BA00A8"/>
    <w:rsid w:val="00BA0378"/>
    <w:rsid w:val="00BA37A4"/>
    <w:rsid w:val="00BA4E89"/>
    <w:rsid w:val="00BA4FB0"/>
    <w:rsid w:val="00BA6138"/>
    <w:rsid w:val="00BB0016"/>
    <w:rsid w:val="00BB1930"/>
    <w:rsid w:val="00BB288D"/>
    <w:rsid w:val="00BB3478"/>
    <w:rsid w:val="00BC1E82"/>
    <w:rsid w:val="00BC2247"/>
    <w:rsid w:val="00BC506D"/>
    <w:rsid w:val="00BC50F3"/>
    <w:rsid w:val="00BC536A"/>
    <w:rsid w:val="00BC5572"/>
    <w:rsid w:val="00BD497C"/>
    <w:rsid w:val="00BD57EE"/>
    <w:rsid w:val="00BE3C82"/>
    <w:rsid w:val="00BE4E8A"/>
    <w:rsid w:val="00BE5E6F"/>
    <w:rsid w:val="00BE6478"/>
    <w:rsid w:val="00BF2A79"/>
    <w:rsid w:val="00BF375F"/>
    <w:rsid w:val="00BF4747"/>
    <w:rsid w:val="00C02372"/>
    <w:rsid w:val="00C044C3"/>
    <w:rsid w:val="00C064EC"/>
    <w:rsid w:val="00C07B29"/>
    <w:rsid w:val="00C10022"/>
    <w:rsid w:val="00C10453"/>
    <w:rsid w:val="00C1284B"/>
    <w:rsid w:val="00C12A2F"/>
    <w:rsid w:val="00C12E60"/>
    <w:rsid w:val="00C13BCA"/>
    <w:rsid w:val="00C141B9"/>
    <w:rsid w:val="00C158CF"/>
    <w:rsid w:val="00C16518"/>
    <w:rsid w:val="00C1787D"/>
    <w:rsid w:val="00C20F14"/>
    <w:rsid w:val="00C22B7C"/>
    <w:rsid w:val="00C23B8E"/>
    <w:rsid w:val="00C26B61"/>
    <w:rsid w:val="00C26F48"/>
    <w:rsid w:val="00C27D43"/>
    <w:rsid w:val="00C3184D"/>
    <w:rsid w:val="00C331FD"/>
    <w:rsid w:val="00C340E5"/>
    <w:rsid w:val="00C34DCB"/>
    <w:rsid w:val="00C36D0C"/>
    <w:rsid w:val="00C3708D"/>
    <w:rsid w:val="00C4138A"/>
    <w:rsid w:val="00C440B4"/>
    <w:rsid w:val="00C444D1"/>
    <w:rsid w:val="00C446F9"/>
    <w:rsid w:val="00C462CB"/>
    <w:rsid w:val="00C467A3"/>
    <w:rsid w:val="00C46F39"/>
    <w:rsid w:val="00C47AFE"/>
    <w:rsid w:val="00C500E2"/>
    <w:rsid w:val="00C5067F"/>
    <w:rsid w:val="00C5098B"/>
    <w:rsid w:val="00C515C3"/>
    <w:rsid w:val="00C51AA2"/>
    <w:rsid w:val="00C5279F"/>
    <w:rsid w:val="00C52E43"/>
    <w:rsid w:val="00C56CD4"/>
    <w:rsid w:val="00C609C3"/>
    <w:rsid w:val="00C60E16"/>
    <w:rsid w:val="00C65E4E"/>
    <w:rsid w:val="00C66610"/>
    <w:rsid w:val="00C66648"/>
    <w:rsid w:val="00C66FEF"/>
    <w:rsid w:val="00C67881"/>
    <w:rsid w:val="00C70CB4"/>
    <w:rsid w:val="00C722A8"/>
    <w:rsid w:val="00C727A7"/>
    <w:rsid w:val="00C728D5"/>
    <w:rsid w:val="00C72CF7"/>
    <w:rsid w:val="00C75119"/>
    <w:rsid w:val="00C76DD6"/>
    <w:rsid w:val="00C8227A"/>
    <w:rsid w:val="00C83EF1"/>
    <w:rsid w:val="00C90B62"/>
    <w:rsid w:val="00C91C08"/>
    <w:rsid w:val="00C959F3"/>
    <w:rsid w:val="00C9718F"/>
    <w:rsid w:val="00C97F0E"/>
    <w:rsid w:val="00CA06AC"/>
    <w:rsid w:val="00CA1ACC"/>
    <w:rsid w:val="00CA1D9E"/>
    <w:rsid w:val="00CA242A"/>
    <w:rsid w:val="00CA27BD"/>
    <w:rsid w:val="00CA2AB6"/>
    <w:rsid w:val="00CA36DE"/>
    <w:rsid w:val="00CA454E"/>
    <w:rsid w:val="00CA4BCC"/>
    <w:rsid w:val="00CA5313"/>
    <w:rsid w:val="00CA679A"/>
    <w:rsid w:val="00CB01D6"/>
    <w:rsid w:val="00CB0FA1"/>
    <w:rsid w:val="00CB311E"/>
    <w:rsid w:val="00CB5BB3"/>
    <w:rsid w:val="00CB71E1"/>
    <w:rsid w:val="00CC021F"/>
    <w:rsid w:val="00CC0ED3"/>
    <w:rsid w:val="00CC1894"/>
    <w:rsid w:val="00CC2EE2"/>
    <w:rsid w:val="00CC3D03"/>
    <w:rsid w:val="00CC45DB"/>
    <w:rsid w:val="00CC5651"/>
    <w:rsid w:val="00CC73FF"/>
    <w:rsid w:val="00CD141E"/>
    <w:rsid w:val="00CD3311"/>
    <w:rsid w:val="00CD45DA"/>
    <w:rsid w:val="00CD5CB7"/>
    <w:rsid w:val="00CE255A"/>
    <w:rsid w:val="00CE2D65"/>
    <w:rsid w:val="00CE2EA4"/>
    <w:rsid w:val="00CE5714"/>
    <w:rsid w:val="00CE6138"/>
    <w:rsid w:val="00CE68F3"/>
    <w:rsid w:val="00CE6F33"/>
    <w:rsid w:val="00CE6F59"/>
    <w:rsid w:val="00CE7AAB"/>
    <w:rsid w:val="00CF2673"/>
    <w:rsid w:val="00CF2DA1"/>
    <w:rsid w:val="00CF36DC"/>
    <w:rsid w:val="00CF43B1"/>
    <w:rsid w:val="00CF7E35"/>
    <w:rsid w:val="00D05CA9"/>
    <w:rsid w:val="00D05E09"/>
    <w:rsid w:val="00D0614B"/>
    <w:rsid w:val="00D06AD1"/>
    <w:rsid w:val="00D103D2"/>
    <w:rsid w:val="00D12A93"/>
    <w:rsid w:val="00D1626D"/>
    <w:rsid w:val="00D16F63"/>
    <w:rsid w:val="00D17549"/>
    <w:rsid w:val="00D24D97"/>
    <w:rsid w:val="00D25613"/>
    <w:rsid w:val="00D26518"/>
    <w:rsid w:val="00D275F5"/>
    <w:rsid w:val="00D30828"/>
    <w:rsid w:val="00D33DC5"/>
    <w:rsid w:val="00D3599E"/>
    <w:rsid w:val="00D376F1"/>
    <w:rsid w:val="00D42607"/>
    <w:rsid w:val="00D43CA8"/>
    <w:rsid w:val="00D4523D"/>
    <w:rsid w:val="00D4593F"/>
    <w:rsid w:val="00D45BD4"/>
    <w:rsid w:val="00D4631E"/>
    <w:rsid w:val="00D4775B"/>
    <w:rsid w:val="00D47AB8"/>
    <w:rsid w:val="00D5249E"/>
    <w:rsid w:val="00D5411E"/>
    <w:rsid w:val="00D54E6B"/>
    <w:rsid w:val="00D55D10"/>
    <w:rsid w:val="00D55D94"/>
    <w:rsid w:val="00D564E7"/>
    <w:rsid w:val="00D56566"/>
    <w:rsid w:val="00D647A4"/>
    <w:rsid w:val="00D6487A"/>
    <w:rsid w:val="00D648BB"/>
    <w:rsid w:val="00D64E04"/>
    <w:rsid w:val="00D65A5E"/>
    <w:rsid w:val="00D65E50"/>
    <w:rsid w:val="00D65ED4"/>
    <w:rsid w:val="00D669D1"/>
    <w:rsid w:val="00D7049A"/>
    <w:rsid w:val="00D704F6"/>
    <w:rsid w:val="00D722B1"/>
    <w:rsid w:val="00D74A82"/>
    <w:rsid w:val="00D753F6"/>
    <w:rsid w:val="00D7737D"/>
    <w:rsid w:val="00D774BC"/>
    <w:rsid w:val="00D80897"/>
    <w:rsid w:val="00D81375"/>
    <w:rsid w:val="00D8369E"/>
    <w:rsid w:val="00D840B3"/>
    <w:rsid w:val="00D8540E"/>
    <w:rsid w:val="00D85C4D"/>
    <w:rsid w:val="00D8730B"/>
    <w:rsid w:val="00D87749"/>
    <w:rsid w:val="00D9072A"/>
    <w:rsid w:val="00D94852"/>
    <w:rsid w:val="00DA039C"/>
    <w:rsid w:val="00DA10B4"/>
    <w:rsid w:val="00DA53AC"/>
    <w:rsid w:val="00DA6EBE"/>
    <w:rsid w:val="00DB0E6E"/>
    <w:rsid w:val="00DB1ADB"/>
    <w:rsid w:val="00DB27CC"/>
    <w:rsid w:val="00DB2A54"/>
    <w:rsid w:val="00DB4EF9"/>
    <w:rsid w:val="00DB5F89"/>
    <w:rsid w:val="00DC230D"/>
    <w:rsid w:val="00DC29FE"/>
    <w:rsid w:val="00DC3A2A"/>
    <w:rsid w:val="00DC430C"/>
    <w:rsid w:val="00DC60FB"/>
    <w:rsid w:val="00DC7319"/>
    <w:rsid w:val="00DC742E"/>
    <w:rsid w:val="00DD02E5"/>
    <w:rsid w:val="00DD38DC"/>
    <w:rsid w:val="00DD3BA6"/>
    <w:rsid w:val="00DD5FD5"/>
    <w:rsid w:val="00DD63FF"/>
    <w:rsid w:val="00DD7188"/>
    <w:rsid w:val="00DE223C"/>
    <w:rsid w:val="00DE298F"/>
    <w:rsid w:val="00DF1BBF"/>
    <w:rsid w:val="00DF3145"/>
    <w:rsid w:val="00DF38CF"/>
    <w:rsid w:val="00DF4B0E"/>
    <w:rsid w:val="00E01E4B"/>
    <w:rsid w:val="00E062B0"/>
    <w:rsid w:val="00E0711E"/>
    <w:rsid w:val="00E0770C"/>
    <w:rsid w:val="00E12C85"/>
    <w:rsid w:val="00E14DFA"/>
    <w:rsid w:val="00E17EA5"/>
    <w:rsid w:val="00E229DB"/>
    <w:rsid w:val="00E2571A"/>
    <w:rsid w:val="00E264D8"/>
    <w:rsid w:val="00E26AAF"/>
    <w:rsid w:val="00E26EDC"/>
    <w:rsid w:val="00E2713C"/>
    <w:rsid w:val="00E30B42"/>
    <w:rsid w:val="00E342D7"/>
    <w:rsid w:val="00E34554"/>
    <w:rsid w:val="00E34D1F"/>
    <w:rsid w:val="00E35264"/>
    <w:rsid w:val="00E35C26"/>
    <w:rsid w:val="00E40003"/>
    <w:rsid w:val="00E410EA"/>
    <w:rsid w:val="00E41D5C"/>
    <w:rsid w:val="00E437F7"/>
    <w:rsid w:val="00E45D7F"/>
    <w:rsid w:val="00E529F9"/>
    <w:rsid w:val="00E52B41"/>
    <w:rsid w:val="00E54A50"/>
    <w:rsid w:val="00E55017"/>
    <w:rsid w:val="00E55416"/>
    <w:rsid w:val="00E557D1"/>
    <w:rsid w:val="00E55EDE"/>
    <w:rsid w:val="00E56282"/>
    <w:rsid w:val="00E616BF"/>
    <w:rsid w:val="00E658AA"/>
    <w:rsid w:val="00E6656A"/>
    <w:rsid w:val="00E70D30"/>
    <w:rsid w:val="00E70E92"/>
    <w:rsid w:val="00E716BA"/>
    <w:rsid w:val="00E735DC"/>
    <w:rsid w:val="00E75977"/>
    <w:rsid w:val="00E76431"/>
    <w:rsid w:val="00E7686D"/>
    <w:rsid w:val="00E813BA"/>
    <w:rsid w:val="00E84226"/>
    <w:rsid w:val="00E8590C"/>
    <w:rsid w:val="00E85F76"/>
    <w:rsid w:val="00E93590"/>
    <w:rsid w:val="00E93CA3"/>
    <w:rsid w:val="00E94506"/>
    <w:rsid w:val="00E954D0"/>
    <w:rsid w:val="00E95A7B"/>
    <w:rsid w:val="00E965E1"/>
    <w:rsid w:val="00E969E9"/>
    <w:rsid w:val="00E97479"/>
    <w:rsid w:val="00E97983"/>
    <w:rsid w:val="00EA01A0"/>
    <w:rsid w:val="00EA155A"/>
    <w:rsid w:val="00EA24D4"/>
    <w:rsid w:val="00EA2851"/>
    <w:rsid w:val="00EA29B6"/>
    <w:rsid w:val="00EA3515"/>
    <w:rsid w:val="00EA4472"/>
    <w:rsid w:val="00EA55FE"/>
    <w:rsid w:val="00EB0B4F"/>
    <w:rsid w:val="00EB1B59"/>
    <w:rsid w:val="00EB4384"/>
    <w:rsid w:val="00EB6065"/>
    <w:rsid w:val="00EB734B"/>
    <w:rsid w:val="00EC0570"/>
    <w:rsid w:val="00EC0826"/>
    <w:rsid w:val="00EC4E99"/>
    <w:rsid w:val="00EC5BDA"/>
    <w:rsid w:val="00EC7E23"/>
    <w:rsid w:val="00ED3A21"/>
    <w:rsid w:val="00ED54F9"/>
    <w:rsid w:val="00ED6982"/>
    <w:rsid w:val="00EE0218"/>
    <w:rsid w:val="00EE0E54"/>
    <w:rsid w:val="00EE1033"/>
    <w:rsid w:val="00EE114E"/>
    <w:rsid w:val="00EE5ADA"/>
    <w:rsid w:val="00EE5C60"/>
    <w:rsid w:val="00EF0966"/>
    <w:rsid w:val="00EF23A5"/>
    <w:rsid w:val="00EF24BB"/>
    <w:rsid w:val="00EF2B90"/>
    <w:rsid w:val="00EF32F6"/>
    <w:rsid w:val="00EF4114"/>
    <w:rsid w:val="00EF448F"/>
    <w:rsid w:val="00EF4634"/>
    <w:rsid w:val="00EF472E"/>
    <w:rsid w:val="00EF4A5A"/>
    <w:rsid w:val="00EF4EC4"/>
    <w:rsid w:val="00EF6093"/>
    <w:rsid w:val="00EF66A9"/>
    <w:rsid w:val="00EF74D8"/>
    <w:rsid w:val="00F01898"/>
    <w:rsid w:val="00F02F3F"/>
    <w:rsid w:val="00F05EE0"/>
    <w:rsid w:val="00F06985"/>
    <w:rsid w:val="00F07DE8"/>
    <w:rsid w:val="00F10625"/>
    <w:rsid w:val="00F156B3"/>
    <w:rsid w:val="00F15FD8"/>
    <w:rsid w:val="00F21A1A"/>
    <w:rsid w:val="00F22813"/>
    <w:rsid w:val="00F22FC8"/>
    <w:rsid w:val="00F24667"/>
    <w:rsid w:val="00F27F36"/>
    <w:rsid w:val="00F32B8C"/>
    <w:rsid w:val="00F33383"/>
    <w:rsid w:val="00F33467"/>
    <w:rsid w:val="00F33D5B"/>
    <w:rsid w:val="00F4030B"/>
    <w:rsid w:val="00F42F65"/>
    <w:rsid w:val="00F43BF7"/>
    <w:rsid w:val="00F444F5"/>
    <w:rsid w:val="00F4602E"/>
    <w:rsid w:val="00F46BCF"/>
    <w:rsid w:val="00F51174"/>
    <w:rsid w:val="00F515AF"/>
    <w:rsid w:val="00F52299"/>
    <w:rsid w:val="00F5293B"/>
    <w:rsid w:val="00F53E05"/>
    <w:rsid w:val="00F5550A"/>
    <w:rsid w:val="00F55A56"/>
    <w:rsid w:val="00F56088"/>
    <w:rsid w:val="00F600D7"/>
    <w:rsid w:val="00F6031D"/>
    <w:rsid w:val="00F60B2A"/>
    <w:rsid w:val="00F61303"/>
    <w:rsid w:val="00F61F81"/>
    <w:rsid w:val="00F63087"/>
    <w:rsid w:val="00F65606"/>
    <w:rsid w:val="00F66614"/>
    <w:rsid w:val="00F67764"/>
    <w:rsid w:val="00F67C19"/>
    <w:rsid w:val="00F701B3"/>
    <w:rsid w:val="00F71232"/>
    <w:rsid w:val="00F7165F"/>
    <w:rsid w:val="00F74722"/>
    <w:rsid w:val="00F75F45"/>
    <w:rsid w:val="00F82957"/>
    <w:rsid w:val="00F83BD2"/>
    <w:rsid w:val="00F857CA"/>
    <w:rsid w:val="00F86455"/>
    <w:rsid w:val="00F91042"/>
    <w:rsid w:val="00F91A0A"/>
    <w:rsid w:val="00F92C2B"/>
    <w:rsid w:val="00F94241"/>
    <w:rsid w:val="00F945CD"/>
    <w:rsid w:val="00F94D95"/>
    <w:rsid w:val="00F95ECF"/>
    <w:rsid w:val="00F96068"/>
    <w:rsid w:val="00F9792C"/>
    <w:rsid w:val="00F97AAA"/>
    <w:rsid w:val="00FA4AD8"/>
    <w:rsid w:val="00FB3568"/>
    <w:rsid w:val="00FB3597"/>
    <w:rsid w:val="00FB412A"/>
    <w:rsid w:val="00FB53CA"/>
    <w:rsid w:val="00FC3750"/>
    <w:rsid w:val="00FC487C"/>
    <w:rsid w:val="00FC51A5"/>
    <w:rsid w:val="00FD02C4"/>
    <w:rsid w:val="00FD0B36"/>
    <w:rsid w:val="00FD168A"/>
    <w:rsid w:val="00FD3643"/>
    <w:rsid w:val="00FD553C"/>
    <w:rsid w:val="00FD6F5E"/>
    <w:rsid w:val="00FD7271"/>
    <w:rsid w:val="00FE087D"/>
    <w:rsid w:val="00FE097A"/>
    <w:rsid w:val="00FE133D"/>
    <w:rsid w:val="00FE2090"/>
    <w:rsid w:val="00FE359D"/>
    <w:rsid w:val="00FE3D90"/>
    <w:rsid w:val="00FE43F7"/>
    <w:rsid w:val="00FE47EA"/>
    <w:rsid w:val="00FE4D5F"/>
    <w:rsid w:val="00FE72EC"/>
    <w:rsid w:val="00FE7BC4"/>
    <w:rsid w:val="00FF050D"/>
    <w:rsid w:val="00FF1A0F"/>
    <w:rsid w:val="00FF29D4"/>
    <w:rsid w:val="00FF38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B6A4608"/>
  <w15:chartTrackingRefBased/>
  <w15:docId w15:val="{46A115F9-39D3-4F36-8CE3-928F01CB3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A23"/>
    <w:rPr>
      <w:sz w:val="24"/>
      <w:szCs w:val="24"/>
      <w:lang w:eastAsia="ja-JP"/>
    </w:rPr>
  </w:style>
  <w:style w:type="paragraph" w:styleId="Heading1">
    <w:name w:val="heading 1"/>
    <w:basedOn w:val="Head1"/>
    <w:next w:val="Normal"/>
    <w:link w:val="Heading1Char"/>
    <w:uiPriority w:val="9"/>
    <w:qFormat/>
    <w:rsid w:val="000631D6"/>
    <w:pPr>
      <w:numPr>
        <w:numId w:val="3"/>
      </w:numPr>
      <w:spacing w:before="240" w:after="240"/>
      <w:outlineLvl w:val="0"/>
    </w:pPr>
  </w:style>
  <w:style w:type="paragraph" w:styleId="Heading2">
    <w:name w:val="heading 2"/>
    <w:basedOn w:val="Normal"/>
    <w:next w:val="Normal"/>
    <w:link w:val="Heading2Char"/>
    <w:uiPriority w:val="9"/>
    <w:unhideWhenUsed/>
    <w:qFormat/>
    <w:rsid w:val="000631D6"/>
    <w:pPr>
      <w:keepNext/>
      <w:keepLines/>
      <w:numPr>
        <w:ilvl w:val="1"/>
        <w:numId w:val="3"/>
      </w:numPr>
      <w:spacing w:before="40" w:after="240" w:line="360" w:lineRule="auto"/>
      <w:outlineLvl w:val="1"/>
    </w:pPr>
    <w:rPr>
      <w:rFonts w:eastAsiaTheme="majorEastAsia"/>
      <w:b/>
      <w:bCs/>
    </w:rPr>
  </w:style>
  <w:style w:type="paragraph" w:styleId="Heading3">
    <w:name w:val="heading 3"/>
    <w:basedOn w:val="Normal"/>
    <w:next w:val="Normal"/>
    <w:link w:val="Heading3Char"/>
    <w:uiPriority w:val="9"/>
    <w:unhideWhenUsed/>
    <w:qFormat/>
    <w:rsid w:val="00325133"/>
    <w:pPr>
      <w:keepNext/>
      <w:keepLines/>
      <w:numPr>
        <w:ilvl w:val="2"/>
        <w:numId w:val="3"/>
      </w:numPr>
      <w:spacing w:before="40" w:after="240" w:line="360" w:lineRule="auto"/>
      <w:outlineLvl w:val="2"/>
    </w:pPr>
    <w:rPr>
      <w:i/>
    </w:rPr>
  </w:style>
  <w:style w:type="paragraph" w:styleId="Heading4">
    <w:name w:val="heading 4"/>
    <w:basedOn w:val="Normal"/>
    <w:next w:val="Normal"/>
    <w:link w:val="Heading4Char"/>
    <w:uiPriority w:val="9"/>
    <w:semiHidden/>
    <w:unhideWhenUsed/>
    <w:qFormat/>
    <w:rsid w:val="00E54A50"/>
    <w:pPr>
      <w:keepNext/>
      <w:keepLines/>
      <w:numPr>
        <w:ilvl w:val="3"/>
        <w:numId w:val="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4A50"/>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54A50"/>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54A50"/>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54A50"/>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54A50"/>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istory">
    <w:name w:val="History"/>
    <w:basedOn w:val="Normal"/>
    <w:rsid w:val="005B291B"/>
    <w:pPr>
      <w:spacing w:before="230" w:after="460" w:line="180" w:lineRule="exact"/>
      <w:jc w:val="right"/>
    </w:pPr>
    <w:rPr>
      <w:rFonts w:ascii="Arial" w:hAnsi="Arial"/>
      <w:sz w:val="14"/>
      <w:szCs w:val="16"/>
    </w:rPr>
  </w:style>
  <w:style w:type="paragraph" w:customStyle="1" w:styleId="References">
    <w:name w:val="References"/>
    <w:basedOn w:val="Normal"/>
    <w:rsid w:val="005B291B"/>
    <w:pPr>
      <w:spacing w:line="200" w:lineRule="exact"/>
      <w:ind w:left="425" w:hanging="425"/>
      <w:jc w:val="both"/>
    </w:pPr>
    <w:rPr>
      <w:sz w:val="15"/>
      <w:szCs w:val="14"/>
    </w:rPr>
  </w:style>
  <w:style w:type="paragraph" w:customStyle="1" w:styleId="HExperimentalSection">
    <w:name w:val="HExperimental_Section"/>
    <w:basedOn w:val="Normal"/>
    <w:rsid w:val="005B291B"/>
    <w:pPr>
      <w:spacing w:before="460" w:after="230" w:line="230" w:lineRule="atLeast"/>
    </w:pPr>
    <w:rPr>
      <w:i/>
      <w:szCs w:val="20"/>
    </w:rPr>
  </w:style>
  <w:style w:type="paragraph" w:customStyle="1" w:styleId="ExperimentalSection">
    <w:name w:val="ExperimentalSection"/>
    <w:basedOn w:val="Normal"/>
    <w:rsid w:val="005B291B"/>
    <w:pPr>
      <w:spacing w:after="240" w:line="200" w:lineRule="exact"/>
      <w:ind w:firstLine="170"/>
      <w:jc w:val="both"/>
    </w:pPr>
    <w:rPr>
      <w:sz w:val="16"/>
      <w:szCs w:val="14"/>
    </w:rPr>
  </w:style>
  <w:style w:type="paragraph" w:customStyle="1" w:styleId="FNB">
    <w:name w:val="FNB"/>
    <w:basedOn w:val="Normal"/>
    <w:link w:val="FNBChar"/>
    <w:rsid w:val="005B291B"/>
    <w:pPr>
      <w:widowControl w:val="0"/>
      <w:spacing w:after="40" w:line="160" w:lineRule="exact"/>
      <w:ind w:left="567" w:right="4434" w:hanging="567"/>
      <w:jc w:val="both"/>
    </w:pPr>
    <w:rPr>
      <w:rFonts w:ascii="Times" w:hAnsi="Times"/>
      <w:sz w:val="14"/>
      <w:szCs w:val="3276"/>
      <w:lang w:eastAsia="de-DE"/>
    </w:rPr>
  </w:style>
  <w:style w:type="character" w:customStyle="1" w:styleId="FNBChar">
    <w:name w:val="FNB Char"/>
    <w:link w:val="FNB"/>
    <w:rsid w:val="005B291B"/>
    <w:rPr>
      <w:rFonts w:ascii="Times" w:hAnsi="Times"/>
      <w:sz w:val="14"/>
      <w:szCs w:val="3276"/>
      <w:lang w:val="en-US" w:eastAsia="de-DE" w:bidi="ar-SA"/>
    </w:rPr>
  </w:style>
  <w:style w:type="paragraph" w:customStyle="1" w:styleId="Ack">
    <w:name w:val="Ack"/>
    <w:basedOn w:val="Normal"/>
    <w:rsid w:val="005B291B"/>
  </w:style>
  <w:style w:type="paragraph" w:customStyle="1" w:styleId="TableCaption">
    <w:name w:val="TableCaption"/>
    <w:basedOn w:val="Normal"/>
    <w:rsid w:val="006511FB"/>
    <w:pPr>
      <w:spacing w:after="120" w:line="190" w:lineRule="exact"/>
      <w:jc w:val="both"/>
    </w:pPr>
    <w:rPr>
      <w:rFonts w:ascii="Arial" w:hAnsi="Arial"/>
      <w:sz w:val="16"/>
      <w:szCs w:val="14"/>
    </w:rPr>
  </w:style>
  <w:style w:type="paragraph" w:customStyle="1" w:styleId="TableHead">
    <w:name w:val="TableHead"/>
    <w:basedOn w:val="TableCaption"/>
    <w:rsid w:val="006511FB"/>
    <w:pPr>
      <w:pBdr>
        <w:top w:val="single" w:sz="4" w:space="4" w:color="FFFFFF"/>
        <w:left w:val="single" w:sz="4" w:space="4" w:color="FFFFFF"/>
        <w:bottom w:val="single" w:sz="4" w:space="4" w:color="FFFFFF"/>
        <w:right w:val="single" w:sz="4" w:space="4" w:color="FFFFFF"/>
      </w:pBdr>
      <w:spacing w:after="0"/>
    </w:pPr>
  </w:style>
  <w:style w:type="paragraph" w:customStyle="1" w:styleId="TableBody">
    <w:name w:val="TableBody"/>
    <w:basedOn w:val="TableHead"/>
    <w:rsid w:val="006511FB"/>
  </w:style>
  <w:style w:type="paragraph" w:customStyle="1" w:styleId="TableFoot">
    <w:name w:val="TableFoot"/>
    <w:basedOn w:val="TableBody"/>
    <w:rsid w:val="006511FB"/>
    <w:pPr>
      <w:spacing w:before="60" w:after="60"/>
    </w:pPr>
  </w:style>
  <w:style w:type="paragraph" w:customStyle="1" w:styleId="SchemeCaption">
    <w:name w:val="SchemeCaption"/>
    <w:basedOn w:val="Normal"/>
    <w:rsid w:val="006511FB"/>
    <w:pPr>
      <w:spacing w:before="230" w:after="460" w:line="190" w:lineRule="exact"/>
      <w:jc w:val="both"/>
    </w:pPr>
    <w:rPr>
      <w:rFonts w:ascii="Arial" w:hAnsi="Arial"/>
      <w:sz w:val="16"/>
      <w:szCs w:val="14"/>
    </w:rPr>
  </w:style>
  <w:style w:type="paragraph" w:styleId="FootnoteText">
    <w:name w:val="footnote text"/>
    <w:basedOn w:val="Normal"/>
    <w:semiHidden/>
    <w:rsid w:val="00D81375"/>
    <w:pPr>
      <w:keepLines/>
      <w:widowControl w:val="0"/>
      <w:jc w:val="both"/>
    </w:pPr>
    <w:rPr>
      <w:rFonts w:eastAsia="Times New Roman"/>
      <w:sz w:val="20"/>
      <w:szCs w:val="20"/>
      <w:lang w:eastAsia="ro-RO"/>
    </w:rPr>
  </w:style>
  <w:style w:type="paragraph" w:customStyle="1" w:styleId="STOE">
    <w:name w:val="STOE"/>
    <w:basedOn w:val="Normal"/>
    <w:link w:val="STOEChar1"/>
    <w:rsid w:val="00D81375"/>
    <w:pPr>
      <w:widowControl w:val="0"/>
      <w:spacing w:line="236" w:lineRule="exact"/>
      <w:ind w:right="4434"/>
      <w:jc w:val="both"/>
    </w:pPr>
    <w:rPr>
      <w:rFonts w:ascii="Times" w:hAnsi="Times"/>
      <w:sz w:val="18"/>
      <w:szCs w:val="3276"/>
      <w:lang w:eastAsia="de-DE"/>
    </w:rPr>
  </w:style>
  <w:style w:type="character" w:customStyle="1" w:styleId="STOEChar1">
    <w:name w:val="STOE Char1"/>
    <w:link w:val="STOE"/>
    <w:rsid w:val="00D81375"/>
    <w:rPr>
      <w:rFonts w:ascii="Times" w:hAnsi="Times"/>
      <w:sz w:val="18"/>
      <w:szCs w:val="3276"/>
      <w:lang w:val="en-US" w:eastAsia="de-DE" w:bidi="ar-SA"/>
    </w:rPr>
  </w:style>
  <w:style w:type="paragraph" w:styleId="BalloonText">
    <w:name w:val="Balloon Text"/>
    <w:basedOn w:val="Normal"/>
    <w:semiHidden/>
    <w:rsid w:val="00D81375"/>
    <w:rPr>
      <w:rFonts w:ascii="Tahoma" w:hAnsi="Tahoma" w:cs="Tahoma"/>
      <w:sz w:val="16"/>
      <w:szCs w:val="16"/>
    </w:rPr>
  </w:style>
  <w:style w:type="paragraph" w:styleId="Header">
    <w:name w:val="header"/>
    <w:basedOn w:val="Normal"/>
    <w:link w:val="HeaderChar"/>
    <w:rsid w:val="00881456"/>
    <w:pPr>
      <w:tabs>
        <w:tab w:val="center" w:pos="4536"/>
        <w:tab w:val="right" w:pos="9072"/>
      </w:tabs>
    </w:pPr>
    <w:rPr>
      <w:lang w:val="x-none"/>
    </w:rPr>
  </w:style>
  <w:style w:type="paragraph" w:styleId="Footer">
    <w:name w:val="footer"/>
    <w:basedOn w:val="Normal"/>
    <w:link w:val="FooterChar"/>
    <w:uiPriority w:val="99"/>
    <w:rsid w:val="00881456"/>
    <w:pPr>
      <w:tabs>
        <w:tab w:val="center" w:pos="4536"/>
        <w:tab w:val="right" w:pos="9072"/>
      </w:tabs>
    </w:pPr>
  </w:style>
  <w:style w:type="paragraph" w:customStyle="1" w:styleId="Title1">
    <w:name w:val="Title1"/>
    <w:basedOn w:val="Normal"/>
    <w:rsid w:val="00004A23"/>
    <w:rPr>
      <w:b/>
    </w:rPr>
  </w:style>
  <w:style w:type="paragraph" w:customStyle="1" w:styleId="AuthorsFull">
    <w:name w:val="Authors Full"/>
    <w:basedOn w:val="Normal"/>
    <w:rsid w:val="00004A23"/>
    <w:rPr>
      <w:i/>
    </w:rPr>
  </w:style>
  <w:style w:type="paragraph" w:customStyle="1" w:styleId="dedication">
    <w:name w:val="dedication"/>
    <w:basedOn w:val="Normal"/>
    <w:rsid w:val="00004A23"/>
    <w:rPr>
      <w:i/>
    </w:rPr>
  </w:style>
  <w:style w:type="paragraph" w:customStyle="1" w:styleId="Addresses">
    <w:name w:val="Addresses"/>
    <w:basedOn w:val="Normal"/>
    <w:rsid w:val="00004A23"/>
  </w:style>
  <w:style w:type="paragraph" w:customStyle="1" w:styleId="Acknowledgements">
    <w:name w:val="Acknowledgements"/>
    <w:basedOn w:val="Normal"/>
    <w:rsid w:val="00004A23"/>
  </w:style>
  <w:style w:type="paragraph" w:customStyle="1" w:styleId="Abstract">
    <w:name w:val="Abstract"/>
    <w:basedOn w:val="Normal"/>
    <w:autoRedefine/>
    <w:rsid w:val="00004A23"/>
    <w:pPr>
      <w:spacing w:line="480" w:lineRule="auto"/>
    </w:pPr>
  </w:style>
  <w:style w:type="paragraph" w:customStyle="1" w:styleId="Head1">
    <w:name w:val="Head 1"/>
    <w:basedOn w:val="Normal"/>
    <w:autoRedefine/>
    <w:rsid w:val="008D54CA"/>
    <w:pPr>
      <w:numPr>
        <w:numId w:val="1"/>
      </w:numPr>
      <w:spacing w:line="360" w:lineRule="auto"/>
    </w:pPr>
    <w:rPr>
      <w:b/>
    </w:rPr>
  </w:style>
  <w:style w:type="paragraph" w:customStyle="1" w:styleId="Head2">
    <w:name w:val="Head 2"/>
    <w:basedOn w:val="Normal"/>
    <w:autoRedefine/>
    <w:rsid w:val="00004A23"/>
    <w:pPr>
      <w:spacing w:line="360" w:lineRule="auto"/>
    </w:pPr>
    <w:rPr>
      <w:i/>
    </w:rPr>
  </w:style>
  <w:style w:type="paragraph" w:customStyle="1" w:styleId="dates">
    <w:name w:val="dates"/>
    <w:basedOn w:val="Normal"/>
    <w:rsid w:val="00004A23"/>
    <w:pPr>
      <w:jc w:val="right"/>
    </w:pPr>
  </w:style>
  <w:style w:type="paragraph" w:customStyle="1" w:styleId="Literature">
    <w:name w:val="Literature"/>
    <w:basedOn w:val="Normal"/>
    <w:rsid w:val="00004A23"/>
    <w:pPr>
      <w:spacing w:line="480" w:lineRule="auto"/>
    </w:pPr>
  </w:style>
  <w:style w:type="paragraph" w:customStyle="1" w:styleId="Legend">
    <w:name w:val="Legend"/>
    <w:basedOn w:val="Normal"/>
    <w:rsid w:val="00004A23"/>
  </w:style>
  <w:style w:type="paragraph" w:customStyle="1" w:styleId="MainText">
    <w:name w:val="Main Text"/>
    <w:basedOn w:val="Normal"/>
    <w:link w:val="MainTextChar"/>
    <w:rsid w:val="00004A23"/>
    <w:pPr>
      <w:spacing w:line="480" w:lineRule="auto"/>
    </w:pPr>
  </w:style>
  <w:style w:type="paragraph" w:customStyle="1" w:styleId="Tableofcontents">
    <w:name w:val="Table of contents"/>
    <w:basedOn w:val="Normal"/>
    <w:autoRedefine/>
    <w:rsid w:val="00004A23"/>
  </w:style>
  <w:style w:type="paragraph" w:customStyle="1" w:styleId="ExperimentalText">
    <w:name w:val="Experimental Text"/>
    <w:basedOn w:val="Normal"/>
    <w:link w:val="ExperimentalTextChar"/>
    <w:rsid w:val="00004A23"/>
    <w:pPr>
      <w:spacing w:line="480" w:lineRule="auto"/>
    </w:pPr>
  </w:style>
  <w:style w:type="character" w:customStyle="1" w:styleId="ExperimentalTextChar">
    <w:name w:val="Experimental Text Char"/>
    <w:link w:val="ExperimentalText"/>
    <w:rsid w:val="00004A23"/>
    <w:rPr>
      <w:rFonts w:eastAsia="MS Mincho"/>
      <w:sz w:val="24"/>
      <w:szCs w:val="24"/>
      <w:lang w:val="en-US" w:eastAsia="ja-JP" w:bidi="ar-SA"/>
    </w:rPr>
  </w:style>
  <w:style w:type="character" w:customStyle="1" w:styleId="MainTextChar">
    <w:name w:val="Main Text Char"/>
    <w:link w:val="MainText"/>
    <w:rsid w:val="00004A23"/>
    <w:rPr>
      <w:rFonts w:eastAsia="MS Mincho"/>
      <w:sz w:val="24"/>
      <w:szCs w:val="24"/>
      <w:lang w:val="en-US" w:eastAsia="ja-JP" w:bidi="ar-SA"/>
    </w:rPr>
  </w:style>
  <w:style w:type="paragraph" w:customStyle="1" w:styleId="Title2">
    <w:name w:val="Title2"/>
    <w:basedOn w:val="Normal"/>
    <w:rsid w:val="002D16A0"/>
    <w:rPr>
      <w:b/>
    </w:rPr>
  </w:style>
  <w:style w:type="paragraph" w:customStyle="1" w:styleId="Dedication0">
    <w:name w:val="Dedication"/>
    <w:basedOn w:val="Normal"/>
    <w:autoRedefine/>
    <w:rsid w:val="00322D5B"/>
  </w:style>
  <w:style w:type="paragraph" w:customStyle="1" w:styleId="Maintext0">
    <w:name w:val="Main text"/>
    <w:basedOn w:val="Normal"/>
    <w:link w:val="MaintextChar0"/>
    <w:autoRedefine/>
    <w:rsid w:val="0019723B"/>
    <w:pPr>
      <w:spacing w:line="480" w:lineRule="auto"/>
    </w:pPr>
  </w:style>
  <w:style w:type="character" w:customStyle="1" w:styleId="MaintextChar0">
    <w:name w:val="Main text Char"/>
    <w:link w:val="Maintext0"/>
    <w:rsid w:val="0019723B"/>
    <w:rPr>
      <w:sz w:val="24"/>
      <w:szCs w:val="24"/>
      <w:lang w:val="en-US" w:eastAsia="ja-JP"/>
    </w:rPr>
  </w:style>
  <w:style w:type="paragraph" w:customStyle="1" w:styleId="Biography">
    <w:name w:val="Biography"/>
    <w:basedOn w:val="Normal"/>
    <w:autoRedefine/>
    <w:rsid w:val="00562E2B"/>
    <w:rPr>
      <w:i/>
    </w:rPr>
  </w:style>
  <w:style w:type="character" w:customStyle="1" w:styleId="HeaderChar">
    <w:name w:val="Header Char"/>
    <w:link w:val="Header"/>
    <w:rsid w:val="00414465"/>
    <w:rPr>
      <w:sz w:val="24"/>
      <w:szCs w:val="24"/>
      <w:lang w:eastAsia="ja-JP"/>
    </w:rPr>
  </w:style>
  <w:style w:type="character" w:styleId="CommentReference">
    <w:name w:val="annotation reference"/>
    <w:uiPriority w:val="99"/>
    <w:semiHidden/>
    <w:unhideWhenUsed/>
    <w:rsid w:val="00664F6D"/>
    <w:rPr>
      <w:sz w:val="16"/>
      <w:szCs w:val="16"/>
    </w:rPr>
  </w:style>
  <w:style w:type="paragraph" w:styleId="CommentText">
    <w:name w:val="annotation text"/>
    <w:basedOn w:val="Normal"/>
    <w:link w:val="CommentTextChar"/>
    <w:uiPriority w:val="99"/>
    <w:unhideWhenUsed/>
    <w:rsid w:val="00664F6D"/>
    <w:rPr>
      <w:sz w:val="20"/>
      <w:szCs w:val="20"/>
      <w:lang w:val="x-none"/>
    </w:rPr>
  </w:style>
  <w:style w:type="character" w:customStyle="1" w:styleId="CommentTextChar">
    <w:name w:val="Comment Text Char"/>
    <w:link w:val="CommentText"/>
    <w:uiPriority w:val="99"/>
    <w:rsid w:val="00664F6D"/>
    <w:rPr>
      <w:lang w:eastAsia="ja-JP"/>
    </w:rPr>
  </w:style>
  <w:style w:type="paragraph" w:styleId="CommentSubject">
    <w:name w:val="annotation subject"/>
    <w:basedOn w:val="CommentText"/>
    <w:next w:val="CommentText"/>
    <w:link w:val="CommentSubjectChar"/>
    <w:uiPriority w:val="99"/>
    <w:semiHidden/>
    <w:unhideWhenUsed/>
    <w:rsid w:val="00664F6D"/>
    <w:rPr>
      <w:b/>
      <w:bCs/>
    </w:rPr>
  </w:style>
  <w:style w:type="character" w:customStyle="1" w:styleId="CommentSubjectChar">
    <w:name w:val="Comment Subject Char"/>
    <w:link w:val="CommentSubject"/>
    <w:uiPriority w:val="99"/>
    <w:semiHidden/>
    <w:rsid w:val="00664F6D"/>
    <w:rPr>
      <w:b/>
      <w:bCs/>
      <w:lang w:eastAsia="ja-JP"/>
    </w:rPr>
  </w:style>
  <w:style w:type="character" w:customStyle="1" w:styleId="FooterChar">
    <w:name w:val="Footer Char"/>
    <w:link w:val="Footer"/>
    <w:uiPriority w:val="99"/>
    <w:rsid w:val="007B7A09"/>
    <w:rPr>
      <w:sz w:val="24"/>
      <w:szCs w:val="24"/>
      <w:lang w:eastAsia="ja-JP"/>
    </w:rPr>
  </w:style>
  <w:style w:type="paragraph" w:styleId="Revision">
    <w:name w:val="Revision"/>
    <w:hidden/>
    <w:uiPriority w:val="99"/>
    <w:semiHidden/>
    <w:rsid w:val="004D525B"/>
    <w:rPr>
      <w:sz w:val="24"/>
      <w:szCs w:val="24"/>
      <w:lang w:eastAsia="ja-JP"/>
    </w:rPr>
  </w:style>
  <w:style w:type="character" w:styleId="Hyperlink">
    <w:name w:val="Hyperlink"/>
    <w:basedOn w:val="DefaultParagraphFont"/>
    <w:uiPriority w:val="99"/>
    <w:unhideWhenUsed/>
    <w:rsid w:val="000A38D2"/>
    <w:rPr>
      <w:color w:val="0563C1" w:themeColor="hyperlink"/>
      <w:u w:val="single"/>
    </w:rPr>
  </w:style>
  <w:style w:type="character" w:styleId="UnresolvedMention">
    <w:name w:val="Unresolved Mention"/>
    <w:basedOn w:val="DefaultParagraphFont"/>
    <w:uiPriority w:val="99"/>
    <w:semiHidden/>
    <w:unhideWhenUsed/>
    <w:rsid w:val="000A38D2"/>
    <w:rPr>
      <w:color w:val="605E5C"/>
      <w:shd w:val="clear" w:color="auto" w:fill="E1DFDD"/>
    </w:rPr>
  </w:style>
  <w:style w:type="paragraph" w:styleId="NormalWeb">
    <w:name w:val="Normal (Web)"/>
    <w:basedOn w:val="Normal"/>
    <w:uiPriority w:val="99"/>
    <w:semiHidden/>
    <w:unhideWhenUsed/>
    <w:rsid w:val="005B6F9F"/>
  </w:style>
  <w:style w:type="paragraph" w:styleId="BodyText">
    <w:name w:val="Body Text"/>
    <w:basedOn w:val="Normal"/>
    <w:link w:val="BodyTextChar"/>
    <w:qFormat/>
    <w:rsid w:val="008D54CA"/>
    <w:pPr>
      <w:spacing w:line="360" w:lineRule="auto"/>
      <w:ind w:firstLine="360"/>
      <w:jc w:val="both"/>
    </w:pPr>
    <w:rPr>
      <w:rFonts w:eastAsia="Times New Roman" w:cstheme="minorBidi"/>
      <w:lang w:eastAsia="zh-CN"/>
    </w:rPr>
  </w:style>
  <w:style w:type="character" w:customStyle="1" w:styleId="BodyTextChar">
    <w:name w:val="Body Text Char"/>
    <w:basedOn w:val="DefaultParagraphFont"/>
    <w:link w:val="BodyText"/>
    <w:rsid w:val="008D54CA"/>
    <w:rPr>
      <w:rFonts w:eastAsia="Times New Roman" w:cstheme="minorBidi"/>
      <w:sz w:val="24"/>
      <w:szCs w:val="24"/>
      <w:lang w:eastAsia="zh-CN"/>
    </w:rPr>
  </w:style>
  <w:style w:type="paragraph" w:customStyle="1" w:styleId="FirstParagraph">
    <w:name w:val="First Paragraph"/>
    <w:basedOn w:val="BodyText"/>
    <w:next w:val="BodyText"/>
    <w:qFormat/>
    <w:rsid w:val="008D54CA"/>
    <w:pPr>
      <w:ind w:firstLine="0"/>
    </w:pPr>
  </w:style>
  <w:style w:type="paragraph" w:styleId="ListParagraph">
    <w:name w:val="List Paragraph"/>
    <w:basedOn w:val="Normal"/>
    <w:uiPriority w:val="34"/>
    <w:qFormat/>
    <w:rsid w:val="008D54CA"/>
    <w:pPr>
      <w:ind w:left="720"/>
      <w:contextualSpacing/>
    </w:pPr>
  </w:style>
  <w:style w:type="character" w:customStyle="1" w:styleId="Heading1Char">
    <w:name w:val="Heading 1 Char"/>
    <w:basedOn w:val="DefaultParagraphFont"/>
    <w:link w:val="Heading1"/>
    <w:uiPriority w:val="9"/>
    <w:rsid w:val="000631D6"/>
    <w:rPr>
      <w:b/>
      <w:sz w:val="24"/>
      <w:szCs w:val="24"/>
      <w:lang w:val="en-US" w:eastAsia="ja-JP"/>
    </w:rPr>
  </w:style>
  <w:style w:type="character" w:customStyle="1" w:styleId="Heading2Char">
    <w:name w:val="Heading 2 Char"/>
    <w:basedOn w:val="DefaultParagraphFont"/>
    <w:link w:val="Heading2"/>
    <w:uiPriority w:val="9"/>
    <w:rsid w:val="000631D6"/>
    <w:rPr>
      <w:rFonts w:eastAsiaTheme="majorEastAsia"/>
      <w:b/>
      <w:bCs/>
      <w:sz w:val="24"/>
      <w:szCs w:val="24"/>
      <w:lang w:val="en-US" w:eastAsia="ja-JP"/>
    </w:rPr>
  </w:style>
  <w:style w:type="character" w:customStyle="1" w:styleId="Heading3Char">
    <w:name w:val="Heading 3 Char"/>
    <w:basedOn w:val="DefaultParagraphFont"/>
    <w:link w:val="Heading3"/>
    <w:uiPriority w:val="9"/>
    <w:rsid w:val="00325133"/>
    <w:rPr>
      <w:i/>
      <w:sz w:val="24"/>
      <w:szCs w:val="24"/>
      <w:lang w:val="en-US" w:eastAsia="ja-JP"/>
    </w:rPr>
  </w:style>
  <w:style w:type="paragraph" w:customStyle="1" w:styleId="CaptionedFigure">
    <w:name w:val="Captioned Figure"/>
    <w:basedOn w:val="Normal"/>
    <w:rsid w:val="00E54A50"/>
    <w:pPr>
      <w:keepNext/>
      <w:spacing w:line="360" w:lineRule="auto"/>
      <w:ind w:firstLine="360"/>
      <w:jc w:val="both"/>
    </w:pPr>
    <w:rPr>
      <w:rFonts w:eastAsia="Times New Roman" w:cstheme="minorBidi"/>
      <w:lang w:eastAsia="zh-CN"/>
    </w:rPr>
  </w:style>
  <w:style w:type="paragraph" w:customStyle="1" w:styleId="Captions">
    <w:name w:val="Captions"/>
    <w:basedOn w:val="Caption"/>
    <w:link w:val="CaptionsChar"/>
    <w:qFormat/>
    <w:rsid w:val="00E54A50"/>
    <w:pPr>
      <w:spacing w:after="120" w:line="276" w:lineRule="auto"/>
      <w:jc w:val="both"/>
    </w:pPr>
    <w:rPr>
      <w:rFonts w:eastAsia="Times New Roman" w:cstheme="minorBidi"/>
      <w:i w:val="0"/>
      <w:color w:val="auto"/>
      <w:sz w:val="22"/>
      <w:szCs w:val="22"/>
      <w:lang w:eastAsia="zh-CN"/>
    </w:rPr>
  </w:style>
  <w:style w:type="character" w:customStyle="1" w:styleId="CaptionsChar">
    <w:name w:val="Captions Char"/>
    <w:basedOn w:val="DefaultParagraphFont"/>
    <w:link w:val="Captions"/>
    <w:rsid w:val="00E54A50"/>
    <w:rPr>
      <w:rFonts w:eastAsia="Times New Roman" w:cstheme="minorBidi"/>
      <w:iCs/>
      <w:sz w:val="22"/>
      <w:szCs w:val="22"/>
      <w:lang w:eastAsia="zh-CN"/>
    </w:rPr>
  </w:style>
  <w:style w:type="paragraph" w:customStyle="1" w:styleId="Compact">
    <w:name w:val="Compact"/>
    <w:basedOn w:val="BodyText"/>
    <w:qFormat/>
    <w:rsid w:val="00E54A50"/>
    <w:pPr>
      <w:spacing w:before="36" w:after="36"/>
    </w:pPr>
  </w:style>
  <w:style w:type="paragraph" w:customStyle="1" w:styleId="TableCaption0">
    <w:name w:val="Table Caption"/>
    <w:basedOn w:val="Caption"/>
    <w:rsid w:val="00E54A50"/>
    <w:pPr>
      <w:keepNext/>
      <w:spacing w:after="120" w:line="360" w:lineRule="auto"/>
      <w:ind w:firstLine="360"/>
      <w:jc w:val="both"/>
    </w:pPr>
    <w:rPr>
      <w:rFonts w:eastAsia="Times New Roman" w:cstheme="minorBidi"/>
      <w:iCs w:val="0"/>
      <w:color w:val="auto"/>
      <w:sz w:val="24"/>
      <w:szCs w:val="24"/>
      <w:lang w:eastAsia="zh-CN"/>
    </w:rPr>
  </w:style>
  <w:style w:type="table" w:styleId="ListTable6Colorful">
    <w:name w:val="List Table 6 Colorful"/>
    <w:basedOn w:val="TableNormal"/>
    <w:uiPriority w:val="51"/>
    <w:rsid w:val="00E54A50"/>
    <w:rPr>
      <w:rFonts w:asciiTheme="minorHAnsi" w:eastAsiaTheme="minorEastAsia" w:hAnsiTheme="minorHAnsi" w:cstheme="minorBidi"/>
      <w:color w:val="000000" w:themeColor="text1"/>
      <w:sz w:val="24"/>
      <w:szCs w:val="24"/>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E54A50"/>
    <w:pPr>
      <w:spacing w:after="200"/>
    </w:pPr>
    <w:rPr>
      <w:i/>
      <w:iCs/>
      <w:color w:val="44546A" w:themeColor="text2"/>
      <w:sz w:val="18"/>
      <w:szCs w:val="18"/>
    </w:rPr>
  </w:style>
  <w:style w:type="character" w:customStyle="1" w:styleId="Heading4Char">
    <w:name w:val="Heading 4 Char"/>
    <w:basedOn w:val="DefaultParagraphFont"/>
    <w:link w:val="Heading4"/>
    <w:uiPriority w:val="9"/>
    <w:semiHidden/>
    <w:rsid w:val="00E54A50"/>
    <w:rPr>
      <w:rFonts w:asciiTheme="majorHAnsi" w:eastAsiaTheme="majorEastAsia" w:hAnsiTheme="majorHAnsi" w:cstheme="majorBidi"/>
      <w:i/>
      <w:iCs/>
      <w:color w:val="2F5496" w:themeColor="accent1" w:themeShade="BF"/>
      <w:sz w:val="24"/>
      <w:szCs w:val="24"/>
      <w:lang w:val="en-US" w:eastAsia="ja-JP"/>
    </w:rPr>
  </w:style>
  <w:style w:type="character" w:customStyle="1" w:styleId="Heading5Char">
    <w:name w:val="Heading 5 Char"/>
    <w:basedOn w:val="DefaultParagraphFont"/>
    <w:link w:val="Heading5"/>
    <w:uiPriority w:val="9"/>
    <w:semiHidden/>
    <w:rsid w:val="00E54A50"/>
    <w:rPr>
      <w:rFonts w:asciiTheme="majorHAnsi" w:eastAsiaTheme="majorEastAsia" w:hAnsiTheme="majorHAnsi" w:cstheme="majorBidi"/>
      <w:color w:val="2F5496" w:themeColor="accent1" w:themeShade="BF"/>
      <w:sz w:val="24"/>
      <w:szCs w:val="24"/>
      <w:lang w:val="en-US" w:eastAsia="ja-JP"/>
    </w:rPr>
  </w:style>
  <w:style w:type="character" w:customStyle="1" w:styleId="Heading6Char">
    <w:name w:val="Heading 6 Char"/>
    <w:basedOn w:val="DefaultParagraphFont"/>
    <w:link w:val="Heading6"/>
    <w:uiPriority w:val="9"/>
    <w:semiHidden/>
    <w:rsid w:val="00E54A50"/>
    <w:rPr>
      <w:rFonts w:asciiTheme="majorHAnsi" w:eastAsiaTheme="majorEastAsia" w:hAnsiTheme="majorHAnsi" w:cstheme="majorBidi"/>
      <w:color w:val="1F3763" w:themeColor="accent1" w:themeShade="7F"/>
      <w:sz w:val="24"/>
      <w:szCs w:val="24"/>
      <w:lang w:val="en-US" w:eastAsia="ja-JP"/>
    </w:rPr>
  </w:style>
  <w:style w:type="character" w:customStyle="1" w:styleId="Heading7Char">
    <w:name w:val="Heading 7 Char"/>
    <w:basedOn w:val="DefaultParagraphFont"/>
    <w:link w:val="Heading7"/>
    <w:uiPriority w:val="9"/>
    <w:semiHidden/>
    <w:rsid w:val="00E54A50"/>
    <w:rPr>
      <w:rFonts w:asciiTheme="majorHAnsi" w:eastAsiaTheme="majorEastAsia" w:hAnsiTheme="majorHAnsi" w:cstheme="majorBidi"/>
      <w:i/>
      <w:iCs/>
      <w:color w:val="1F3763" w:themeColor="accent1" w:themeShade="7F"/>
      <w:sz w:val="24"/>
      <w:szCs w:val="24"/>
      <w:lang w:val="en-US" w:eastAsia="ja-JP"/>
    </w:rPr>
  </w:style>
  <w:style w:type="character" w:customStyle="1" w:styleId="Heading8Char">
    <w:name w:val="Heading 8 Char"/>
    <w:basedOn w:val="DefaultParagraphFont"/>
    <w:link w:val="Heading8"/>
    <w:uiPriority w:val="9"/>
    <w:semiHidden/>
    <w:rsid w:val="00E54A50"/>
    <w:rPr>
      <w:rFonts w:asciiTheme="majorHAnsi" w:eastAsiaTheme="majorEastAsia" w:hAnsiTheme="majorHAnsi" w:cstheme="majorBidi"/>
      <w:color w:val="272727" w:themeColor="text1" w:themeTint="D8"/>
      <w:sz w:val="21"/>
      <w:szCs w:val="21"/>
      <w:lang w:val="en-US" w:eastAsia="ja-JP"/>
    </w:rPr>
  </w:style>
  <w:style w:type="character" w:customStyle="1" w:styleId="Heading9Char">
    <w:name w:val="Heading 9 Char"/>
    <w:basedOn w:val="DefaultParagraphFont"/>
    <w:link w:val="Heading9"/>
    <w:uiPriority w:val="9"/>
    <w:semiHidden/>
    <w:rsid w:val="00E54A50"/>
    <w:rPr>
      <w:rFonts w:asciiTheme="majorHAnsi" w:eastAsiaTheme="majorEastAsia" w:hAnsiTheme="majorHAnsi" w:cstheme="majorBidi"/>
      <w:i/>
      <w:iCs/>
      <w:color w:val="272727" w:themeColor="text1" w:themeTint="D8"/>
      <w:sz w:val="21"/>
      <w:szCs w:val="21"/>
      <w:lang w:val="en-US" w:eastAsia="ja-JP"/>
    </w:rPr>
  </w:style>
  <w:style w:type="paragraph" w:styleId="Bibliography">
    <w:name w:val="Bibliography"/>
    <w:basedOn w:val="Normal"/>
    <w:next w:val="Normal"/>
    <w:uiPriority w:val="37"/>
    <w:unhideWhenUsed/>
    <w:rsid w:val="00001F27"/>
  </w:style>
  <w:style w:type="character" w:styleId="PlaceholderText">
    <w:name w:val="Placeholder Text"/>
    <w:basedOn w:val="DefaultParagraphFont"/>
    <w:uiPriority w:val="99"/>
    <w:semiHidden/>
    <w:rsid w:val="006358D3"/>
    <w:rPr>
      <w:color w:val="808080"/>
    </w:rPr>
  </w:style>
  <w:style w:type="character" w:customStyle="1" w:styleId="katex-mathml">
    <w:name w:val="katex-mathml"/>
    <w:basedOn w:val="DefaultParagraphFont"/>
    <w:rsid w:val="00F61F81"/>
  </w:style>
  <w:style w:type="character" w:customStyle="1" w:styleId="mord">
    <w:name w:val="mord"/>
    <w:basedOn w:val="DefaultParagraphFont"/>
    <w:rsid w:val="00F61F81"/>
  </w:style>
  <w:style w:type="character" w:customStyle="1" w:styleId="mbin">
    <w:name w:val="mbin"/>
    <w:basedOn w:val="DefaultParagraphFont"/>
    <w:rsid w:val="00F61F81"/>
  </w:style>
  <w:style w:type="paragraph" w:styleId="NoSpacing">
    <w:name w:val="No Spacing"/>
    <w:uiPriority w:val="1"/>
    <w:qFormat/>
    <w:rsid w:val="00E26AAF"/>
    <w:rPr>
      <w:sz w:val="24"/>
      <w:szCs w:val="24"/>
      <w:lang w:eastAsia="ja-JP"/>
    </w:rPr>
  </w:style>
  <w:style w:type="paragraph" w:styleId="HTMLPreformatted">
    <w:name w:val="HTML Preformatted"/>
    <w:basedOn w:val="Normal"/>
    <w:link w:val="HTMLPreformattedChar"/>
    <w:uiPriority w:val="99"/>
    <w:semiHidden/>
    <w:unhideWhenUsed/>
    <w:rsid w:val="001C4A1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C4A1A"/>
    <w:rPr>
      <w:rFonts w:ascii="Consolas" w:hAnsi="Consolas"/>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624">
      <w:bodyDiv w:val="1"/>
      <w:marLeft w:val="0"/>
      <w:marRight w:val="0"/>
      <w:marTop w:val="0"/>
      <w:marBottom w:val="0"/>
      <w:divBdr>
        <w:top w:val="none" w:sz="0" w:space="0" w:color="auto"/>
        <w:left w:val="none" w:sz="0" w:space="0" w:color="auto"/>
        <w:bottom w:val="none" w:sz="0" w:space="0" w:color="auto"/>
        <w:right w:val="none" w:sz="0" w:space="0" w:color="auto"/>
      </w:divBdr>
      <w:divsChild>
        <w:div w:id="1274705648">
          <w:marLeft w:val="0"/>
          <w:marRight w:val="0"/>
          <w:marTop w:val="0"/>
          <w:marBottom w:val="0"/>
          <w:divBdr>
            <w:top w:val="none" w:sz="0" w:space="0" w:color="auto"/>
            <w:left w:val="none" w:sz="0" w:space="0" w:color="auto"/>
            <w:bottom w:val="none" w:sz="0" w:space="0" w:color="auto"/>
            <w:right w:val="none" w:sz="0" w:space="0" w:color="auto"/>
          </w:divBdr>
        </w:div>
      </w:divsChild>
    </w:div>
    <w:div w:id="2707822">
      <w:bodyDiv w:val="1"/>
      <w:marLeft w:val="0"/>
      <w:marRight w:val="0"/>
      <w:marTop w:val="0"/>
      <w:marBottom w:val="0"/>
      <w:divBdr>
        <w:top w:val="none" w:sz="0" w:space="0" w:color="auto"/>
        <w:left w:val="none" w:sz="0" w:space="0" w:color="auto"/>
        <w:bottom w:val="none" w:sz="0" w:space="0" w:color="auto"/>
        <w:right w:val="none" w:sz="0" w:space="0" w:color="auto"/>
      </w:divBdr>
      <w:divsChild>
        <w:div w:id="4944177">
          <w:marLeft w:val="0"/>
          <w:marRight w:val="0"/>
          <w:marTop w:val="0"/>
          <w:marBottom w:val="0"/>
          <w:divBdr>
            <w:top w:val="none" w:sz="0" w:space="0" w:color="auto"/>
            <w:left w:val="none" w:sz="0" w:space="0" w:color="auto"/>
            <w:bottom w:val="none" w:sz="0" w:space="0" w:color="auto"/>
            <w:right w:val="none" w:sz="0" w:space="0" w:color="auto"/>
          </w:divBdr>
        </w:div>
      </w:divsChild>
    </w:div>
    <w:div w:id="4483747">
      <w:bodyDiv w:val="1"/>
      <w:marLeft w:val="0"/>
      <w:marRight w:val="0"/>
      <w:marTop w:val="0"/>
      <w:marBottom w:val="0"/>
      <w:divBdr>
        <w:top w:val="none" w:sz="0" w:space="0" w:color="auto"/>
        <w:left w:val="none" w:sz="0" w:space="0" w:color="auto"/>
        <w:bottom w:val="none" w:sz="0" w:space="0" w:color="auto"/>
        <w:right w:val="none" w:sz="0" w:space="0" w:color="auto"/>
      </w:divBdr>
      <w:divsChild>
        <w:div w:id="1590770318">
          <w:marLeft w:val="0"/>
          <w:marRight w:val="0"/>
          <w:marTop w:val="0"/>
          <w:marBottom w:val="0"/>
          <w:divBdr>
            <w:top w:val="none" w:sz="0" w:space="0" w:color="auto"/>
            <w:left w:val="none" w:sz="0" w:space="0" w:color="auto"/>
            <w:bottom w:val="none" w:sz="0" w:space="0" w:color="auto"/>
            <w:right w:val="none" w:sz="0" w:space="0" w:color="auto"/>
          </w:divBdr>
        </w:div>
      </w:divsChild>
    </w:div>
    <w:div w:id="4484907">
      <w:bodyDiv w:val="1"/>
      <w:marLeft w:val="0"/>
      <w:marRight w:val="0"/>
      <w:marTop w:val="0"/>
      <w:marBottom w:val="0"/>
      <w:divBdr>
        <w:top w:val="none" w:sz="0" w:space="0" w:color="auto"/>
        <w:left w:val="none" w:sz="0" w:space="0" w:color="auto"/>
        <w:bottom w:val="none" w:sz="0" w:space="0" w:color="auto"/>
        <w:right w:val="none" w:sz="0" w:space="0" w:color="auto"/>
      </w:divBdr>
      <w:divsChild>
        <w:div w:id="1617717816">
          <w:marLeft w:val="0"/>
          <w:marRight w:val="0"/>
          <w:marTop w:val="0"/>
          <w:marBottom w:val="0"/>
          <w:divBdr>
            <w:top w:val="none" w:sz="0" w:space="0" w:color="auto"/>
            <w:left w:val="none" w:sz="0" w:space="0" w:color="auto"/>
            <w:bottom w:val="none" w:sz="0" w:space="0" w:color="auto"/>
            <w:right w:val="none" w:sz="0" w:space="0" w:color="auto"/>
          </w:divBdr>
        </w:div>
      </w:divsChild>
    </w:div>
    <w:div w:id="4552435">
      <w:bodyDiv w:val="1"/>
      <w:marLeft w:val="0"/>
      <w:marRight w:val="0"/>
      <w:marTop w:val="0"/>
      <w:marBottom w:val="0"/>
      <w:divBdr>
        <w:top w:val="none" w:sz="0" w:space="0" w:color="auto"/>
        <w:left w:val="none" w:sz="0" w:space="0" w:color="auto"/>
        <w:bottom w:val="none" w:sz="0" w:space="0" w:color="auto"/>
        <w:right w:val="none" w:sz="0" w:space="0" w:color="auto"/>
      </w:divBdr>
    </w:div>
    <w:div w:id="10955859">
      <w:bodyDiv w:val="1"/>
      <w:marLeft w:val="0"/>
      <w:marRight w:val="0"/>
      <w:marTop w:val="0"/>
      <w:marBottom w:val="0"/>
      <w:divBdr>
        <w:top w:val="none" w:sz="0" w:space="0" w:color="auto"/>
        <w:left w:val="none" w:sz="0" w:space="0" w:color="auto"/>
        <w:bottom w:val="none" w:sz="0" w:space="0" w:color="auto"/>
        <w:right w:val="none" w:sz="0" w:space="0" w:color="auto"/>
      </w:divBdr>
      <w:divsChild>
        <w:div w:id="720859401">
          <w:marLeft w:val="0"/>
          <w:marRight w:val="0"/>
          <w:marTop w:val="0"/>
          <w:marBottom w:val="0"/>
          <w:divBdr>
            <w:top w:val="none" w:sz="0" w:space="0" w:color="auto"/>
            <w:left w:val="none" w:sz="0" w:space="0" w:color="auto"/>
            <w:bottom w:val="none" w:sz="0" w:space="0" w:color="auto"/>
            <w:right w:val="none" w:sz="0" w:space="0" w:color="auto"/>
          </w:divBdr>
        </w:div>
      </w:divsChild>
    </w:div>
    <w:div w:id="11491859">
      <w:bodyDiv w:val="1"/>
      <w:marLeft w:val="0"/>
      <w:marRight w:val="0"/>
      <w:marTop w:val="0"/>
      <w:marBottom w:val="0"/>
      <w:divBdr>
        <w:top w:val="none" w:sz="0" w:space="0" w:color="auto"/>
        <w:left w:val="none" w:sz="0" w:space="0" w:color="auto"/>
        <w:bottom w:val="none" w:sz="0" w:space="0" w:color="auto"/>
        <w:right w:val="none" w:sz="0" w:space="0" w:color="auto"/>
      </w:divBdr>
      <w:divsChild>
        <w:div w:id="234780490">
          <w:marLeft w:val="0"/>
          <w:marRight w:val="0"/>
          <w:marTop w:val="0"/>
          <w:marBottom w:val="0"/>
          <w:divBdr>
            <w:top w:val="none" w:sz="0" w:space="0" w:color="auto"/>
            <w:left w:val="none" w:sz="0" w:space="0" w:color="auto"/>
            <w:bottom w:val="none" w:sz="0" w:space="0" w:color="auto"/>
            <w:right w:val="none" w:sz="0" w:space="0" w:color="auto"/>
          </w:divBdr>
        </w:div>
      </w:divsChild>
    </w:div>
    <w:div w:id="16321671">
      <w:bodyDiv w:val="1"/>
      <w:marLeft w:val="0"/>
      <w:marRight w:val="0"/>
      <w:marTop w:val="0"/>
      <w:marBottom w:val="0"/>
      <w:divBdr>
        <w:top w:val="none" w:sz="0" w:space="0" w:color="auto"/>
        <w:left w:val="none" w:sz="0" w:space="0" w:color="auto"/>
        <w:bottom w:val="none" w:sz="0" w:space="0" w:color="auto"/>
        <w:right w:val="none" w:sz="0" w:space="0" w:color="auto"/>
      </w:divBdr>
      <w:divsChild>
        <w:div w:id="907767926">
          <w:marLeft w:val="0"/>
          <w:marRight w:val="0"/>
          <w:marTop w:val="0"/>
          <w:marBottom w:val="0"/>
          <w:divBdr>
            <w:top w:val="none" w:sz="0" w:space="0" w:color="auto"/>
            <w:left w:val="none" w:sz="0" w:space="0" w:color="auto"/>
            <w:bottom w:val="none" w:sz="0" w:space="0" w:color="auto"/>
            <w:right w:val="none" w:sz="0" w:space="0" w:color="auto"/>
          </w:divBdr>
        </w:div>
      </w:divsChild>
    </w:div>
    <w:div w:id="21441563">
      <w:bodyDiv w:val="1"/>
      <w:marLeft w:val="0"/>
      <w:marRight w:val="0"/>
      <w:marTop w:val="0"/>
      <w:marBottom w:val="0"/>
      <w:divBdr>
        <w:top w:val="none" w:sz="0" w:space="0" w:color="auto"/>
        <w:left w:val="none" w:sz="0" w:space="0" w:color="auto"/>
        <w:bottom w:val="none" w:sz="0" w:space="0" w:color="auto"/>
        <w:right w:val="none" w:sz="0" w:space="0" w:color="auto"/>
      </w:divBdr>
      <w:divsChild>
        <w:div w:id="1001155184">
          <w:marLeft w:val="0"/>
          <w:marRight w:val="0"/>
          <w:marTop w:val="0"/>
          <w:marBottom w:val="0"/>
          <w:divBdr>
            <w:top w:val="none" w:sz="0" w:space="0" w:color="auto"/>
            <w:left w:val="none" w:sz="0" w:space="0" w:color="auto"/>
            <w:bottom w:val="none" w:sz="0" w:space="0" w:color="auto"/>
            <w:right w:val="none" w:sz="0" w:space="0" w:color="auto"/>
          </w:divBdr>
        </w:div>
      </w:divsChild>
    </w:div>
    <w:div w:id="21444783">
      <w:bodyDiv w:val="1"/>
      <w:marLeft w:val="0"/>
      <w:marRight w:val="0"/>
      <w:marTop w:val="0"/>
      <w:marBottom w:val="0"/>
      <w:divBdr>
        <w:top w:val="none" w:sz="0" w:space="0" w:color="auto"/>
        <w:left w:val="none" w:sz="0" w:space="0" w:color="auto"/>
        <w:bottom w:val="none" w:sz="0" w:space="0" w:color="auto"/>
        <w:right w:val="none" w:sz="0" w:space="0" w:color="auto"/>
      </w:divBdr>
      <w:divsChild>
        <w:div w:id="658735089">
          <w:marLeft w:val="0"/>
          <w:marRight w:val="0"/>
          <w:marTop w:val="0"/>
          <w:marBottom w:val="0"/>
          <w:divBdr>
            <w:top w:val="none" w:sz="0" w:space="0" w:color="auto"/>
            <w:left w:val="none" w:sz="0" w:space="0" w:color="auto"/>
            <w:bottom w:val="none" w:sz="0" w:space="0" w:color="auto"/>
            <w:right w:val="none" w:sz="0" w:space="0" w:color="auto"/>
          </w:divBdr>
        </w:div>
      </w:divsChild>
    </w:div>
    <w:div w:id="24453770">
      <w:bodyDiv w:val="1"/>
      <w:marLeft w:val="0"/>
      <w:marRight w:val="0"/>
      <w:marTop w:val="0"/>
      <w:marBottom w:val="0"/>
      <w:divBdr>
        <w:top w:val="none" w:sz="0" w:space="0" w:color="auto"/>
        <w:left w:val="none" w:sz="0" w:space="0" w:color="auto"/>
        <w:bottom w:val="none" w:sz="0" w:space="0" w:color="auto"/>
        <w:right w:val="none" w:sz="0" w:space="0" w:color="auto"/>
      </w:divBdr>
      <w:divsChild>
        <w:div w:id="1610622535">
          <w:marLeft w:val="0"/>
          <w:marRight w:val="0"/>
          <w:marTop w:val="0"/>
          <w:marBottom w:val="0"/>
          <w:divBdr>
            <w:top w:val="none" w:sz="0" w:space="0" w:color="auto"/>
            <w:left w:val="none" w:sz="0" w:space="0" w:color="auto"/>
            <w:bottom w:val="none" w:sz="0" w:space="0" w:color="auto"/>
            <w:right w:val="none" w:sz="0" w:space="0" w:color="auto"/>
          </w:divBdr>
        </w:div>
      </w:divsChild>
    </w:div>
    <w:div w:id="28339757">
      <w:bodyDiv w:val="1"/>
      <w:marLeft w:val="0"/>
      <w:marRight w:val="0"/>
      <w:marTop w:val="0"/>
      <w:marBottom w:val="0"/>
      <w:divBdr>
        <w:top w:val="none" w:sz="0" w:space="0" w:color="auto"/>
        <w:left w:val="none" w:sz="0" w:space="0" w:color="auto"/>
        <w:bottom w:val="none" w:sz="0" w:space="0" w:color="auto"/>
        <w:right w:val="none" w:sz="0" w:space="0" w:color="auto"/>
      </w:divBdr>
      <w:divsChild>
        <w:div w:id="733240940">
          <w:marLeft w:val="0"/>
          <w:marRight w:val="0"/>
          <w:marTop w:val="0"/>
          <w:marBottom w:val="0"/>
          <w:divBdr>
            <w:top w:val="none" w:sz="0" w:space="0" w:color="auto"/>
            <w:left w:val="none" w:sz="0" w:space="0" w:color="auto"/>
            <w:bottom w:val="none" w:sz="0" w:space="0" w:color="auto"/>
            <w:right w:val="none" w:sz="0" w:space="0" w:color="auto"/>
          </w:divBdr>
        </w:div>
      </w:divsChild>
    </w:div>
    <w:div w:id="28579679">
      <w:bodyDiv w:val="1"/>
      <w:marLeft w:val="0"/>
      <w:marRight w:val="0"/>
      <w:marTop w:val="0"/>
      <w:marBottom w:val="0"/>
      <w:divBdr>
        <w:top w:val="none" w:sz="0" w:space="0" w:color="auto"/>
        <w:left w:val="none" w:sz="0" w:space="0" w:color="auto"/>
        <w:bottom w:val="none" w:sz="0" w:space="0" w:color="auto"/>
        <w:right w:val="none" w:sz="0" w:space="0" w:color="auto"/>
      </w:divBdr>
      <w:divsChild>
        <w:div w:id="5406452">
          <w:marLeft w:val="0"/>
          <w:marRight w:val="0"/>
          <w:marTop w:val="0"/>
          <w:marBottom w:val="0"/>
          <w:divBdr>
            <w:top w:val="none" w:sz="0" w:space="0" w:color="auto"/>
            <w:left w:val="none" w:sz="0" w:space="0" w:color="auto"/>
            <w:bottom w:val="none" w:sz="0" w:space="0" w:color="auto"/>
            <w:right w:val="none" w:sz="0" w:space="0" w:color="auto"/>
          </w:divBdr>
        </w:div>
      </w:divsChild>
    </w:div>
    <w:div w:id="28651154">
      <w:bodyDiv w:val="1"/>
      <w:marLeft w:val="0"/>
      <w:marRight w:val="0"/>
      <w:marTop w:val="0"/>
      <w:marBottom w:val="0"/>
      <w:divBdr>
        <w:top w:val="none" w:sz="0" w:space="0" w:color="auto"/>
        <w:left w:val="none" w:sz="0" w:space="0" w:color="auto"/>
        <w:bottom w:val="none" w:sz="0" w:space="0" w:color="auto"/>
        <w:right w:val="none" w:sz="0" w:space="0" w:color="auto"/>
      </w:divBdr>
      <w:divsChild>
        <w:div w:id="1230313490">
          <w:marLeft w:val="0"/>
          <w:marRight w:val="0"/>
          <w:marTop w:val="0"/>
          <w:marBottom w:val="0"/>
          <w:divBdr>
            <w:top w:val="none" w:sz="0" w:space="0" w:color="auto"/>
            <w:left w:val="none" w:sz="0" w:space="0" w:color="auto"/>
            <w:bottom w:val="none" w:sz="0" w:space="0" w:color="auto"/>
            <w:right w:val="none" w:sz="0" w:space="0" w:color="auto"/>
          </w:divBdr>
        </w:div>
      </w:divsChild>
    </w:div>
    <w:div w:id="29764126">
      <w:bodyDiv w:val="1"/>
      <w:marLeft w:val="0"/>
      <w:marRight w:val="0"/>
      <w:marTop w:val="0"/>
      <w:marBottom w:val="0"/>
      <w:divBdr>
        <w:top w:val="none" w:sz="0" w:space="0" w:color="auto"/>
        <w:left w:val="none" w:sz="0" w:space="0" w:color="auto"/>
        <w:bottom w:val="none" w:sz="0" w:space="0" w:color="auto"/>
        <w:right w:val="none" w:sz="0" w:space="0" w:color="auto"/>
      </w:divBdr>
      <w:divsChild>
        <w:div w:id="1412854775">
          <w:marLeft w:val="0"/>
          <w:marRight w:val="0"/>
          <w:marTop w:val="0"/>
          <w:marBottom w:val="0"/>
          <w:divBdr>
            <w:top w:val="none" w:sz="0" w:space="0" w:color="auto"/>
            <w:left w:val="none" w:sz="0" w:space="0" w:color="auto"/>
            <w:bottom w:val="none" w:sz="0" w:space="0" w:color="auto"/>
            <w:right w:val="none" w:sz="0" w:space="0" w:color="auto"/>
          </w:divBdr>
        </w:div>
      </w:divsChild>
    </w:div>
    <w:div w:id="33358571">
      <w:bodyDiv w:val="1"/>
      <w:marLeft w:val="0"/>
      <w:marRight w:val="0"/>
      <w:marTop w:val="0"/>
      <w:marBottom w:val="0"/>
      <w:divBdr>
        <w:top w:val="none" w:sz="0" w:space="0" w:color="auto"/>
        <w:left w:val="none" w:sz="0" w:space="0" w:color="auto"/>
        <w:bottom w:val="none" w:sz="0" w:space="0" w:color="auto"/>
        <w:right w:val="none" w:sz="0" w:space="0" w:color="auto"/>
      </w:divBdr>
      <w:divsChild>
        <w:div w:id="929309862">
          <w:marLeft w:val="0"/>
          <w:marRight w:val="0"/>
          <w:marTop w:val="0"/>
          <w:marBottom w:val="0"/>
          <w:divBdr>
            <w:top w:val="none" w:sz="0" w:space="0" w:color="auto"/>
            <w:left w:val="none" w:sz="0" w:space="0" w:color="auto"/>
            <w:bottom w:val="none" w:sz="0" w:space="0" w:color="auto"/>
            <w:right w:val="none" w:sz="0" w:space="0" w:color="auto"/>
          </w:divBdr>
        </w:div>
      </w:divsChild>
    </w:div>
    <w:div w:id="35738529">
      <w:bodyDiv w:val="1"/>
      <w:marLeft w:val="0"/>
      <w:marRight w:val="0"/>
      <w:marTop w:val="0"/>
      <w:marBottom w:val="0"/>
      <w:divBdr>
        <w:top w:val="none" w:sz="0" w:space="0" w:color="auto"/>
        <w:left w:val="none" w:sz="0" w:space="0" w:color="auto"/>
        <w:bottom w:val="none" w:sz="0" w:space="0" w:color="auto"/>
        <w:right w:val="none" w:sz="0" w:space="0" w:color="auto"/>
      </w:divBdr>
      <w:divsChild>
        <w:div w:id="1677920627">
          <w:marLeft w:val="0"/>
          <w:marRight w:val="0"/>
          <w:marTop w:val="0"/>
          <w:marBottom w:val="0"/>
          <w:divBdr>
            <w:top w:val="none" w:sz="0" w:space="0" w:color="auto"/>
            <w:left w:val="none" w:sz="0" w:space="0" w:color="auto"/>
            <w:bottom w:val="none" w:sz="0" w:space="0" w:color="auto"/>
            <w:right w:val="none" w:sz="0" w:space="0" w:color="auto"/>
          </w:divBdr>
        </w:div>
      </w:divsChild>
    </w:div>
    <w:div w:id="36246608">
      <w:bodyDiv w:val="1"/>
      <w:marLeft w:val="0"/>
      <w:marRight w:val="0"/>
      <w:marTop w:val="0"/>
      <w:marBottom w:val="0"/>
      <w:divBdr>
        <w:top w:val="none" w:sz="0" w:space="0" w:color="auto"/>
        <w:left w:val="none" w:sz="0" w:space="0" w:color="auto"/>
        <w:bottom w:val="none" w:sz="0" w:space="0" w:color="auto"/>
        <w:right w:val="none" w:sz="0" w:space="0" w:color="auto"/>
      </w:divBdr>
      <w:divsChild>
        <w:div w:id="247227986">
          <w:marLeft w:val="0"/>
          <w:marRight w:val="0"/>
          <w:marTop w:val="0"/>
          <w:marBottom w:val="0"/>
          <w:divBdr>
            <w:top w:val="none" w:sz="0" w:space="0" w:color="auto"/>
            <w:left w:val="none" w:sz="0" w:space="0" w:color="auto"/>
            <w:bottom w:val="none" w:sz="0" w:space="0" w:color="auto"/>
            <w:right w:val="none" w:sz="0" w:space="0" w:color="auto"/>
          </w:divBdr>
        </w:div>
      </w:divsChild>
    </w:div>
    <w:div w:id="37633799">
      <w:bodyDiv w:val="1"/>
      <w:marLeft w:val="0"/>
      <w:marRight w:val="0"/>
      <w:marTop w:val="0"/>
      <w:marBottom w:val="0"/>
      <w:divBdr>
        <w:top w:val="none" w:sz="0" w:space="0" w:color="auto"/>
        <w:left w:val="none" w:sz="0" w:space="0" w:color="auto"/>
        <w:bottom w:val="none" w:sz="0" w:space="0" w:color="auto"/>
        <w:right w:val="none" w:sz="0" w:space="0" w:color="auto"/>
      </w:divBdr>
      <w:divsChild>
        <w:div w:id="1218976019">
          <w:marLeft w:val="0"/>
          <w:marRight w:val="0"/>
          <w:marTop w:val="0"/>
          <w:marBottom w:val="0"/>
          <w:divBdr>
            <w:top w:val="none" w:sz="0" w:space="0" w:color="auto"/>
            <w:left w:val="none" w:sz="0" w:space="0" w:color="auto"/>
            <w:bottom w:val="none" w:sz="0" w:space="0" w:color="auto"/>
            <w:right w:val="none" w:sz="0" w:space="0" w:color="auto"/>
          </w:divBdr>
        </w:div>
      </w:divsChild>
    </w:div>
    <w:div w:id="42297882">
      <w:bodyDiv w:val="1"/>
      <w:marLeft w:val="0"/>
      <w:marRight w:val="0"/>
      <w:marTop w:val="0"/>
      <w:marBottom w:val="0"/>
      <w:divBdr>
        <w:top w:val="none" w:sz="0" w:space="0" w:color="auto"/>
        <w:left w:val="none" w:sz="0" w:space="0" w:color="auto"/>
        <w:bottom w:val="none" w:sz="0" w:space="0" w:color="auto"/>
        <w:right w:val="none" w:sz="0" w:space="0" w:color="auto"/>
      </w:divBdr>
      <w:divsChild>
        <w:div w:id="524944007">
          <w:marLeft w:val="0"/>
          <w:marRight w:val="0"/>
          <w:marTop w:val="0"/>
          <w:marBottom w:val="0"/>
          <w:divBdr>
            <w:top w:val="none" w:sz="0" w:space="0" w:color="auto"/>
            <w:left w:val="none" w:sz="0" w:space="0" w:color="auto"/>
            <w:bottom w:val="none" w:sz="0" w:space="0" w:color="auto"/>
            <w:right w:val="none" w:sz="0" w:space="0" w:color="auto"/>
          </w:divBdr>
        </w:div>
      </w:divsChild>
    </w:div>
    <w:div w:id="43336866">
      <w:bodyDiv w:val="1"/>
      <w:marLeft w:val="0"/>
      <w:marRight w:val="0"/>
      <w:marTop w:val="0"/>
      <w:marBottom w:val="0"/>
      <w:divBdr>
        <w:top w:val="none" w:sz="0" w:space="0" w:color="auto"/>
        <w:left w:val="none" w:sz="0" w:space="0" w:color="auto"/>
        <w:bottom w:val="none" w:sz="0" w:space="0" w:color="auto"/>
        <w:right w:val="none" w:sz="0" w:space="0" w:color="auto"/>
      </w:divBdr>
      <w:divsChild>
        <w:div w:id="128981634">
          <w:marLeft w:val="0"/>
          <w:marRight w:val="0"/>
          <w:marTop w:val="0"/>
          <w:marBottom w:val="0"/>
          <w:divBdr>
            <w:top w:val="none" w:sz="0" w:space="0" w:color="auto"/>
            <w:left w:val="none" w:sz="0" w:space="0" w:color="auto"/>
            <w:bottom w:val="none" w:sz="0" w:space="0" w:color="auto"/>
            <w:right w:val="none" w:sz="0" w:space="0" w:color="auto"/>
          </w:divBdr>
        </w:div>
      </w:divsChild>
    </w:div>
    <w:div w:id="45955117">
      <w:bodyDiv w:val="1"/>
      <w:marLeft w:val="0"/>
      <w:marRight w:val="0"/>
      <w:marTop w:val="0"/>
      <w:marBottom w:val="0"/>
      <w:divBdr>
        <w:top w:val="none" w:sz="0" w:space="0" w:color="auto"/>
        <w:left w:val="none" w:sz="0" w:space="0" w:color="auto"/>
        <w:bottom w:val="none" w:sz="0" w:space="0" w:color="auto"/>
        <w:right w:val="none" w:sz="0" w:space="0" w:color="auto"/>
      </w:divBdr>
      <w:divsChild>
        <w:div w:id="437943945">
          <w:marLeft w:val="0"/>
          <w:marRight w:val="0"/>
          <w:marTop w:val="0"/>
          <w:marBottom w:val="0"/>
          <w:divBdr>
            <w:top w:val="none" w:sz="0" w:space="0" w:color="auto"/>
            <w:left w:val="none" w:sz="0" w:space="0" w:color="auto"/>
            <w:bottom w:val="none" w:sz="0" w:space="0" w:color="auto"/>
            <w:right w:val="none" w:sz="0" w:space="0" w:color="auto"/>
          </w:divBdr>
        </w:div>
      </w:divsChild>
    </w:div>
    <w:div w:id="46419124">
      <w:bodyDiv w:val="1"/>
      <w:marLeft w:val="0"/>
      <w:marRight w:val="0"/>
      <w:marTop w:val="0"/>
      <w:marBottom w:val="0"/>
      <w:divBdr>
        <w:top w:val="none" w:sz="0" w:space="0" w:color="auto"/>
        <w:left w:val="none" w:sz="0" w:space="0" w:color="auto"/>
        <w:bottom w:val="none" w:sz="0" w:space="0" w:color="auto"/>
        <w:right w:val="none" w:sz="0" w:space="0" w:color="auto"/>
      </w:divBdr>
      <w:divsChild>
        <w:div w:id="172107218">
          <w:marLeft w:val="0"/>
          <w:marRight w:val="0"/>
          <w:marTop w:val="0"/>
          <w:marBottom w:val="0"/>
          <w:divBdr>
            <w:top w:val="none" w:sz="0" w:space="0" w:color="auto"/>
            <w:left w:val="none" w:sz="0" w:space="0" w:color="auto"/>
            <w:bottom w:val="none" w:sz="0" w:space="0" w:color="auto"/>
            <w:right w:val="none" w:sz="0" w:space="0" w:color="auto"/>
          </w:divBdr>
        </w:div>
      </w:divsChild>
    </w:div>
    <w:div w:id="48115004">
      <w:bodyDiv w:val="1"/>
      <w:marLeft w:val="0"/>
      <w:marRight w:val="0"/>
      <w:marTop w:val="0"/>
      <w:marBottom w:val="0"/>
      <w:divBdr>
        <w:top w:val="none" w:sz="0" w:space="0" w:color="auto"/>
        <w:left w:val="none" w:sz="0" w:space="0" w:color="auto"/>
        <w:bottom w:val="none" w:sz="0" w:space="0" w:color="auto"/>
        <w:right w:val="none" w:sz="0" w:space="0" w:color="auto"/>
      </w:divBdr>
      <w:divsChild>
        <w:div w:id="1549141513">
          <w:marLeft w:val="0"/>
          <w:marRight w:val="0"/>
          <w:marTop w:val="0"/>
          <w:marBottom w:val="0"/>
          <w:divBdr>
            <w:top w:val="none" w:sz="0" w:space="0" w:color="auto"/>
            <w:left w:val="none" w:sz="0" w:space="0" w:color="auto"/>
            <w:bottom w:val="none" w:sz="0" w:space="0" w:color="auto"/>
            <w:right w:val="none" w:sz="0" w:space="0" w:color="auto"/>
          </w:divBdr>
        </w:div>
      </w:divsChild>
    </w:div>
    <w:div w:id="49498509">
      <w:bodyDiv w:val="1"/>
      <w:marLeft w:val="0"/>
      <w:marRight w:val="0"/>
      <w:marTop w:val="0"/>
      <w:marBottom w:val="0"/>
      <w:divBdr>
        <w:top w:val="none" w:sz="0" w:space="0" w:color="auto"/>
        <w:left w:val="none" w:sz="0" w:space="0" w:color="auto"/>
        <w:bottom w:val="none" w:sz="0" w:space="0" w:color="auto"/>
        <w:right w:val="none" w:sz="0" w:space="0" w:color="auto"/>
      </w:divBdr>
      <w:divsChild>
        <w:div w:id="1358433341">
          <w:marLeft w:val="0"/>
          <w:marRight w:val="0"/>
          <w:marTop w:val="0"/>
          <w:marBottom w:val="0"/>
          <w:divBdr>
            <w:top w:val="none" w:sz="0" w:space="0" w:color="auto"/>
            <w:left w:val="none" w:sz="0" w:space="0" w:color="auto"/>
            <w:bottom w:val="none" w:sz="0" w:space="0" w:color="auto"/>
            <w:right w:val="none" w:sz="0" w:space="0" w:color="auto"/>
          </w:divBdr>
        </w:div>
      </w:divsChild>
    </w:div>
    <w:div w:id="55519104">
      <w:bodyDiv w:val="1"/>
      <w:marLeft w:val="0"/>
      <w:marRight w:val="0"/>
      <w:marTop w:val="0"/>
      <w:marBottom w:val="0"/>
      <w:divBdr>
        <w:top w:val="none" w:sz="0" w:space="0" w:color="auto"/>
        <w:left w:val="none" w:sz="0" w:space="0" w:color="auto"/>
        <w:bottom w:val="none" w:sz="0" w:space="0" w:color="auto"/>
        <w:right w:val="none" w:sz="0" w:space="0" w:color="auto"/>
      </w:divBdr>
      <w:divsChild>
        <w:div w:id="1104109751">
          <w:marLeft w:val="0"/>
          <w:marRight w:val="0"/>
          <w:marTop w:val="0"/>
          <w:marBottom w:val="0"/>
          <w:divBdr>
            <w:top w:val="none" w:sz="0" w:space="0" w:color="auto"/>
            <w:left w:val="none" w:sz="0" w:space="0" w:color="auto"/>
            <w:bottom w:val="none" w:sz="0" w:space="0" w:color="auto"/>
            <w:right w:val="none" w:sz="0" w:space="0" w:color="auto"/>
          </w:divBdr>
        </w:div>
      </w:divsChild>
    </w:div>
    <w:div w:id="55976475">
      <w:bodyDiv w:val="1"/>
      <w:marLeft w:val="0"/>
      <w:marRight w:val="0"/>
      <w:marTop w:val="0"/>
      <w:marBottom w:val="0"/>
      <w:divBdr>
        <w:top w:val="none" w:sz="0" w:space="0" w:color="auto"/>
        <w:left w:val="none" w:sz="0" w:space="0" w:color="auto"/>
        <w:bottom w:val="none" w:sz="0" w:space="0" w:color="auto"/>
        <w:right w:val="none" w:sz="0" w:space="0" w:color="auto"/>
      </w:divBdr>
      <w:divsChild>
        <w:div w:id="1681926160">
          <w:marLeft w:val="0"/>
          <w:marRight w:val="0"/>
          <w:marTop w:val="0"/>
          <w:marBottom w:val="0"/>
          <w:divBdr>
            <w:top w:val="none" w:sz="0" w:space="0" w:color="auto"/>
            <w:left w:val="none" w:sz="0" w:space="0" w:color="auto"/>
            <w:bottom w:val="none" w:sz="0" w:space="0" w:color="auto"/>
            <w:right w:val="none" w:sz="0" w:space="0" w:color="auto"/>
          </w:divBdr>
        </w:div>
      </w:divsChild>
    </w:div>
    <w:div w:id="56784662">
      <w:bodyDiv w:val="1"/>
      <w:marLeft w:val="0"/>
      <w:marRight w:val="0"/>
      <w:marTop w:val="0"/>
      <w:marBottom w:val="0"/>
      <w:divBdr>
        <w:top w:val="none" w:sz="0" w:space="0" w:color="auto"/>
        <w:left w:val="none" w:sz="0" w:space="0" w:color="auto"/>
        <w:bottom w:val="none" w:sz="0" w:space="0" w:color="auto"/>
        <w:right w:val="none" w:sz="0" w:space="0" w:color="auto"/>
      </w:divBdr>
      <w:divsChild>
        <w:div w:id="1896815651">
          <w:marLeft w:val="0"/>
          <w:marRight w:val="0"/>
          <w:marTop w:val="0"/>
          <w:marBottom w:val="0"/>
          <w:divBdr>
            <w:top w:val="none" w:sz="0" w:space="0" w:color="auto"/>
            <w:left w:val="none" w:sz="0" w:space="0" w:color="auto"/>
            <w:bottom w:val="none" w:sz="0" w:space="0" w:color="auto"/>
            <w:right w:val="none" w:sz="0" w:space="0" w:color="auto"/>
          </w:divBdr>
        </w:div>
      </w:divsChild>
    </w:div>
    <w:div w:id="58020320">
      <w:bodyDiv w:val="1"/>
      <w:marLeft w:val="0"/>
      <w:marRight w:val="0"/>
      <w:marTop w:val="0"/>
      <w:marBottom w:val="0"/>
      <w:divBdr>
        <w:top w:val="none" w:sz="0" w:space="0" w:color="auto"/>
        <w:left w:val="none" w:sz="0" w:space="0" w:color="auto"/>
        <w:bottom w:val="none" w:sz="0" w:space="0" w:color="auto"/>
        <w:right w:val="none" w:sz="0" w:space="0" w:color="auto"/>
      </w:divBdr>
      <w:divsChild>
        <w:div w:id="176818250">
          <w:marLeft w:val="0"/>
          <w:marRight w:val="0"/>
          <w:marTop w:val="0"/>
          <w:marBottom w:val="0"/>
          <w:divBdr>
            <w:top w:val="none" w:sz="0" w:space="0" w:color="auto"/>
            <w:left w:val="none" w:sz="0" w:space="0" w:color="auto"/>
            <w:bottom w:val="none" w:sz="0" w:space="0" w:color="auto"/>
            <w:right w:val="none" w:sz="0" w:space="0" w:color="auto"/>
          </w:divBdr>
        </w:div>
      </w:divsChild>
    </w:div>
    <w:div w:id="62874900">
      <w:bodyDiv w:val="1"/>
      <w:marLeft w:val="0"/>
      <w:marRight w:val="0"/>
      <w:marTop w:val="0"/>
      <w:marBottom w:val="0"/>
      <w:divBdr>
        <w:top w:val="none" w:sz="0" w:space="0" w:color="auto"/>
        <w:left w:val="none" w:sz="0" w:space="0" w:color="auto"/>
        <w:bottom w:val="none" w:sz="0" w:space="0" w:color="auto"/>
        <w:right w:val="none" w:sz="0" w:space="0" w:color="auto"/>
      </w:divBdr>
      <w:divsChild>
        <w:div w:id="236981135">
          <w:marLeft w:val="0"/>
          <w:marRight w:val="0"/>
          <w:marTop w:val="0"/>
          <w:marBottom w:val="0"/>
          <w:divBdr>
            <w:top w:val="none" w:sz="0" w:space="0" w:color="auto"/>
            <w:left w:val="none" w:sz="0" w:space="0" w:color="auto"/>
            <w:bottom w:val="none" w:sz="0" w:space="0" w:color="auto"/>
            <w:right w:val="none" w:sz="0" w:space="0" w:color="auto"/>
          </w:divBdr>
        </w:div>
      </w:divsChild>
    </w:div>
    <w:div w:id="63458911">
      <w:bodyDiv w:val="1"/>
      <w:marLeft w:val="0"/>
      <w:marRight w:val="0"/>
      <w:marTop w:val="0"/>
      <w:marBottom w:val="0"/>
      <w:divBdr>
        <w:top w:val="none" w:sz="0" w:space="0" w:color="auto"/>
        <w:left w:val="none" w:sz="0" w:space="0" w:color="auto"/>
        <w:bottom w:val="none" w:sz="0" w:space="0" w:color="auto"/>
        <w:right w:val="none" w:sz="0" w:space="0" w:color="auto"/>
      </w:divBdr>
      <w:divsChild>
        <w:div w:id="1980721429">
          <w:marLeft w:val="0"/>
          <w:marRight w:val="0"/>
          <w:marTop w:val="0"/>
          <w:marBottom w:val="0"/>
          <w:divBdr>
            <w:top w:val="none" w:sz="0" w:space="0" w:color="auto"/>
            <w:left w:val="none" w:sz="0" w:space="0" w:color="auto"/>
            <w:bottom w:val="none" w:sz="0" w:space="0" w:color="auto"/>
            <w:right w:val="none" w:sz="0" w:space="0" w:color="auto"/>
          </w:divBdr>
        </w:div>
      </w:divsChild>
    </w:div>
    <w:div w:id="64034929">
      <w:bodyDiv w:val="1"/>
      <w:marLeft w:val="0"/>
      <w:marRight w:val="0"/>
      <w:marTop w:val="0"/>
      <w:marBottom w:val="0"/>
      <w:divBdr>
        <w:top w:val="none" w:sz="0" w:space="0" w:color="auto"/>
        <w:left w:val="none" w:sz="0" w:space="0" w:color="auto"/>
        <w:bottom w:val="none" w:sz="0" w:space="0" w:color="auto"/>
        <w:right w:val="none" w:sz="0" w:space="0" w:color="auto"/>
      </w:divBdr>
      <w:divsChild>
        <w:div w:id="1815950420">
          <w:marLeft w:val="0"/>
          <w:marRight w:val="0"/>
          <w:marTop w:val="0"/>
          <w:marBottom w:val="0"/>
          <w:divBdr>
            <w:top w:val="none" w:sz="0" w:space="0" w:color="auto"/>
            <w:left w:val="none" w:sz="0" w:space="0" w:color="auto"/>
            <w:bottom w:val="none" w:sz="0" w:space="0" w:color="auto"/>
            <w:right w:val="none" w:sz="0" w:space="0" w:color="auto"/>
          </w:divBdr>
        </w:div>
      </w:divsChild>
    </w:div>
    <w:div w:id="65147929">
      <w:bodyDiv w:val="1"/>
      <w:marLeft w:val="0"/>
      <w:marRight w:val="0"/>
      <w:marTop w:val="0"/>
      <w:marBottom w:val="0"/>
      <w:divBdr>
        <w:top w:val="none" w:sz="0" w:space="0" w:color="auto"/>
        <w:left w:val="none" w:sz="0" w:space="0" w:color="auto"/>
        <w:bottom w:val="none" w:sz="0" w:space="0" w:color="auto"/>
        <w:right w:val="none" w:sz="0" w:space="0" w:color="auto"/>
      </w:divBdr>
      <w:divsChild>
        <w:div w:id="242110002">
          <w:marLeft w:val="0"/>
          <w:marRight w:val="0"/>
          <w:marTop w:val="0"/>
          <w:marBottom w:val="0"/>
          <w:divBdr>
            <w:top w:val="none" w:sz="0" w:space="0" w:color="auto"/>
            <w:left w:val="none" w:sz="0" w:space="0" w:color="auto"/>
            <w:bottom w:val="none" w:sz="0" w:space="0" w:color="auto"/>
            <w:right w:val="none" w:sz="0" w:space="0" w:color="auto"/>
          </w:divBdr>
        </w:div>
      </w:divsChild>
    </w:div>
    <w:div w:id="71859744">
      <w:bodyDiv w:val="1"/>
      <w:marLeft w:val="0"/>
      <w:marRight w:val="0"/>
      <w:marTop w:val="0"/>
      <w:marBottom w:val="0"/>
      <w:divBdr>
        <w:top w:val="none" w:sz="0" w:space="0" w:color="auto"/>
        <w:left w:val="none" w:sz="0" w:space="0" w:color="auto"/>
        <w:bottom w:val="none" w:sz="0" w:space="0" w:color="auto"/>
        <w:right w:val="none" w:sz="0" w:space="0" w:color="auto"/>
      </w:divBdr>
      <w:divsChild>
        <w:div w:id="200484436">
          <w:marLeft w:val="0"/>
          <w:marRight w:val="0"/>
          <w:marTop w:val="0"/>
          <w:marBottom w:val="0"/>
          <w:divBdr>
            <w:top w:val="none" w:sz="0" w:space="0" w:color="auto"/>
            <w:left w:val="none" w:sz="0" w:space="0" w:color="auto"/>
            <w:bottom w:val="none" w:sz="0" w:space="0" w:color="auto"/>
            <w:right w:val="none" w:sz="0" w:space="0" w:color="auto"/>
          </w:divBdr>
        </w:div>
      </w:divsChild>
    </w:div>
    <w:div w:id="72824679">
      <w:bodyDiv w:val="1"/>
      <w:marLeft w:val="0"/>
      <w:marRight w:val="0"/>
      <w:marTop w:val="0"/>
      <w:marBottom w:val="0"/>
      <w:divBdr>
        <w:top w:val="none" w:sz="0" w:space="0" w:color="auto"/>
        <w:left w:val="none" w:sz="0" w:space="0" w:color="auto"/>
        <w:bottom w:val="none" w:sz="0" w:space="0" w:color="auto"/>
        <w:right w:val="none" w:sz="0" w:space="0" w:color="auto"/>
      </w:divBdr>
      <w:divsChild>
        <w:div w:id="753627781">
          <w:marLeft w:val="0"/>
          <w:marRight w:val="0"/>
          <w:marTop w:val="0"/>
          <w:marBottom w:val="0"/>
          <w:divBdr>
            <w:top w:val="none" w:sz="0" w:space="0" w:color="auto"/>
            <w:left w:val="none" w:sz="0" w:space="0" w:color="auto"/>
            <w:bottom w:val="none" w:sz="0" w:space="0" w:color="auto"/>
            <w:right w:val="none" w:sz="0" w:space="0" w:color="auto"/>
          </w:divBdr>
        </w:div>
      </w:divsChild>
    </w:div>
    <w:div w:id="77480484">
      <w:bodyDiv w:val="1"/>
      <w:marLeft w:val="0"/>
      <w:marRight w:val="0"/>
      <w:marTop w:val="0"/>
      <w:marBottom w:val="0"/>
      <w:divBdr>
        <w:top w:val="none" w:sz="0" w:space="0" w:color="auto"/>
        <w:left w:val="none" w:sz="0" w:space="0" w:color="auto"/>
        <w:bottom w:val="none" w:sz="0" w:space="0" w:color="auto"/>
        <w:right w:val="none" w:sz="0" w:space="0" w:color="auto"/>
      </w:divBdr>
      <w:divsChild>
        <w:div w:id="1377703407">
          <w:marLeft w:val="0"/>
          <w:marRight w:val="0"/>
          <w:marTop w:val="0"/>
          <w:marBottom w:val="0"/>
          <w:divBdr>
            <w:top w:val="none" w:sz="0" w:space="0" w:color="auto"/>
            <w:left w:val="none" w:sz="0" w:space="0" w:color="auto"/>
            <w:bottom w:val="none" w:sz="0" w:space="0" w:color="auto"/>
            <w:right w:val="none" w:sz="0" w:space="0" w:color="auto"/>
          </w:divBdr>
        </w:div>
      </w:divsChild>
    </w:div>
    <w:div w:id="79525274">
      <w:bodyDiv w:val="1"/>
      <w:marLeft w:val="0"/>
      <w:marRight w:val="0"/>
      <w:marTop w:val="0"/>
      <w:marBottom w:val="0"/>
      <w:divBdr>
        <w:top w:val="none" w:sz="0" w:space="0" w:color="auto"/>
        <w:left w:val="none" w:sz="0" w:space="0" w:color="auto"/>
        <w:bottom w:val="none" w:sz="0" w:space="0" w:color="auto"/>
        <w:right w:val="none" w:sz="0" w:space="0" w:color="auto"/>
      </w:divBdr>
      <w:divsChild>
        <w:div w:id="773401379">
          <w:marLeft w:val="0"/>
          <w:marRight w:val="0"/>
          <w:marTop w:val="0"/>
          <w:marBottom w:val="0"/>
          <w:divBdr>
            <w:top w:val="none" w:sz="0" w:space="0" w:color="auto"/>
            <w:left w:val="none" w:sz="0" w:space="0" w:color="auto"/>
            <w:bottom w:val="none" w:sz="0" w:space="0" w:color="auto"/>
            <w:right w:val="none" w:sz="0" w:space="0" w:color="auto"/>
          </w:divBdr>
        </w:div>
      </w:divsChild>
    </w:div>
    <w:div w:id="81613396">
      <w:bodyDiv w:val="1"/>
      <w:marLeft w:val="0"/>
      <w:marRight w:val="0"/>
      <w:marTop w:val="0"/>
      <w:marBottom w:val="0"/>
      <w:divBdr>
        <w:top w:val="none" w:sz="0" w:space="0" w:color="auto"/>
        <w:left w:val="none" w:sz="0" w:space="0" w:color="auto"/>
        <w:bottom w:val="none" w:sz="0" w:space="0" w:color="auto"/>
        <w:right w:val="none" w:sz="0" w:space="0" w:color="auto"/>
      </w:divBdr>
      <w:divsChild>
        <w:div w:id="1715502759">
          <w:marLeft w:val="0"/>
          <w:marRight w:val="0"/>
          <w:marTop w:val="0"/>
          <w:marBottom w:val="0"/>
          <w:divBdr>
            <w:top w:val="none" w:sz="0" w:space="0" w:color="auto"/>
            <w:left w:val="none" w:sz="0" w:space="0" w:color="auto"/>
            <w:bottom w:val="none" w:sz="0" w:space="0" w:color="auto"/>
            <w:right w:val="none" w:sz="0" w:space="0" w:color="auto"/>
          </w:divBdr>
        </w:div>
      </w:divsChild>
    </w:div>
    <w:div w:id="88087251">
      <w:bodyDiv w:val="1"/>
      <w:marLeft w:val="0"/>
      <w:marRight w:val="0"/>
      <w:marTop w:val="0"/>
      <w:marBottom w:val="0"/>
      <w:divBdr>
        <w:top w:val="none" w:sz="0" w:space="0" w:color="auto"/>
        <w:left w:val="none" w:sz="0" w:space="0" w:color="auto"/>
        <w:bottom w:val="none" w:sz="0" w:space="0" w:color="auto"/>
        <w:right w:val="none" w:sz="0" w:space="0" w:color="auto"/>
      </w:divBdr>
      <w:divsChild>
        <w:div w:id="2145805683">
          <w:marLeft w:val="0"/>
          <w:marRight w:val="0"/>
          <w:marTop w:val="0"/>
          <w:marBottom w:val="0"/>
          <w:divBdr>
            <w:top w:val="none" w:sz="0" w:space="0" w:color="auto"/>
            <w:left w:val="none" w:sz="0" w:space="0" w:color="auto"/>
            <w:bottom w:val="none" w:sz="0" w:space="0" w:color="auto"/>
            <w:right w:val="none" w:sz="0" w:space="0" w:color="auto"/>
          </w:divBdr>
        </w:div>
      </w:divsChild>
    </w:div>
    <w:div w:id="90856396">
      <w:bodyDiv w:val="1"/>
      <w:marLeft w:val="0"/>
      <w:marRight w:val="0"/>
      <w:marTop w:val="0"/>
      <w:marBottom w:val="0"/>
      <w:divBdr>
        <w:top w:val="none" w:sz="0" w:space="0" w:color="auto"/>
        <w:left w:val="none" w:sz="0" w:space="0" w:color="auto"/>
        <w:bottom w:val="none" w:sz="0" w:space="0" w:color="auto"/>
        <w:right w:val="none" w:sz="0" w:space="0" w:color="auto"/>
      </w:divBdr>
      <w:divsChild>
        <w:div w:id="1095322329">
          <w:marLeft w:val="0"/>
          <w:marRight w:val="0"/>
          <w:marTop w:val="0"/>
          <w:marBottom w:val="0"/>
          <w:divBdr>
            <w:top w:val="none" w:sz="0" w:space="0" w:color="auto"/>
            <w:left w:val="none" w:sz="0" w:space="0" w:color="auto"/>
            <w:bottom w:val="none" w:sz="0" w:space="0" w:color="auto"/>
            <w:right w:val="none" w:sz="0" w:space="0" w:color="auto"/>
          </w:divBdr>
        </w:div>
      </w:divsChild>
    </w:div>
    <w:div w:id="91584897">
      <w:bodyDiv w:val="1"/>
      <w:marLeft w:val="0"/>
      <w:marRight w:val="0"/>
      <w:marTop w:val="0"/>
      <w:marBottom w:val="0"/>
      <w:divBdr>
        <w:top w:val="none" w:sz="0" w:space="0" w:color="auto"/>
        <w:left w:val="none" w:sz="0" w:space="0" w:color="auto"/>
        <w:bottom w:val="none" w:sz="0" w:space="0" w:color="auto"/>
        <w:right w:val="none" w:sz="0" w:space="0" w:color="auto"/>
      </w:divBdr>
      <w:divsChild>
        <w:div w:id="960578728">
          <w:marLeft w:val="0"/>
          <w:marRight w:val="0"/>
          <w:marTop w:val="0"/>
          <w:marBottom w:val="0"/>
          <w:divBdr>
            <w:top w:val="none" w:sz="0" w:space="0" w:color="auto"/>
            <w:left w:val="none" w:sz="0" w:space="0" w:color="auto"/>
            <w:bottom w:val="none" w:sz="0" w:space="0" w:color="auto"/>
            <w:right w:val="none" w:sz="0" w:space="0" w:color="auto"/>
          </w:divBdr>
        </w:div>
      </w:divsChild>
    </w:div>
    <w:div w:id="92289372">
      <w:bodyDiv w:val="1"/>
      <w:marLeft w:val="0"/>
      <w:marRight w:val="0"/>
      <w:marTop w:val="0"/>
      <w:marBottom w:val="0"/>
      <w:divBdr>
        <w:top w:val="none" w:sz="0" w:space="0" w:color="auto"/>
        <w:left w:val="none" w:sz="0" w:space="0" w:color="auto"/>
        <w:bottom w:val="none" w:sz="0" w:space="0" w:color="auto"/>
        <w:right w:val="none" w:sz="0" w:space="0" w:color="auto"/>
      </w:divBdr>
      <w:divsChild>
        <w:div w:id="1762290992">
          <w:marLeft w:val="0"/>
          <w:marRight w:val="0"/>
          <w:marTop w:val="0"/>
          <w:marBottom w:val="0"/>
          <w:divBdr>
            <w:top w:val="none" w:sz="0" w:space="0" w:color="auto"/>
            <w:left w:val="none" w:sz="0" w:space="0" w:color="auto"/>
            <w:bottom w:val="none" w:sz="0" w:space="0" w:color="auto"/>
            <w:right w:val="none" w:sz="0" w:space="0" w:color="auto"/>
          </w:divBdr>
        </w:div>
      </w:divsChild>
    </w:div>
    <w:div w:id="97649965">
      <w:bodyDiv w:val="1"/>
      <w:marLeft w:val="0"/>
      <w:marRight w:val="0"/>
      <w:marTop w:val="0"/>
      <w:marBottom w:val="0"/>
      <w:divBdr>
        <w:top w:val="none" w:sz="0" w:space="0" w:color="auto"/>
        <w:left w:val="none" w:sz="0" w:space="0" w:color="auto"/>
        <w:bottom w:val="none" w:sz="0" w:space="0" w:color="auto"/>
        <w:right w:val="none" w:sz="0" w:space="0" w:color="auto"/>
      </w:divBdr>
      <w:divsChild>
        <w:div w:id="1778673705">
          <w:marLeft w:val="0"/>
          <w:marRight w:val="0"/>
          <w:marTop w:val="0"/>
          <w:marBottom w:val="0"/>
          <w:divBdr>
            <w:top w:val="none" w:sz="0" w:space="0" w:color="auto"/>
            <w:left w:val="none" w:sz="0" w:space="0" w:color="auto"/>
            <w:bottom w:val="none" w:sz="0" w:space="0" w:color="auto"/>
            <w:right w:val="none" w:sz="0" w:space="0" w:color="auto"/>
          </w:divBdr>
        </w:div>
      </w:divsChild>
    </w:div>
    <w:div w:id="98064945">
      <w:bodyDiv w:val="1"/>
      <w:marLeft w:val="0"/>
      <w:marRight w:val="0"/>
      <w:marTop w:val="0"/>
      <w:marBottom w:val="0"/>
      <w:divBdr>
        <w:top w:val="none" w:sz="0" w:space="0" w:color="auto"/>
        <w:left w:val="none" w:sz="0" w:space="0" w:color="auto"/>
        <w:bottom w:val="none" w:sz="0" w:space="0" w:color="auto"/>
        <w:right w:val="none" w:sz="0" w:space="0" w:color="auto"/>
      </w:divBdr>
      <w:divsChild>
        <w:div w:id="1046177299">
          <w:marLeft w:val="0"/>
          <w:marRight w:val="0"/>
          <w:marTop w:val="0"/>
          <w:marBottom w:val="0"/>
          <w:divBdr>
            <w:top w:val="none" w:sz="0" w:space="0" w:color="auto"/>
            <w:left w:val="none" w:sz="0" w:space="0" w:color="auto"/>
            <w:bottom w:val="none" w:sz="0" w:space="0" w:color="auto"/>
            <w:right w:val="none" w:sz="0" w:space="0" w:color="auto"/>
          </w:divBdr>
        </w:div>
      </w:divsChild>
    </w:div>
    <w:div w:id="99376735">
      <w:bodyDiv w:val="1"/>
      <w:marLeft w:val="0"/>
      <w:marRight w:val="0"/>
      <w:marTop w:val="0"/>
      <w:marBottom w:val="0"/>
      <w:divBdr>
        <w:top w:val="none" w:sz="0" w:space="0" w:color="auto"/>
        <w:left w:val="none" w:sz="0" w:space="0" w:color="auto"/>
        <w:bottom w:val="none" w:sz="0" w:space="0" w:color="auto"/>
        <w:right w:val="none" w:sz="0" w:space="0" w:color="auto"/>
      </w:divBdr>
      <w:divsChild>
        <w:div w:id="1241520894">
          <w:marLeft w:val="0"/>
          <w:marRight w:val="0"/>
          <w:marTop w:val="0"/>
          <w:marBottom w:val="0"/>
          <w:divBdr>
            <w:top w:val="none" w:sz="0" w:space="0" w:color="auto"/>
            <w:left w:val="none" w:sz="0" w:space="0" w:color="auto"/>
            <w:bottom w:val="none" w:sz="0" w:space="0" w:color="auto"/>
            <w:right w:val="none" w:sz="0" w:space="0" w:color="auto"/>
          </w:divBdr>
        </w:div>
      </w:divsChild>
    </w:div>
    <w:div w:id="103810152">
      <w:bodyDiv w:val="1"/>
      <w:marLeft w:val="0"/>
      <w:marRight w:val="0"/>
      <w:marTop w:val="0"/>
      <w:marBottom w:val="0"/>
      <w:divBdr>
        <w:top w:val="none" w:sz="0" w:space="0" w:color="auto"/>
        <w:left w:val="none" w:sz="0" w:space="0" w:color="auto"/>
        <w:bottom w:val="none" w:sz="0" w:space="0" w:color="auto"/>
        <w:right w:val="none" w:sz="0" w:space="0" w:color="auto"/>
      </w:divBdr>
      <w:divsChild>
        <w:div w:id="313417748">
          <w:marLeft w:val="0"/>
          <w:marRight w:val="0"/>
          <w:marTop w:val="0"/>
          <w:marBottom w:val="0"/>
          <w:divBdr>
            <w:top w:val="none" w:sz="0" w:space="0" w:color="auto"/>
            <w:left w:val="none" w:sz="0" w:space="0" w:color="auto"/>
            <w:bottom w:val="none" w:sz="0" w:space="0" w:color="auto"/>
            <w:right w:val="none" w:sz="0" w:space="0" w:color="auto"/>
          </w:divBdr>
        </w:div>
      </w:divsChild>
    </w:div>
    <w:div w:id="107627575">
      <w:bodyDiv w:val="1"/>
      <w:marLeft w:val="0"/>
      <w:marRight w:val="0"/>
      <w:marTop w:val="0"/>
      <w:marBottom w:val="0"/>
      <w:divBdr>
        <w:top w:val="none" w:sz="0" w:space="0" w:color="auto"/>
        <w:left w:val="none" w:sz="0" w:space="0" w:color="auto"/>
        <w:bottom w:val="none" w:sz="0" w:space="0" w:color="auto"/>
        <w:right w:val="none" w:sz="0" w:space="0" w:color="auto"/>
      </w:divBdr>
      <w:divsChild>
        <w:div w:id="407506535">
          <w:marLeft w:val="0"/>
          <w:marRight w:val="0"/>
          <w:marTop w:val="0"/>
          <w:marBottom w:val="0"/>
          <w:divBdr>
            <w:top w:val="none" w:sz="0" w:space="0" w:color="auto"/>
            <w:left w:val="none" w:sz="0" w:space="0" w:color="auto"/>
            <w:bottom w:val="none" w:sz="0" w:space="0" w:color="auto"/>
            <w:right w:val="none" w:sz="0" w:space="0" w:color="auto"/>
          </w:divBdr>
        </w:div>
      </w:divsChild>
    </w:div>
    <w:div w:id="108355149">
      <w:bodyDiv w:val="1"/>
      <w:marLeft w:val="0"/>
      <w:marRight w:val="0"/>
      <w:marTop w:val="0"/>
      <w:marBottom w:val="0"/>
      <w:divBdr>
        <w:top w:val="none" w:sz="0" w:space="0" w:color="auto"/>
        <w:left w:val="none" w:sz="0" w:space="0" w:color="auto"/>
        <w:bottom w:val="none" w:sz="0" w:space="0" w:color="auto"/>
        <w:right w:val="none" w:sz="0" w:space="0" w:color="auto"/>
      </w:divBdr>
      <w:divsChild>
        <w:div w:id="1152989248">
          <w:marLeft w:val="0"/>
          <w:marRight w:val="0"/>
          <w:marTop w:val="0"/>
          <w:marBottom w:val="0"/>
          <w:divBdr>
            <w:top w:val="none" w:sz="0" w:space="0" w:color="auto"/>
            <w:left w:val="none" w:sz="0" w:space="0" w:color="auto"/>
            <w:bottom w:val="none" w:sz="0" w:space="0" w:color="auto"/>
            <w:right w:val="none" w:sz="0" w:space="0" w:color="auto"/>
          </w:divBdr>
        </w:div>
      </w:divsChild>
    </w:div>
    <w:div w:id="108476875">
      <w:bodyDiv w:val="1"/>
      <w:marLeft w:val="0"/>
      <w:marRight w:val="0"/>
      <w:marTop w:val="0"/>
      <w:marBottom w:val="0"/>
      <w:divBdr>
        <w:top w:val="none" w:sz="0" w:space="0" w:color="auto"/>
        <w:left w:val="none" w:sz="0" w:space="0" w:color="auto"/>
        <w:bottom w:val="none" w:sz="0" w:space="0" w:color="auto"/>
        <w:right w:val="none" w:sz="0" w:space="0" w:color="auto"/>
      </w:divBdr>
      <w:divsChild>
        <w:div w:id="1142968973">
          <w:marLeft w:val="0"/>
          <w:marRight w:val="0"/>
          <w:marTop w:val="0"/>
          <w:marBottom w:val="0"/>
          <w:divBdr>
            <w:top w:val="none" w:sz="0" w:space="0" w:color="auto"/>
            <w:left w:val="none" w:sz="0" w:space="0" w:color="auto"/>
            <w:bottom w:val="none" w:sz="0" w:space="0" w:color="auto"/>
            <w:right w:val="none" w:sz="0" w:space="0" w:color="auto"/>
          </w:divBdr>
        </w:div>
      </w:divsChild>
    </w:div>
    <w:div w:id="110443777">
      <w:bodyDiv w:val="1"/>
      <w:marLeft w:val="0"/>
      <w:marRight w:val="0"/>
      <w:marTop w:val="0"/>
      <w:marBottom w:val="0"/>
      <w:divBdr>
        <w:top w:val="none" w:sz="0" w:space="0" w:color="auto"/>
        <w:left w:val="none" w:sz="0" w:space="0" w:color="auto"/>
        <w:bottom w:val="none" w:sz="0" w:space="0" w:color="auto"/>
        <w:right w:val="none" w:sz="0" w:space="0" w:color="auto"/>
      </w:divBdr>
      <w:divsChild>
        <w:div w:id="1554929754">
          <w:marLeft w:val="0"/>
          <w:marRight w:val="0"/>
          <w:marTop w:val="0"/>
          <w:marBottom w:val="0"/>
          <w:divBdr>
            <w:top w:val="none" w:sz="0" w:space="0" w:color="auto"/>
            <w:left w:val="none" w:sz="0" w:space="0" w:color="auto"/>
            <w:bottom w:val="none" w:sz="0" w:space="0" w:color="auto"/>
            <w:right w:val="none" w:sz="0" w:space="0" w:color="auto"/>
          </w:divBdr>
        </w:div>
      </w:divsChild>
    </w:div>
    <w:div w:id="116262465">
      <w:bodyDiv w:val="1"/>
      <w:marLeft w:val="0"/>
      <w:marRight w:val="0"/>
      <w:marTop w:val="0"/>
      <w:marBottom w:val="0"/>
      <w:divBdr>
        <w:top w:val="none" w:sz="0" w:space="0" w:color="auto"/>
        <w:left w:val="none" w:sz="0" w:space="0" w:color="auto"/>
        <w:bottom w:val="none" w:sz="0" w:space="0" w:color="auto"/>
        <w:right w:val="none" w:sz="0" w:space="0" w:color="auto"/>
      </w:divBdr>
      <w:divsChild>
        <w:div w:id="853687300">
          <w:marLeft w:val="0"/>
          <w:marRight w:val="0"/>
          <w:marTop w:val="0"/>
          <w:marBottom w:val="0"/>
          <w:divBdr>
            <w:top w:val="none" w:sz="0" w:space="0" w:color="auto"/>
            <w:left w:val="none" w:sz="0" w:space="0" w:color="auto"/>
            <w:bottom w:val="none" w:sz="0" w:space="0" w:color="auto"/>
            <w:right w:val="none" w:sz="0" w:space="0" w:color="auto"/>
          </w:divBdr>
        </w:div>
      </w:divsChild>
    </w:div>
    <w:div w:id="116679493">
      <w:bodyDiv w:val="1"/>
      <w:marLeft w:val="0"/>
      <w:marRight w:val="0"/>
      <w:marTop w:val="0"/>
      <w:marBottom w:val="0"/>
      <w:divBdr>
        <w:top w:val="none" w:sz="0" w:space="0" w:color="auto"/>
        <w:left w:val="none" w:sz="0" w:space="0" w:color="auto"/>
        <w:bottom w:val="none" w:sz="0" w:space="0" w:color="auto"/>
        <w:right w:val="none" w:sz="0" w:space="0" w:color="auto"/>
      </w:divBdr>
      <w:divsChild>
        <w:div w:id="1695955171">
          <w:marLeft w:val="0"/>
          <w:marRight w:val="0"/>
          <w:marTop w:val="0"/>
          <w:marBottom w:val="0"/>
          <w:divBdr>
            <w:top w:val="none" w:sz="0" w:space="0" w:color="auto"/>
            <w:left w:val="none" w:sz="0" w:space="0" w:color="auto"/>
            <w:bottom w:val="none" w:sz="0" w:space="0" w:color="auto"/>
            <w:right w:val="none" w:sz="0" w:space="0" w:color="auto"/>
          </w:divBdr>
        </w:div>
      </w:divsChild>
    </w:div>
    <w:div w:id="119153202">
      <w:bodyDiv w:val="1"/>
      <w:marLeft w:val="0"/>
      <w:marRight w:val="0"/>
      <w:marTop w:val="0"/>
      <w:marBottom w:val="0"/>
      <w:divBdr>
        <w:top w:val="none" w:sz="0" w:space="0" w:color="auto"/>
        <w:left w:val="none" w:sz="0" w:space="0" w:color="auto"/>
        <w:bottom w:val="none" w:sz="0" w:space="0" w:color="auto"/>
        <w:right w:val="none" w:sz="0" w:space="0" w:color="auto"/>
      </w:divBdr>
      <w:divsChild>
        <w:div w:id="787284252">
          <w:marLeft w:val="0"/>
          <w:marRight w:val="0"/>
          <w:marTop w:val="0"/>
          <w:marBottom w:val="0"/>
          <w:divBdr>
            <w:top w:val="none" w:sz="0" w:space="0" w:color="auto"/>
            <w:left w:val="none" w:sz="0" w:space="0" w:color="auto"/>
            <w:bottom w:val="none" w:sz="0" w:space="0" w:color="auto"/>
            <w:right w:val="none" w:sz="0" w:space="0" w:color="auto"/>
          </w:divBdr>
        </w:div>
      </w:divsChild>
    </w:div>
    <w:div w:id="121194118">
      <w:bodyDiv w:val="1"/>
      <w:marLeft w:val="0"/>
      <w:marRight w:val="0"/>
      <w:marTop w:val="0"/>
      <w:marBottom w:val="0"/>
      <w:divBdr>
        <w:top w:val="none" w:sz="0" w:space="0" w:color="auto"/>
        <w:left w:val="none" w:sz="0" w:space="0" w:color="auto"/>
        <w:bottom w:val="none" w:sz="0" w:space="0" w:color="auto"/>
        <w:right w:val="none" w:sz="0" w:space="0" w:color="auto"/>
      </w:divBdr>
      <w:divsChild>
        <w:div w:id="1520774164">
          <w:marLeft w:val="0"/>
          <w:marRight w:val="0"/>
          <w:marTop w:val="0"/>
          <w:marBottom w:val="0"/>
          <w:divBdr>
            <w:top w:val="none" w:sz="0" w:space="0" w:color="auto"/>
            <w:left w:val="none" w:sz="0" w:space="0" w:color="auto"/>
            <w:bottom w:val="none" w:sz="0" w:space="0" w:color="auto"/>
            <w:right w:val="none" w:sz="0" w:space="0" w:color="auto"/>
          </w:divBdr>
        </w:div>
      </w:divsChild>
    </w:div>
    <w:div w:id="122312184">
      <w:bodyDiv w:val="1"/>
      <w:marLeft w:val="0"/>
      <w:marRight w:val="0"/>
      <w:marTop w:val="0"/>
      <w:marBottom w:val="0"/>
      <w:divBdr>
        <w:top w:val="none" w:sz="0" w:space="0" w:color="auto"/>
        <w:left w:val="none" w:sz="0" w:space="0" w:color="auto"/>
        <w:bottom w:val="none" w:sz="0" w:space="0" w:color="auto"/>
        <w:right w:val="none" w:sz="0" w:space="0" w:color="auto"/>
      </w:divBdr>
      <w:divsChild>
        <w:div w:id="888034847">
          <w:marLeft w:val="0"/>
          <w:marRight w:val="0"/>
          <w:marTop w:val="0"/>
          <w:marBottom w:val="0"/>
          <w:divBdr>
            <w:top w:val="none" w:sz="0" w:space="0" w:color="auto"/>
            <w:left w:val="none" w:sz="0" w:space="0" w:color="auto"/>
            <w:bottom w:val="none" w:sz="0" w:space="0" w:color="auto"/>
            <w:right w:val="none" w:sz="0" w:space="0" w:color="auto"/>
          </w:divBdr>
        </w:div>
        <w:div w:id="30225396">
          <w:marLeft w:val="0"/>
          <w:marRight w:val="0"/>
          <w:marTop w:val="0"/>
          <w:marBottom w:val="0"/>
          <w:divBdr>
            <w:top w:val="none" w:sz="0" w:space="0" w:color="auto"/>
            <w:left w:val="none" w:sz="0" w:space="0" w:color="auto"/>
            <w:bottom w:val="none" w:sz="0" w:space="0" w:color="auto"/>
            <w:right w:val="none" w:sz="0" w:space="0" w:color="auto"/>
          </w:divBdr>
        </w:div>
        <w:div w:id="1024017066">
          <w:marLeft w:val="0"/>
          <w:marRight w:val="0"/>
          <w:marTop w:val="0"/>
          <w:marBottom w:val="0"/>
          <w:divBdr>
            <w:top w:val="none" w:sz="0" w:space="0" w:color="auto"/>
            <w:left w:val="none" w:sz="0" w:space="0" w:color="auto"/>
            <w:bottom w:val="none" w:sz="0" w:space="0" w:color="auto"/>
            <w:right w:val="none" w:sz="0" w:space="0" w:color="auto"/>
          </w:divBdr>
        </w:div>
        <w:div w:id="545724824">
          <w:marLeft w:val="0"/>
          <w:marRight w:val="0"/>
          <w:marTop w:val="0"/>
          <w:marBottom w:val="0"/>
          <w:divBdr>
            <w:top w:val="none" w:sz="0" w:space="0" w:color="auto"/>
            <w:left w:val="none" w:sz="0" w:space="0" w:color="auto"/>
            <w:bottom w:val="none" w:sz="0" w:space="0" w:color="auto"/>
            <w:right w:val="none" w:sz="0" w:space="0" w:color="auto"/>
          </w:divBdr>
        </w:div>
        <w:div w:id="1776292957">
          <w:marLeft w:val="0"/>
          <w:marRight w:val="0"/>
          <w:marTop w:val="0"/>
          <w:marBottom w:val="0"/>
          <w:divBdr>
            <w:top w:val="none" w:sz="0" w:space="0" w:color="auto"/>
            <w:left w:val="none" w:sz="0" w:space="0" w:color="auto"/>
            <w:bottom w:val="none" w:sz="0" w:space="0" w:color="auto"/>
            <w:right w:val="none" w:sz="0" w:space="0" w:color="auto"/>
          </w:divBdr>
        </w:div>
        <w:div w:id="1026099866">
          <w:marLeft w:val="0"/>
          <w:marRight w:val="0"/>
          <w:marTop w:val="0"/>
          <w:marBottom w:val="0"/>
          <w:divBdr>
            <w:top w:val="none" w:sz="0" w:space="0" w:color="auto"/>
            <w:left w:val="none" w:sz="0" w:space="0" w:color="auto"/>
            <w:bottom w:val="none" w:sz="0" w:space="0" w:color="auto"/>
            <w:right w:val="none" w:sz="0" w:space="0" w:color="auto"/>
          </w:divBdr>
        </w:div>
        <w:div w:id="1022590950">
          <w:marLeft w:val="0"/>
          <w:marRight w:val="0"/>
          <w:marTop w:val="0"/>
          <w:marBottom w:val="0"/>
          <w:divBdr>
            <w:top w:val="none" w:sz="0" w:space="0" w:color="auto"/>
            <w:left w:val="none" w:sz="0" w:space="0" w:color="auto"/>
            <w:bottom w:val="none" w:sz="0" w:space="0" w:color="auto"/>
            <w:right w:val="none" w:sz="0" w:space="0" w:color="auto"/>
          </w:divBdr>
        </w:div>
        <w:div w:id="1108818835">
          <w:marLeft w:val="0"/>
          <w:marRight w:val="0"/>
          <w:marTop w:val="0"/>
          <w:marBottom w:val="0"/>
          <w:divBdr>
            <w:top w:val="none" w:sz="0" w:space="0" w:color="auto"/>
            <w:left w:val="none" w:sz="0" w:space="0" w:color="auto"/>
            <w:bottom w:val="none" w:sz="0" w:space="0" w:color="auto"/>
            <w:right w:val="none" w:sz="0" w:space="0" w:color="auto"/>
          </w:divBdr>
        </w:div>
      </w:divsChild>
    </w:div>
    <w:div w:id="123039896">
      <w:bodyDiv w:val="1"/>
      <w:marLeft w:val="0"/>
      <w:marRight w:val="0"/>
      <w:marTop w:val="0"/>
      <w:marBottom w:val="0"/>
      <w:divBdr>
        <w:top w:val="none" w:sz="0" w:space="0" w:color="auto"/>
        <w:left w:val="none" w:sz="0" w:space="0" w:color="auto"/>
        <w:bottom w:val="none" w:sz="0" w:space="0" w:color="auto"/>
        <w:right w:val="none" w:sz="0" w:space="0" w:color="auto"/>
      </w:divBdr>
      <w:divsChild>
        <w:div w:id="1274433932">
          <w:marLeft w:val="0"/>
          <w:marRight w:val="0"/>
          <w:marTop w:val="0"/>
          <w:marBottom w:val="0"/>
          <w:divBdr>
            <w:top w:val="none" w:sz="0" w:space="0" w:color="auto"/>
            <w:left w:val="none" w:sz="0" w:space="0" w:color="auto"/>
            <w:bottom w:val="none" w:sz="0" w:space="0" w:color="auto"/>
            <w:right w:val="none" w:sz="0" w:space="0" w:color="auto"/>
          </w:divBdr>
        </w:div>
      </w:divsChild>
    </w:div>
    <w:div w:id="125900527">
      <w:bodyDiv w:val="1"/>
      <w:marLeft w:val="0"/>
      <w:marRight w:val="0"/>
      <w:marTop w:val="0"/>
      <w:marBottom w:val="0"/>
      <w:divBdr>
        <w:top w:val="none" w:sz="0" w:space="0" w:color="auto"/>
        <w:left w:val="none" w:sz="0" w:space="0" w:color="auto"/>
        <w:bottom w:val="none" w:sz="0" w:space="0" w:color="auto"/>
        <w:right w:val="none" w:sz="0" w:space="0" w:color="auto"/>
      </w:divBdr>
      <w:divsChild>
        <w:div w:id="1425147534">
          <w:marLeft w:val="0"/>
          <w:marRight w:val="0"/>
          <w:marTop w:val="0"/>
          <w:marBottom w:val="0"/>
          <w:divBdr>
            <w:top w:val="none" w:sz="0" w:space="0" w:color="auto"/>
            <w:left w:val="none" w:sz="0" w:space="0" w:color="auto"/>
            <w:bottom w:val="none" w:sz="0" w:space="0" w:color="auto"/>
            <w:right w:val="none" w:sz="0" w:space="0" w:color="auto"/>
          </w:divBdr>
        </w:div>
      </w:divsChild>
    </w:div>
    <w:div w:id="129249831">
      <w:bodyDiv w:val="1"/>
      <w:marLeft w:val="0"/>
      <w:marRight w:val="0"/>
      <w:marTop w:val="0"/>
      <w:marBottom w:val="0"/>
      <w:divBdr>
        <w:top w:val="none" w:sz="0" w:space="0" w:color="auto"/>
        <w:left w:val="none" w:sz="0" w:space="0" w:color="auto"/>
        <w:bottom w:val="none" w:sz="0" w:space="0" w:color="auto"/>
        <w:right w:val="none" w:sz="0" w:space="0" w:color="auto"/>
      </w:divBdr>
      <w:divsChild>
        <w:div w:id="1096949268">
          <w:marLeft w:val="0"/>
          <w:marRight w:val="0"/>
          <w:marTop w:val="0"/>
          <w:marBottom w:val="0"/>
          <w:divBdr>
            <w:top w:val="none" w:sz="0" w:space="0" w:color="auto"/>
            <w:left w:val="none" w:sz="0" w:space="0" w:color="auto"/>
            <w:bottom w:val="none" w:sz="0" w:space="0" w:color="auto"/>
            <w:right w:val="none" w:sz="0" w:space="0" w:color="auto"/>
          </w:divBdr>
        </w:div>
      </w:divsChild>
    </w:div>
    <w:div w:id="130178649">
      <w:bodyDiv w:val="1"/>
      <w:marLeft w:val="0"/>
      <w:marRight w:val="0"/>
      <w:marTop w:val="0"/>
      <w:marBottom w:val="0"/>
      <w:divBdr>
        <w:top w:val="none" w:sz="0" w:space="0" w:color="auto"/>
        <w:left w:val="none" w:sz="0" w:space="0" w:color="auto"/>
        <w:bottom w:val="none" w:sz="0" w:space="0" w:color="auto"/>
        <w:right w:val="none" w:sz="0" w:space="0" w:color="auto"/>
      </w:divBdr>
      <w:divsChild>
        <w:div w:id="1336297427">
          <w:marLeft w:val="0"/>
          <w:marRight w:val="0"/>
          <w:marTop w:val="0"/>
          <w:marBottom w:val="0"/>
          <w:divBdr>
            <w:top w:val="none" w:sz="0" w:space="0" w:color="auto"/>
            <w:left w:val="none" w:sz="0" w:space="0" w:color="auto"/>
            <w:bottom w:val="none" w:sz="0" w:space="0" w:color="auto"/>
            <w:right w:val="none" w:sz="0" w:space="0" w:color="auto"/>
          </w:divBdr>
        </w:div>
      </w:divsChild>
    </w:div>
    <w:div w:id="138150812">
      <w:bodyDiv w:val="1"/>
      <w:marLeft w:val="0"/>
      <w:marRight w:val="0"/>
      <w:marTop w:val="0"/>
      <w:marBottom w:val="0"/>
      <w:divBdr>
        <w:top w:val="none" w:sz="0" w:space="0" w:color="auto"/>
        <w:left w:val="none" w:sz="0" w:space="0" w:color="auto"/>
        <w:bottom w:val="none" w:sz="0" w:space="0" w:color="auto"/>
        <w:right w:val="none" w:sz="0" w:space="0" w:color="auto"/>
      </w:divBdr>
      <w:divsChild>
        <w:div w:id="97675732">
          <w:marLeft w:val="0"/>
          <w:marRight w:val="0"/>
          <w:marTop w:val="0"/>
          <w:marBottom w:val="0"/>
          <w:divBdr>
            <w:top w:val="none" w:sz="0" w:space="0" w:color="auto"/>
            <w:left w:val="none" w:sz="0" w:space="0" w:color="auto"/>
            <w:bottom w:val="none" w:sz="0" w:space="0" w:color="auto"/>
            <w:right w:val="none" w:sz="0" w:space="0" w:color="auto"/>
          </w:divBdr>
        </w:div>
      </w:divsChild>
    </w:div>
    <w:div w:id="138349959">
      <w:bodyDiv w:val="1"/>
      <w:marLeft w:val="0"/>
      <w:marRight w:val="0"/>
      <w:marTop w:val="0"/>
      <w:marBottom w:val="0"/>
      <w:divBdr>
        <w:top w:val="none" w:sz="0" w:space="0" w:color="auto"/>
        <w:left w:val="none" w:sz="0" w:space="0" w:color="auto"/>
        <w:bottom w:val="none" w:sz="0" w:space="0" w:color="auto"/>
        <w:right w:val="none" w:sz="0" w:space="0" w:color="auto"/>
      </w:divBdr>
      <w:divsChild>
        <w:div w:id="700084355">
          <w:marLeft w:val="0"/>
          <w:marRight w:val="0"/>
          <w:marTop w:val="0"/>
          <w:marBottom w:val="0"/>
          <w:divBdr>
            <w:top w:val="none" w:sz="0" w:space="0" w:color="auto"/>
            <w:left w:val="none" w:sz="0" w:space="0" w:color="auto"/>
            <w:bottom w:val="none" w:sz="0" w:space="0" w:color="auto"/>
            <w:right w:val="none" w:sz="0" w:space="0" w:color="auto"/>
          </w:divBdr>
        </w:div>
      </w:divsChild>
    </w:div>
    <w:div w:id="140851988">
      <w:bodyDiv w:val="1"/>
      <w:marLeft w:val="0"/>
      <w:marRight w:val="0"/>
      <w:marTop w:val="0"/>
      <w:marBottom w:val="0"/>
      <w:divBdr>
        <w:top w:val="none" w:sz="0" w:space="0" w:color="auto"/>
        <w:left w:val="none" w:sz="0" w:space="0" w:color="auto"/>
        <w:bottom w:val="none" w:sz="0" w:space="0" w:color="auto"/>
        <w:right w:val="none" w:sz="0" w:space="0" w:color="auto"/>
      </w:divBdr>
      <w:divsChild>
        <w:div w:id="739524579">
          <w:marLeft w:val="0"/>
          <w:marRight w:val="0"/>
          <w:marTop w:val="0"/>
          <w:marBottom w:val="0"/>
          <w:divBdr>
            <w:top w:val="none" w:sz="0" w:space="0" w:color="auto"/>
            <w:left w:val="none" w:sz="0" w:space="0" w:color="auto"/>
            <w:bottom w:val="none" w:sz="0" w:space="0" w:color="auto"/>
            <w:right w:val="none" w:sz="0" w:space="0" w:color="auto"/>
          </w:divBdr>
        </w:div>
      </w:divsChild>
    </w:div>
    <w:div w:id="142241028">
      <w:bodyDiv w:val="1"/>
      <w:marLeft w:val="0"/>
      <w:marRight w:val="0"/>
      <w:marTop w:val="0"/>
      <w:marBottom w:val="0"/>
      <w:divBdr>
        <w:top w:val="none" w:sz="0" w:space="0" w:color="auto"/>
        <w:left w:val="none" w:sz="0" w:space="0" w:color="auto"/>
        <w:bottom w:val="none" w:sz="0" w:space="0" w:color="auto"/>
        <w:right w:val="none" w:sz="0" w:space="0" w:color="auto"/>
      </w:divBdr>
      <w:divsChild>
        <w:div w:id="1771657666">
          <w:marLeft w:val="0"/>
          <w:marRight w:val="0"/>
          <w:marTop w:val="0"/>
          <w:marBottom w:val="0"/>
          <w:divBdr>
            <w:top w:val="none" w:sz="0" w:space="0" w:color="auto"/>
            <w:left w:val="none" w:sz="0" w:space="0" w:color="auto"/>
            <w:bottom w:val="none" w:sz="0" w:space="0" w:color="auto"/>
            <w:right w:val="none" w:sz="0" w:space="0" w:color="auto"/>
          </w:divBdr>
        </w:div>
      </w:divsChild>
    </w:div>
    <w:div w:id="143477824">
      <w:bodyDiv w:val="1"/>
      <w:marLeft w:val="0"/>
      <w:marRight w:val="0"/>
      <w:marTop w:val="0"/>
      <w:marBottom w:val="0"/>
      <w:divBdr>
        <w:top w:val="none" w:sz="0" w:space="0" w:color="auto"/>
        <w:left w:val="none" w:sz="0" w:space="0" w:color="auto"/>
        <w:bottom w:val="none" w:sz="0" w:space="0" w:color="auto"/>
        <w:right w:val="none" w:sz="0" w:space="0" w:color="auto"/>
      </w:divBdr>
      <w:divsChild>
        <w:div w:id="1516312094">
          <w:marLeft w:val="0"/>
          <w:marRight w:val="0"/>
          <w:marTop w:val="0"/>
          <w:marBottom w:val="0"/>
          <w:divBdr>
            <w:top w:val="none" w:sz="0" w:space="0" w:color="auto"/>
            <w:left w:val="none" w:sz="0" w:space="0" w:color="auto"/>
            <w:bottom w:val="none" w:sz="0" w:space="0" w:color="auto"/>
            <w:right w:val="none" w:sz="0" w:space="0" w:color="auto"/>
          </w:divBdr>
        </w:div>
      </w:divsChild>
    </w:div>
    <w:div w:id="144056888">
      <w:bodyDiv w:val="1"/>
      <w:marLeft w:val="0"/>
      <w:marRight w:val="0"/>
      <w:marTop w:val="0"/>
      <w:marBottom w:val="0"/>
      <w:divBdr>
        <w:top w:val="none" w:sz="0" w:space="0" w:color="auto"/>
        <w:left w:val="none" w:sz="0" w:space="0" w:color="auto"/>
        <w:bottom w:val="none" w:sz="0" w:space="0" w:color="auto"/>
        <w:right w:val="none" w:sz="0" w:space="0" w:color="auto"/>
      </w:divBdr>
      <w:divsChild>
        <w:div w:id="286469523">
          <w:marLeft w:val="0"/>
          <w:marRight w:val="0"/>
          <w:marTop w:val="0"/>
          <w:marBottom w:val="0"/>
          <w:divBdr>
            <w:top w:val="none" w:sz="0" w:space="0" w:color="auto"/>
            <w:left w:val="none" w:sz="0" w:space="0" w:color="auto"/>
            <w:bottom w:val="none" w:sz="0" w:space="0" w:color="auto"/>
            <w:right w:val="none" w:sz="0" w:space="0" w:color="auto"/>
          </w:divBdr>
        </w:div>
      </w:divsChild>
    </w:div>
    <w:div w:id="146943852">
      <w:bodyDiv w:val="1"/>
      <w:marLeft w:val="0"/>
      <w:marRight w:val="0"/>
      <w:marTop w:val="0"/>
      <w:marBottom w:val="0"/>
      <w:divBdr>
        <w:top w:val="none" w:sz="0" w:space="0" w:color="auto"/>
        <w:left w:val="none" w:sz="0" w:space="0" w:color="auto"/>
        <w:bottom w:val="none" w:sz="0" w:space="0" w:color="auto"/>
        <w:right w:val="none" w:sz="0" w:space="0" w:color="auto"/>
      </w:divBdr>
      <w:divsChild>
        <w:div w:id="435104377">
          <w:marLeft w:val="0"/>
          <w:marRight w:val="0"/>
          <w:marTop w:val="0"/>
          <w:marBottom w:val="0"/>
          <w:divBdr>
            <w:top w:val="none" w:sz="0" w:space="0" w:color="auto"/>
            <w:left w:val="none" w:sz="0" w:space="0" w:color="auto"/>
            <w:bottom w:val="none" w:sz="0" w:space="0" w:color="auto"/>
            <w:right w:val="none" w:sz="0" w:space="0" w:color="auto"/>
          </w:divBdr>
        </w:div>
      </w:divsChild>
    </w:div>
    <w:div w:id="150566569">
      <w:bodyDiv w:val="1"/>
      <w:marLeft w:val="0"/>
      <w:marRight w:val="0"/>
      <w:marTop w:val="0"/>
      <w:marBottom w:val="0"/>
      <w:divBdr>
        <w:top w:val="none" w:sz="0" w:space="0" w:color="auto"/>
        <w:left w:val="none" w:sz="0" w:space="0" w:color="auto"/>
        <w:bottom w:val="none" w:sz="0" w:space="0" w:color="auto"/>
        <w:right w:val="none" w:sz="0" w:space="0" w:color="auto"/>
      </w:divBdr>
      <w:divsChild>
        <w:div w:id="1609123301">
          <w:marLeft w:val="0"/>
          <w:marRight w:val="0"/>
          <w:marTop w:val="0"/>
          <w:marBottom w:val="0"/>
          <w:divBdr>
            <w:top w:val="none" w:sz="0" w:space="0" w:color="auto"/>
            <w:left w:val="none" w:sz="0" w:space="0" w:color="auto"/>
            <w:bottom w:val="none" w:sz="0" w:space="0" w:color="auto"/>
            <w:right w:val="none" w:sz="0" w:space="0" w:color="auto"/>
          </w:divBdr>
        </w:div>
      </w:divsChild>
    </w:div>
    <w:div w:id="151340788">
      <w:bodyDiv w:val="1"/>
      <w:marLeft w:val="0"/>
      <w:marRight w:val="0"/>
      <w:marTop w:val="0"/>
      <w:marBottom w:val="0"/>
      <w:divBdr>
        <w:top w:val="none" w:sz="0" w:space="0" w:color="auto"/>
        <w:left w:val="none" w:sz="0" w:space="0" w:color="auto"/>
        <w:bottom w:val="none" w:sz="0" w:space="0" w:color="auto"/>
        <w:right w:val="none" w:sz="0" w:space="0" w:color="auto"/>
      </w:divBdr>
      <w:divsChild>
        <w:div w:id="2128313369">
          <w:marLeft w:val="0"/>
          <w:marRight w:val="0"/>
          <w:marTop w:val="0"/>
          <w:marBottom w:val="0"/>
          <w:divBdr>
            <w:top w:val="none" w:sz="0" w:space="0" w:color="auto"/>
            <w:left w:val="none" w:sz="0" w:space="0" w:color="auto"/>
            <w:bottom w:val="none" w:sz="0" w:space="0" w:color="auto"/>
            <w:right w:val="none" w:sz="0" w:space="0" w:color="auto"/>
          </w:divBdr>
        </w:div>
      </w:divsChild>
    </w:div>
    <w:div w:id="151675927">
      <w:bodyDiv w:val="1"/>
      <w:marLeft w:val="0"/>
      <w:marRight w:val="0"/>
      <w:marTop w:val="0"/>
      <w:marBottom w:val="0"/>
      <w:divBdr>
        <w:top w:val="none" w:sz="0" w:space="0" w:color="auto"/>
        <w:left w:val="none" w:sz="0" w:space="0" w:color="auto"/>
        <w:bottom w:val="none" w:sz="0" w:space="0" w:color="auto"/>
        <w:right w:val="none" w:sz="0" w:space="0" w:color="auto"/>
      </w:divBdr>
      <w:divsChild>
        <w:div w:id="1194461992">
          <w:marLeft w:val="0"/>
          <w:marRight w:val="0"/>
          <w:marTop w:val="0"/>
          <w:marBottom w:val="0"/>
          <w:divBdr>
            <w:top w:val="none" w:sz="0" w:space="0" w:color="auto"/>
            <w:left w:val="none" w:sz="0" w:space="0" w:color="auto"/>
            <w:bottom w:val="none" w:sz="0" w:space="0" w:color="auto"/>
            <w:right w:val="none" w:sz="0" w:space="0" w:color="auto"/>
          </w:divBdr>
        </w:div>
      </w:divsChild>
    </w:div>
    <w:div w:id="156504762">
      <w:bodyDiv w:val="1"/>
      <w:marLeft w:val="0"/>
      <w:marRight w:val="0"/>
      <w:marTop w:val="0"/>
      <w:marBottom w:val="0"/>
      <w:divBdr>
        <w:top w:val="none" w:sz="0" w:space="0" w:color="auto"/>
        <w:left w:val="none" w:sz="0" w:space="0" w:color="auto"/>
        <w:bottom w:val="none" w:sz="0" w:space="0" w:color="auto"/>
        <w:right w:val="none" w:sz="0" w:space="0" w:color="auto"/>
      </w:divBdr>
      <w:divsChild>
        <w:div w:id="1330601120">
          <w:marLeft w:val="0"/>
          <w:marRight w:val="0"/>
          <w:marTop w:val="0"/>
          <w:marBottom w:val="0"/>
          <w:divBdr>
            <w:top w:val="none" w:sz="0" w:space="0" w:color="auto"/>
            <w:left w:val="none" w:sz="0" w:space="0" w:color="auto"/>
            <w:bottom w:val="none" w:sz="0" w:space="0" w:color="auto"/>
            <w:right w:val="none" w:sz="0" w:space="0" w:color="auto"/>
          </w:divBdr>
        </w:div>
      </w:divsChild>
    </w:div>
    <w:div w:id="163013342">
      <w:bodyDiv w:val="1"/>
      <w:marLeft w:val="0"/>
      <w:marRight w:val="0"/>
      <w:marTop w:val="0"/>
      <w:marBottom w:val="0"/>
      <w:divBdr>
        <w:top w:val="none" w:sz="0" w:space="0" w:color="auto"/>
        <w:left w:val="none" w:sz="0" w:space="0" w:color="auto"/>
        <w:bottom w:val="none" w:sz="0" w:space="0" w:color="auto"/>
        <w:right w:val="none" w:sz="0" w:space="0" w:color="auto"/>
      </w:divBdr>
      <w:divsChild>
        <w:div w:id="367491331">
          <w:marLeft w:val="0"/>
          <w:marRight w:val="0"/>
          <w:marTop w:val="0"/>
          <w:marBottom w:val="0"/>
          <w:divBdr>
            <w:top w:val="none" w:sz="0" w:space="0" w:color="auto"/>
            <w:left w:val="none" w:sz="0" w:space="0" w:color="auto"/>
            <w:bottom w:val="none" w:sz="0" w:space="0" w:color="auto"/>
            <w:right w:val="none" w:sz="0" w:space="0" w:color="auto"/>
          </w:divBdr>
        </w:div>
      </w:divsChild>
    </w:div>
    <w:div w:id="164825414">
      <w:bodyDiv w:val="1"/>
      <w:marLeft w:val="0"/>
      <w:marRight w:val="0"/>
      <w:marTop w:val="0"/>
      <w:marBottom w:val="0"/>
      <w:divBdr>
        <w:top w:val="none" w:sz="0" w:space="0" w:color="auto"/>
        <w:left w:val="none" w:sz="0" w:space="0" w:color="auto"/>
        <w:bottom w:val="none" w:sz="0" w:space="0" w:color="auto"/>
        <w:right w:val="none" w:sz="0" w:space="0" w:color="auto"/>
      </w:divBdr>
      <w:divsChild>
        <w:div w:id="1518423369">
          <w:marLeft w:val="0"/>
          <w:marRight w:val="0"/>
          <w:marTop w:val="0"/>
          <w:marBottom w:val="0"/>
          <w:divBdr>
            <w:top w:val="none" w:sz="0" w:space="0" w:color="auto"/>
            <w:left w:val="none" w:sz="0" w:space="0" w:color="auto"/>
            <w:bottom w:val="none" w:sz="0" w:space="0" w:color="auto"/>
            <w:right w:val="none" w:sz="0" w:space="0" w:color="auto"/>
          </w:divBdr>
        </w:div>
      </w:divsChild>
    </w:div>
    <w:div w:id="166330560">
      <w:bodyDiv w:val="1"/>
      <w:marLeft w:val="0"/>
      <w:marRight w:val="0"/>
      <w:marTop w:val="0"/>
      <w:marBottom w:val="0"/>
      <w:divBdr>
        <w:top w:val="none" w:sz="0" w:space="0" w:color="auto"/>
        <w:left w:val="none" w:sz="0" w:space="0" w:color="auto"/>
        <w:bottom w:val="none" w:sz="0" w:space="0" w:color="auto"/>
        <w:right w:val="none" w:sz="0" w:space="0" w:color="auto"/>
      </w:divBdr>
      <w:divsChild>
        <w:div w:id="946620571">
          <w:marLeft w:val="0"/>
          <w:marRight w:val="0"/>
          <w:marTop w:val="0"/>
          <w:marBottom w:val="0"/>
          <w:divBdr>
            <w:top w:val="none" w:sz="0" w:space="0" w:color="auto"/>
            <w:left w:val="none" w:sz="0" w:space="0" w:color="auto"/>
            <w:bottom w:val="none" w:sz="0" w:space="0" w:color="auto"/>
            <w:right w:val="none" w:sz="0" w:space="0" w:color="auto"/>
          </w:divBdr>
        </w:div>
      </w:divsChild>
    </w:div>
    <w:div w:id="167407851">
      <w:bodyDiv w:val="1"/>
      <w:marLeft w:val="0"/>
      <w:marRight w:val="0"/>
      <w:marTop w:val="0"/>
      <w:marBottom w:val="0"/>
      <w:divBdr>
        <w:top w:val="none" w:sz="0" w:space="0" w:color="auto"/>
        <w:left w:val="none" w:sz="0" w:space="0" w:color="auto"/>
        <w:bottom w:val="none" w:sz="0" w:space="0" w:color="auto"/>
        <w:right w:val="none" w:sz="0" w:space="0" w:color="auto"/>
      </w:divBdr>
      <w:divsChild>
        <w:div w:id="1234125305">
          <w:marLeft w:val="0"/>
          <w:marRight w:val="0"/>
          <w:marTop w:val="0"/>
          <w:marBottom w:val="0"/>
          <w:divBdr>
            <w:top w:val="none" w:sz="0" w:space="0" w:color="auto"/>
            <w:left w:val="none" w:sz="0" w:space="0" w:color="auto"/>
            <w:bottom w:val="none" w:sz="0" w:space="0" w:color="auto"/>
            <w:right w:val="none" w:sz="0" w:space="0" w:color="auto"/>
          </w:divBdr>
        </w:div>
      </w:divsChild>
    </w:div>
    <w:div w:id="170872119">
      <w:bodyDiv w:val="1"/>
      <w:marLeft w:val="0"/>
      <w:marRight w:val="0"/>
      <w:marTop w:val="0"/>
      <w:marBottom w:val="0"/>
      <w:divBdr>
        <w:top w:val="none" w:sz="0" w:space="0" w:color="auto"/>
        <w:left w:val="none" w:sz="0" w:space="0" w:color="auto"/>
        <w:bottom w:val="none" w:sz="0" w:space="0" w:color="auto"/>
        <w:right w:val="none" w:sz="0" w:space="0" w:color="auto"/>
      </w:divBdr>
      <w:divsChild>
        <w:div w:id="377125053">
          <w:marLeft w:val="0"/>
          <w:marRight w:val="0"/>
          <w:marTop w:val="0"/>
          <w:marBottom w:val="0"/>
          <w:divBdr>
            <w:top w:val="none" w:sz="0" w:space="0" w:color="auto"/>
            <w:left w:val="none" w:sz="0" w:space="0" w:color="auto"/>
            <w:bottom w:val="none" w:sz="0" w:space="0" w:color="auto"/>
            <w:right w:val="none" w:sz="0" w:space="0" w:color="auto"/>
          </w:divBdr>
        </w:div>
      </w:divsChild>
    </w:div>
    <w:div w:id="170997524">
      <w:bodyDiv w:val="1"/>
      <w:marLeft w:val="0"/>
      <w:marRight w:val="0"/>
      <w:marTop w:val="0"/>
      <w:marBottom w:val="0"/>
      <w:divBdr>
        <w:top w:val="none" w:sz="0" w:space="0" w:color="auto"/>
        <w:left w:val="none" w:sz="0" w:space="0" w:color="auto"/>
        <w:bottom w:val="none" w:sz="0" w:space="0" w:color="auto"/>
        <w:right w:val="none" w:sz="0" w:space="0" w:color="auto"/>
      </w:divBdr>
      <w:divsChild>
        <w:div w:id="471873837">
          <w:marLeft w:val="0"/>
          <w:marRight w:val="0"/>
          <w:marTop w:val="0"/>
          <w:marBottom w:val="0"/>
          <w:divBdr>
            <w:top w:val="none" w:sz="0" w:space="0" w:color="auto"/>
            <w:left w:val="none" w:sz="0" w:space="0" w:color="auto"/>
            <w:bottom w:val="none" w:sz="0" w:space="0" w:color="auto"/>
            <w:right w:val="none" w:sz="0" w:space="0" w:color="auto"/>
          </w:divBdr>
        </w:div>
      </w:divsChild>
    </w:div>
    <w:div w:id="175581131">
      <w:bodyDiv w:val="1"/>
      <w:marLeft w:val="0"/>
      <w:marRight w:val="0"/>
      <w:marTop w:val="0"/>
      <w:marBottom w:val="0"/>
      <w:divBdr>
        <w:top w:val="none" w:sz="0" w:space="0" w:color="auto"/>
        <w:left w:val="none" w:sz="0" w:space="0" w:color="auto"/>
        <w:bottom w:val="none" w:sz="0" w:space="0" w:color="auto"/>
        <w:right w:val="none" w:sz="0" w:space="0" w:color="auto"/>
      </w:divBdr>
      <w:divsChild>
        <w:div w:id="1174613549">
          <w:marLeft w:val="0"/>
          <w:marRight w:val="0"/>
          <w:marTop w:val="0"/>
          <w:marBottom w:val="0"/>
          <w:divBdr>
            <w:top w:val="none" w:sz="0" w:space="0" w:color="auto"/>
            <w:left w:val="none" w:sz="0" w:space="0" w:color="auto"/>
            <w:bottom w:val="none" w:sz="0" w:space="0" w:color="auto"/>
            <w:right w:val="none" w:sz="0" w:space="0" w:color="auto"/>
          </w:divBdr>
        </w:div>
      </w:divsChild>
    </w:div>
    <w:div w:id="175731445">
      <w:bodyDiv w:val="1"/>
      <w:marLeft w:val="0"/>
      <w:marRight w:val="0"/>
      <w:marTop w:val="0"/>
      <w:marBottom w:val="0"/>
      <w:divBdr>
        <w:top w:val="none" w:sz="0" w:space="0" w:color="auto"/>
        <w:left w:val="none" w:sz="0" w:space="0" w:color="auto"/>
        <w:bottom w:val="none" w:sz="0" w:space="0" w:color="auto"/>
        <w:right w:val="none" w:sz="0" w:space="0" w:color="auto"/>
      </w:divBdr>
      <w:divsChild>
        <w:div w:id="428622746">
          <w:marLeft w:val="0"/>
          <w:marRight w:val="0"/>
          <w:marTop w:val="0"/>
          <w:marBottom w:val="0"/>
          <w:divBdr>
            <w:top w:val="none" w:sz="0" w:space="0" w:color="auto"/>
            <w:left w:val="none" w:sz="0" w:space="0" w:color="auto"/>
            <w:bottom w:val="none" w:sz="0" w:space="0" w:color="auto"/>
            <w:right w:val="none" w:sz="0" w:space="0" w:color="auto"/>
          </w:divBdr>
        </w:div>
      </w:divsChild>
    </w:div>
    <w:div w:id="176701780">
      <w:bodyDiv w:val="1"/>
      <w:marLeft w:val="0"/>
      <w:marRight w:val="0"/>
      <w:marTop w:val="0"/>
      <w:marBottom w:val="0"/>
      <w:divBdr>
        <w:top w:val="none" w:sz="0" w:space="0" w:color="auto"/>
        <w:left w:val="none" w:sz="0" w:space="0" w:color="auto"/>
        <w:bottom w:val="none" w:sz="0" w:space="0" w:color="auto"/>
        <w:right w:val="none" w:sz="0" w:space="0" w:color="auto"/>
      </w:divBdr>
      <w:divsChild>
        <w:div w:id="244653589">
          <w:marLeft w:val="0"/>
          <w:marRight w:val="0"/>
          <w:marTop w:val="0"/>
          <w:marBottom w:val="0"/>
          <w:divBdr>
            <w:top w:val="none" w:sz="0" w:space="0" w:color="auto"/>
            <w:left w:val="none" w:sz="0" w:space="0" w:color="auto"/>
            <w:bottom w:val="none" w:sz="0" w:space="0" w:color="auto"/>
            <w:right w:val="none" w:sz="0" w:space="0" w:color="auto"/>
          </w:divBdr>
          <w:divsChild>
            <w:div w:id="849566813">
              <w:marLeft w:val="0"/>
              <w:marRight w:val="0"/>
              <w:marTop w:val="0"/>
              <w:marBottom w:val="0"/>
              <w:divBdr>
                <w:top w:val="none" w:sz="0" w:space="0" w:color="auto"/>
                <w:left w:val="none" w:sz="0" w:space="0" w:color="auto"/>
                <w:bottom w:val="none" w:sz="0" w:space="0" w:color="auto"/>
                <w:right w:val="none" w:sz="0" w:space="0" w:color="auto"/>
              </w:divBdr>
              <w:divsChild>
                <w:div w:id="206576893">
                  <w:marLeft w:val="0"/>
                  <w:marRight w:val="0"/>
                  <w:marTop w:val="0"/>
                  <w:marBottom w:val="0"/>
                  <w:divBdr>
                    <w:top w:val="none" w:sz="0" w:space="0" w:color="auto"/>
                    <w:left w:val="none" w:sz="0" w:space="0" w:color="auto"/>
                    <w:bottom w:val="none" w:sz="0" w:space="0" w:color="auto"/>
                    <w:right w:val="none" w:sz="0" w:space="0" w:color="auto"/>
                  </w:divBdr>
                  <w:divsChild>
                    <w:div w:id="858086300">
                      <w:marLeft w:val="0"/>
                      <w:marRight w:val="0"/>
                      <w:marTop w:val="0"/>
                      <w:marBottom w:val="0"/>
                      <w:divBdr>
                        <w:top w:val="none" w:sz="0" w:space="0" w:color="auto"/>
                        <w:left w:val="none" w:sz="0" w:space="0" w:color="auto"/>
                        <w:bottom w:val="none" w:sz="0" w:space="0" w:color="auto"/>
                        <w:right w:val="none" w:sz="0" w:space="0" w:color="auto"/>
                      </w:divBdr>
                      <w:divsChild>
                        <w:div w:id="795295850">
                          <w:marLeft w:val="0"/>
                          <w:marRight w:val="0"/>
                          <w:marTop w:val="0"/>
                          <w:marBottom w:val="0"/>
                          <w:divBdr>
                            <w:top w:val="none" w:sz="0" w:space="0" w:color="auto"/>
                            <w:left w:val="none" w:sz="0" w:space="0" w:color="auto"/>
                            <w:bottom w:val="none" w:sz="0" w:space="0" w:color="auto"/>
                            <w:right w:val="none" w:sz="0" w:space="0" w:color="auto"/>
                          </w:divBdr>
                          <w:divsChild>
                            <w:div w:id="292370924">
                              <w:marLeft w:val="0"/>
                              <w:marRight w:val="0"/>
                              <w:marTop w:val="0"/>
                              <w:marBottom w:val="0"/>
                              <w:divBdr>
                                <w:top w:val="none" w:sz="0" w:space="0" w:color="auto"/>
                                <w:left w:val="none" w:sz="0" w:space="0" w:color="auto"/>
                                <w:bottom w:val="none" w:sz="0" w:space="0" w:color="auto"/>
                                <w:right w:val="none" w:sz="0" w:space="0" w:color="auto"/>
                              </w:divBdr>
                              <w:divsChild>
                                <w:div w:id="1555774282">
                                  <w:marLeft w:val="0"/>
                                  <w:marRight w:val="0"/>
                                  <w:marTop w:val="0"/>
                                  <w:marBottom w:val="0"/>
                                  <w:divBdr>
                                    <w:top w:val="none" w:sz="0" w:space="0" w:color="auto"/>
                                    <w:left w:val="none" w:sz="0" w:space="0" w:color="auto"/>
                                    <w:bottom w:val="none" w:sz="0" w:space="0" w:color="auto"/>
                                    <w:right w:val="none" w:sz="0" w:space="0" w:color="auto"/>
                                  </w:divBdr>
                                  <w:divsChild>
                                    <w:div w:id="1572815746">
                                      <w:marLeft w:val="0"/>
                                      <w:marRight w:val="0"/>
                                      <w:marTop w:val="0"/>
                                      <w:marBottom w:val="0"/>
                                      <w:divBdr>
                                        <w:top w:val="none" w:sz="0" w:space="0" w:color="auto"/>
                                        <w:left w:val="none" w:sz="0" w:space="0" w:color="auto"/>
                                        <w:bottom w:val="none" w:sz="0" w:space="0" w:color="auto"/>
                                        <w:right w:val="none" w:sz="0" w:space="0" w:color="auto"/>
                                      </w:divBdr>
                                      <w:divsChild>
                                        <w:div w:id="1268006045">
                                          <w:marLeft w:val="0"/>
                                          <w:marRight w:val="0"/>
                                          <w:marTop w:val="0"/>
                                          <w:marBottom w:val="0"/>
                                          <w:divBdr>
                                            <w:top w:val="none" w:sz="0" w:space="0" w:color="auto"/>
                                            <w:left w:val="none" w:sz="0" w:space="0" w:color="auto"/>
                                            <w:bottom w:val="none" w:sz="0" w:space="0" w:color="auto"/>
                                            <w:right w:val="none" w:sz="0" w:space="0" w:color="auto"/>
                                          </w:divBdr>
                                          <w:divsChild>
                                            <w:div w:id="376399738">
                                              <w:marLeft w:val="0"/>
                                              <w:marRight w:val="0"/>
                                              <w:marTop w:val="0"/>
                                              <w:marBottom w:val="0"/>
                                              <w:divBdr>
                                                <w:top w:val="none" w:sz="0" w:space="0" w:color="auto"/>
                                                <w:left w:val="none" w:sz="0" w:space="0" w:color="auto"/>
                                                <w:bottom w:val="none" w:sz="0" w:space="0" w:color="auto"/>
                                                <w:right w:val="none" w:sz="0" w:space="0" w:color="auto"/>
                                              </w:divBdr>
                                              <w:divsChild>
                                                <w:div w:id="13193462">
                                                  <w:marLeft w:val="0"/>
                                                  <w:marRight w:val="0"/>
                                                  <w:marTop w:val="0"/>
                                                  <w:marBottom w:val="0"/>
                                                  <w:divBdr>
                                                    <w:top w:val="none" w:sz="0" w:space="0" w:color="auto"/>
                                                    <w:left w:val="none" w:sz="0" w:space="0" w:color="auto"/>
                                                    <w:bottom w:val="none" w:sz="0" w:space="0" w:color="auto"/>
                                                    <w:right w:val="none" w:sz="0" w:space="0" w:color="auto"/>
                                                  </w:divBdr>
                                                  <w:divsChild>
                                                    <w:div w:id="622540293">
                                                      <w:marLeft w:val="0"/>
                                                      <w:marRight w:val="0"/>
                                                      <w:marTop w:val="0"/>
                                                      <w:marBottom w:val="0"/>
                                                      <w:divBdr>
                                                        <w:top w:val="none" w:sz="0" w:space="0" w:color="auto"/>
                                                        <w:left w:val="none" w:sz="0" w:space="0" w:color="auto"/>
                                                        <w:bottom w:val="none" w:sz="0" w:space="0" w:color="auto"/>
                                                        <w:right w:val="none" w:sz="0" w:space="0" w:color="auto"/>
                                                      </w:divBdr>
                                                      <w:divsChild>
                                                        <w:div w:id="946809660">
                                                          <w:marLeft w:val="0"/>
                                                          <w:marRight w:val="0"/>
                                                          <w:marTop w:val="0"/>
                                                          <w:marBottom w:val="0"/>
                                                          <w:divBdr>
                                                            <w:top w:val="none" w:sz="0" w:space="0" w:color="auto"/>
                                                            <w:left w:val="none" w:sz="0" w:space="0" w:color="auto"/>
                                                            <w:bottom w:val="none" w:sz="0" w:space="0" w:color="auto"/>
                                                            <w:right w:val="none" w:sz="0" w:space="0" w:color="auto"/>
                                                          </w:divBdr>
                                                          <w:divsChild>
                                                            <w:div w:id="58940867">
                                                              <w:marLeft w:val="0"/>
                                                              <w:marRight w:val="0"/>
                                                              <w:marTop w:val="0"/>
                                                              <w:marBottom w:val="0"/>
                                                              <w:divBdr>
                                                                <w:top w:val="none" w:sz="0" w:space="0" w:color="auto"/>
                                                                <w:left w:val="none" w:sz="0" w:space="0" w:color="auto"/>
                                                                <w:bottom w:val="none" w:sz="0" w:space="0" w:color="auto"/>
                                                                <w:right w:val="none" w:sz="0" w:space="0" w:color="auto"/>
                                                              </w:divBdr>
                                                              <w:divsChild>
                                                                <w:div w:id="1015577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0553487">
              <w:marLeft w:val="0"/>
              <w:marRight w:val="0"/>
              <w:marTop w:val="0"/>
              <w:marBottom w:val="0"/>
              <w:divBdr>
                <w:top w:val="none" w:sz="0" w:space="0" w:color="auto"/>
                <w:left w:val="none" w:sz="0" w:space="0" w:color="auto"/>
                <w:bottom w:val="none" w:sz="0" w:space="0" w:color="auto"/>
                <w:right w:val="none" w:sz="0" w:space="0" w:color="auto"/>
              </w:divBdr>
              <w:divsChild>
                <w:div w:id="1530099287">
                  <w:marLeft w:val="0"/>
                  <w:marRight w:val="0"/>
                  <w:marTop w:val="0"/>
                  <w:marBottom w:val="0"/>
                  <w:divBdr>
                    <w:top w:val="none" w:sz="0" w:space="0" w:color="auto"/>
                    <w:left w:val="none" w:sz="0" w:space="0" w:color="auto"/>
                    <w:bottom w:val="none" w:sz="0" w:space="0" w:color="auto"/>
                    <w:right w:val="none" w:sz="0" w:space="0" w:color="auto"/>
                  </w:divBdr>
                  <w:divsChild>
                    <w:div w:id="1101728417">
                      <w:marLeft w:val="0"/>
                      <w:marRight w:val="0"/>
                      <w:marTop w:val="0"/>
                      <w:marBottom w:val="0"/>
                      <w:divBdr>
                        <w:top w:val="none" w:sz="0" w:space="0" w:color="auto"/>
                        <w:left w:val="none" w:sz="0" w:space="0" w:color="auto"/>
                        <w:bottom w:val="none" w:sz="0" w:space="0" w:color="auto"/>
                        <w:right w:val="none" w:sz="0" w:space="0" w:color="auto"/>
                      </w:divBdr>
                      <w:divsChild>
                        <w:div w:id="432170279">
                          <w:marLeft w:val="0"/>
                          <w:marRight w:val="0"/>
                          <w:marTop w:val="0"/>
                          <w:marBottom w:val="0"/>
                          <w:divBdr>
                            <w:top w:val="none" w:sz="0" w:space="0" w:color="auto"/>
                            <w:left w:val="none" w:sz="0" w:space="0" w:color="auto"/>
                            <w:bottom w:val="none" w:sz="0" w:space="0" w:color="auto"/>
                            <w:right w:val="none" w:sz="0" w:space="0" w:color="auto"/>
                          </w:divBdr>
                          <w:divsChild>
                            <w:div w:id="709918706">
                              <w:marLeft w:val="0"/>
                              <w:marRight w:val="0"/>
                              <w:marTop w:val="0"/>
                              <w:marBottom w:val="0"/>
                              <w:divBdr>
                                <w:top w:val="none" w:sz="0" w:space="0" w:color="auto"/>
                                <w:left w:val="none" w:sz="0" w:space="0" w:color="auto"/>
                                <w:bottom w:val="none" w:sz="0" w:space="0" w:color="auto"/>
                                <w:right w:val="none" w:sz="0" w:space="0" w:color="auto"/>
                              </w:divBdr>
                              <w:divsChild>
                                <w:div w:id="184366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96765">
      <w:bodyDiv w:val="1"/>
      <w:marLeft w:val="0"/>
      <w:marRight w:val="0"/>
      <w:marTop w:val="0"/>
      <w:marBottom w:val="0"/>
      <w:divBdr>
        <w:top w:val="none" w:sz="0" w:space="0" w:color="auto"/>
        <w:left w:val="none" w:sz="0" w:space="0" w:color="auto"/>
        <w:bottom w:val="none" w:sz="0" w:space="0" w:color="auto"/>
        <w:right w:val="none" w:sz="0" w:space="0" w:color="auto"/>
      </w:divBdr>
      <w:divsChild>
        <w:div w:id="973826042">
          <w:marLeft w:val="0"/>
          <w:marRight w:val="0"/>
          <w:marTop w:val="0"/>
          <w:marBottom w:val="0"/>
          <w:divBdr>
            <w:top w:val="none" w:sz="0" w:space="0" w:color="auto"/>
            <w:left w:val="none" w:sz="0" w:space="0" w:color="auto"/>
            <w:bottom w:val="none" w:sz="0" w:space="0" w:color="auto"/>
            <w:right w:val="none" w:sz="0" w:space="0" w:color="auto"/>
          </w:divBdr>
        </w:div>
      </w:divsChild>
    </w:div>
    <w:div w:id="183444361">
      <w:bodyDiv w:val="1"/>
      <w:marLeft w:val="0"/>
      <w:marRight w:val="0"/>
      <w:marTop w:val="0"/>
      <w:marBottom w:val="0"/>
      <w:divBdr>
        <w:top w:val="none" w:sz="0" w:space="0" w:color="auto"/>
        <w:left w:val="none" w:sz="0" w:space="0" w:color="auto"/>
        <w:bottom w:val="none" w:sz="0" w:space="0" w:color="auto"/>
        <w:right w:val="none" w:sz="0" w:space="0" w:color="auto"/>
      </w:divBdr>
      <w:divsChild>
        <w:div w:id="908072408">
          <w:marLeft w:val="0"/>
          <w:marRight w:val="0"/>
          <w:marTop w:val="0"/>
          <w:marBottom w:val="0"/>
          <w:divBdr>
            <w:top w:val="none" w:sz="0" w:space="0" w:color="auto"/>
            <w:left w:val="none" w:sz="0" w:space="0" w:color="auto"/>
            <w:bottom w:val="none" w:sz="0" w:space="0" w:color="auto"/>
            <w:right w:val="none" w:sz="0" w:space="0" w:color="auto"/>
          </w:divBdr>
        </w:div>
      </w:divsChild>
    </w:div>
    <w:div w:id="185603919">
      <w:bodyDiv w:val="1"/>
      <w:marLeft w:val="0"/>
      <w:marRight w:val="0"/>
      <w:marTop w:val="0"/>
      <w:marBottom w:val="0"/>
      <w:divBdr>
        <w:top w:val="none" w:sz="0" w:space="0" w:color="auto"/>
        <w:left w:val="none" w:sz="0" w:space="0" w:color="auto"/>
        <w:bottom w:val="none" w:sz="0" w:space="0" w:color="auto"/>
        <w:right w:val="none" w:sz="0" w:space="0" w:color="auto"/>
      </w:divBdr>
      <w:divsChild>
        <w:div w:id="1718815792">
          <w:marLeft w:val="0"/>
          <w:marRight w:val="0"/>
          <w:marTop w:val="0"/>
          <w:marBottom w:val="0"/>
          <w:divBdr>
            <w:top w:val="none" w:sz="0" w:space="0" w:color="auto"/>
            <w:left w:val="none" w:sz="0" w:space="0" w:color="auto"/>
            <w:bottom w:val="none" w:sz="0" w:space="0" w:color="auto"/>
            <w:right w:val="none" w:sz="0" w:space="0" w:color="auto"/>
          </w:divBdr>
        </w:div>
      </w:divsChild>
    </w:div>
    <w:div w:id="190151687">
      <w:bodyDiv w:val="1"/>
      <w:marLeft w:val="0"/>
      <w:marRight w:val="0"/>
      <w:marTop w:val="0"/>
      <w:marBottom w:val="0"/>
      <w:divBdr>
        <w:top w:val="none" w:sz="0" w:space="0" w:color="auto"/>
        <w:left w:val="none" w:sz="0" w:space="0" w:color="auto"/>
        <w:bottom w:val="none" w:sz="0" w:space="0" w:color="auto"/>
        <w:right w:val="none" w:sz="0" w:space="0" w:color="auto"/>
      </w:divBdr>
      <w:divsChild>
        <w:div w:id="1281305266">
          <w:marLeft w:val="0"/>
          <w:marRight w:val="0"/>
          <w:marTop w:val="0"/>
          <w:marBottom w:val="0"/>
          <w:divBdr>
            <w:top w:val="none" w:sz="0" w:space="0" w:color="auto"/>
            <w:left w:val="none" w:sz="0" w:space="0" w:color="auto"/>
            <w:bottom w:val="none" w:sz="0" w:space="0" w:color="auto"/>
            <w:right w:val="none" w:sz="0" w:space="0" w:color="auto"/>
          </w:divBdr>
        </w:div>
      </w:divsChild>
    </w:div>
    <w:div w:id="190345779">
      <w:bodyDiv w:val="1"/>
      <w:marLeft w:val="0"/>
      <w:marRight w:val="0"/>
      <w:marTop w:val="0"/>
      <w:marBottom w:val="0"/>
      <w:divBdr>
        <w:top w:val="none" w:sz="0" w:space="0" w:color="auto"/>
        <w:left w:val="none" w:sz="0" w:space="0" w:color="auto"/>
        <w:bottom w:val="none" w:sz="0" w:space="0" w:color="auto"/>
        <w:right w:val="none" w:sz="0" w:space="0" w:color="auto"/>
      </w:divBdr>
      <w:divsChild>
        <w:div w:id="369846606">
          <w:marLeft w:val="0"/>
          <w:marRight w:val="0"/>
          <w:marTop w:val="0"/>
          <w:marBottom w:val="0"/>
          <w:divBdr>
            <w:top w:val="none" w:sz="0" w:space="0" w:color="auto"/>
            <w:left w:val="none" w:sz="0" w:space="0" w:color="auto"/>
            <w:bottom w:val="none" w:sz="0" w:space="0" w:color="auto"/>
            <w:right w:val="none" w:sz="0" w:space="0" w:color="auto"/>
          </w:divBdr>
        </w:div>
      </w:divsChild>
    </w:div>
    <w:div w:id="190531673">
      <w:bodyDiv w:val="1"/>
      <w:marLeft w:val="0"/>
      <w:marRight w:val="0"/>
      <w:marTop w:val="0"/>
      <w:marBottom w:val="0"/>
      <w:divBdr>
        <w:top w:val="none" w:sz="0" w:space="0" w:color="auto"/>
        <w:left w:val="none" w:sz="0" w:space="0" w:color="auto"/>
        <w:bottom w:val="none" w:sz="0" w:space="0" w:color="auto"/>
        <w:right w:val="none" w:sz="0" w:space="0" w:color="auto"/>
      </w:divBdr>
      <w:divsChild>
        <w:div w:id="1655719387">
          <w:marLeft w:val="0"/>
          <w:marRight w:val="0"/>
          <w:marTop w:val="0"/>
          <w:marBottom w:val="0"/>
          <w:divBdr>
            <w:top w:val="none" w:sz="0" w:space="0" w:color="auto"/>
            <w:left w:val="none" w:sz="0" w:space="0" w:color="auto"/>
            <w:bottom w:val="none" w:sz="0" w:space="0" w:color="auto"/>
            <w:right w:val="none" w:sz="0" w:space="0" w:color="auto"/>
          </w:divBdr>
        </w:div>
      </w:divsChild>
    </w:div>
    <w:div w:id="191307389">
      <w:bodyDiv w:val="1"/>
      <w:marLeft w:val="0"/>
      <w:marRight w:val="0"/>
      <w:marTop w:val="0"/>
      <w:marBottom w:val="0"/>
      <w:divBdr>
        <w:top w:val="none" w:sz="0" w:space="0" w:color="auto"/>
        <w:left w:val="none" w:sz="0" w:space="0" w:color="auto"/>
        <w:bottom w:val="none" w:sz="0" w:space="0" w:color="auto"/>
        <w:right w:val="none" w:sz="0" w:space="0" w:color="auto"/>
      </w:divBdr>
      <w:divsChild>
        <w:div w:id="1460343746">
          <w:marLeft w:val="0"/>
          <w:marRight w:val="0"/>
          <w:marTop w:val="0"/>
          <w:marBottom w:val="0"/>
          <w:divBdr>
            <w:top w:val="none" w:sz="0" w:space="0" w:color="auto"/>
            <w:left w:val="none" w:sz="0" w:space="0" w:color="auto"/>
            <w:bottom w:val="none" w:sz="0" w:space="0" w:color="auto"/>
            <w:right w:val="none" w:sz="0" w:space="0" w:color="auto"/>
          </w:divBdr>
        </w:div>
      </w:divsChild>
    </w:div>
    <w:div w:id="196552516">
      <w:bodyDiv w:val="1"/>
      <w:marLeft w:val="0"/>
      <w:marRight w:val="0"/>
      <w:marTop w:val="0"/>
      <w:marBottom w:val="0"/>
      <w:divBdr>
        <w:top w:val="none" w:sz="0" w:space="0" w:color="auto"/>
        <w:left w:val="none" w:sz="0" w:space="0" w:color="auto"/>
        <w:bottom w:val="none" w:sz="0" w:space="0" w:color="auto"/>
        <w:right w:val="none" w:sz="0" w:space="0" w:color="auto"/>
      </w:divBdr>
    </w:div>
    <w:div w:id="199172210">
      <w:bodyDiv w:val="1"/>
      <w:marLeft w:val="0"/>
      <w:marRight w:val="0"/>
      <w:marTop w:val="0"/>
      <w:marBottom w:val="0"/>
      <w:divBdr>
        <w:top w:val="none" w:sz="0" w:space="0" w:color="auto"/>
        <w:left w:val="none" w:sz="0" w:space="0" w:color="auto"/>
        <w:bottom w:val="none" w:sz="0" w:space="0" w:color="auto"/>
        <w:right w:val="none" w:sz="0" w:space="0" w:color="auto"/>
      </w:divBdr>
      <w:divsChild>
        <w:div w:id="1576158850">
          <w:marLeft w:val="0"/>
          <w:marRight w:val="0"/>
          <w:marTop w:val="0"/>
          <w:marBottom w:val="0"/>
          <w:divBdr>
            <w:top w:val="none" w:sz="0" w:space="0" w:color="auto"/>
            <w:left w:val="none" w:sz="0" w:space="0" w:color="auto"/>
            <w:bottom w:val="none" w:sz="0" w:space="0" w:color="auto"/>
            <w:right w:val="none" w:sz="0" w:space="0" w:color="auto"/>
          </w:divBdr>
        </w:div>
      </w:divsChild>
    </w:div>
    <w:div w:id="199827817">
      <w:bodyDiv w:val="1"/>
      <w:marLeft w:val="0"/>
      <w:marRight w:val="0"/>
      <w:marTop w:val="0"/>
      <w:marBottom w:val="0"/>
      <w:divBdr>
        <w:top w:val="none" w:sz="0" w:space="0" w:color="auto"/>
        <w:left w:val="none" w:sz="0" w:space="0" w:color="auto"/>
        <w:bottom w:val="none" w:sz="0" w:space="0" w:color="auto"/>
        <w:right w:val="none" w:sz="0" w:space="0" w:color="auto"/>
      </w:divBdr>
      <w:divsChild>
        <w:div w:id="276840806">
          <w:marLeft w:val="0"/>
          <w:marRight w:val="0"/>
          <w:marTop w:val="0"/>
          <w:marBottom w:val="0"/>
          <w:divBdr>
            <w:top w:val="none" w:sz="0" w:space="0" w:color="auto"/>
            <w:left w:val="none" w:sz="0" w:space="0" w:color="auto"/>
            <w:bottom w:val="none" w:sz="0" w:space="0" w:color="auto"/>
            <w:right w:val="none" w:sz="0" w:space="0" w:color="auto"/>
          </w:divBdr>
        </w:div>
      </w:divsChild>
    </w:div>
    <w:div w:id="201329612">
      <w:bodyDiv w:val="1"/>
      <w:marLeft w:val="0"/>
      <w:marRight w:val="0"/>
      <w:marTop w:val="0"/>
      <w:marBottom w:val="0"/>
      <w:divBdr>
        <w:top w:val="none" w:sz="0" w:space="0" w:color="auto"/>
        <w:left w:val="none" w:sz="0" w:space="0" w:color="auto"/>
        <w:bottom w:val="none" w:sz="0" w:space="0" w:color="auto"/>
        <w:right w:val="none" w:sz="0" w:space="0" w:color="auto"/>
      </w:divBdr>
      <w:divsChild>
        <w:div w:id="166870768">
          <w:marLeft w:val="0"/>
          <w:marRight w:val="0"/>
          <w:marTop w:val="0"/>
          <w:marBottom w:val="0"/>
          <w:divBdr>
            <w:top w:val="none" w:sz="0" w:space="0" w:color="auto"/>
            <w:left w:val="none" w:sz="0" w:space="0" w:color="auto"/>
            <w:bottom w:val="none" w:sz="0" w:space="0" w:color="auto"/>
            <w:right w:val="none" w:sz="0" w:space="0" w:color="auto"/>
          </w:divBdr>
        </w:div>
      </w:divsChild>
    </w:div>
    <w:div w:id="205605823">
      <w:bodyDiv w:val="1"/>
      <w:marLeft w:val="0"/>
      <w:marRight w:val="0"/>
      <w:marTop w:val="0"/>
      <w:marBottom w:val="0"/>
      <w:divBdr>
        <w:top w:val="none" w:sz="0" w:space="0" w:color="auto"/>
        <w:left w:val="none" w:sz="0" w:space="0" w:color="auto"/>
        <w:bottom w:val="none" w:sz="0" w:space="0" w:color="auto"/>
        <w:right w:val="none" w:sz="0" w:space="0" w:color="auto"/>
      </w:divBdr>
      <w:divsChild>
        <w:div w:id="13845566">
          <w:marLeft w:val="0"/>
          <w:marRight w:val="0"/>
          <w:marTop w:val="0"/>
          <w:marBottom w:val="0"/>
          <w:divBdr>
            <w:top w:val="none" w:sz="0" w:space="0" w:color="auto"/>
            <w:left w:val="none" w:sz="0" w:space="0" w:color="auto"/>
            <w:bottom w:val="none" w:sz="0" w:space="0" w:color="auto"/>
            <w:right w:val="none" w:sz="0" w:space="0" w:color="auto"/>
          </w:divBdr>
        </w:div>
      </w:divsChild>
    </w:div>
    <w:div w:id="208693257">
      <w:bodyDiv w:val="1"/>
      <w:marLeft w:val="0"/>
      <w:marRight w:val="0"/>
      <w:marTop w:val="0"/>
      <w:marBottom w:val="0"/>
      <w:divBdr>
        <w:top w:val="none" w:sz="0" w:space="0" w:color="auto"/>
        <w:left w:val="none" w:sz="0" w:space="0" w:color="auto"/>
        <w:bottom w:val="none" w:sz="0" w:space="0" w:color="auto"/>
        <w:right w:val="none" w:sz="0" w:space="0" w:color="auto"/>
      </w:divBdr>
      <w:divsChild>
        <w:div w:id="2018383136">
          <w:marLeft w:val="0"/>
          <w:marRight w:val="0"/>
          <w:marTop w:val="0"/>
          <w:marBottom w:val="0"/>
          <w:divBdr>
            <w:top w:val="none" w:sz="0" w:space="0" w:color="auto"/>
            <w:left w:val="none" w:sz="0" w:space="0" w:color="auto"/>
            <w:bottom w:val="none" w:sz="0" w:space="0" w:color="auto"/>
            <w:right w:val="none" w:sz="0" w:space="0" w:color="auto"/>
          </w:divBdr>
        </w:div>
      </w:divsChild>
    </w:div>
    <w:div w:id="211699326">
      <w:bodyDiv w:val="1"/>
      <w:marLeft w:val="0"/>
      <w:marRight w:val="0"/>
      <w:marTop w:val="0"/>
      <w:marBottom w:val="0"/>
      <w:divBdr>
        <w:top w:val="none" w:sz="0" w:space="0" w:color="auto"/>
        <w:left w:val="none" w:sz="0" w:space="0" w:color="auto"/>
        <w:bottom w:val="none" w:sz="0" w:space="0" w:color="auto"/>
        <w:right w:val="none" w:sz="0" w:space="0" w:color="auto"/>
      </w:divBdr>
      <w:divsChild>
        <w:div w:id="86654280">
          <w:marLeft w:val="0"/>
          <w:marRight w:val="0"/>
          <w:marTop w:val="0"/>
          <w:marBottom w:val="0"/>
          <w:divBdr>
            <w:top w:val="none" w:sz="0" w:space="0" w:color="auto"/>
            <w:left w:val="none" w:sz="0" w:space="0" w:color="auto"/>
            <w:bottom w:val="none" w:sz="0" w:space="0" w:color="auto"/>
            <w:right w:val="none" w:sz="0" w:space="0" w:color="auto"/>
          </w:divBdr>
        </w:div>
      </w:divsChild>
    </w:div>
    <w:div w:id="216203814">
      <w:bodyDiv w:val="1"/>
      <w:marLeft w:val="0"/>
      <w:marRight w:val="0"/>
      <w:marTop w:val="0"/>
      <w:marBottom w:val="0"/>
      <w:divBdr>
        <w:top w:val="none" w:sz="0" w:space="0" w:color="auto"/>
        <w:left w:val="none" w:sz="0" w:space="0" w:color="auto"/>
        <w:bottom w:val="none" w:sz="0" w:space="0" w:color="auto"/>
        <w:right w:val="none" w:sz="0" w:space="0" w:color="auto"/>
      </w:divBdr>
      <w:divsChild>
        <w:div w:id="749694187">
          <w:marLeft w:val="0"/>
          <w:marRight w:val="0"/>
          <w:marTop w:val="0"/>
          <w:marBottom w:val="0"/>
          <w:divBdr>
            <w:top w:val="none" w:sz="0" w:space="0" w:color="auto"/>
            <w:left w:val="none" w:sz="0" w:space="0" w:color="auto"/>
            <w:bottom w:val="none" w:sz="0" w:space="0" w:color="auto"/>
            <w:right w:val="none" w:sz="0" w:space="0" w:color="auto"/>
          </w:divBdr>
        </w:div>
      </w:divsChild>
    </w:div>
    <w:div w:id="216671615">
      <w:bodyDiv w:val="1"/>
      <w:marLeft w:val="0"/>
      <w:marRight w:val="0"/>
      <w:marTop w:val="0"/>
      <w:marBottom w:val="0"/>
      <w:divBdr>
        <w:top w:val="none" w:sz="0" w:space="0" w:color="auto"/>
        <w:left w:val="none" w:sz="0" w:space="0" w:color="auto"/>
        <w:bottom w:val="none" w:sz="0" w:space="0" w:color="auto"/>
        <w:right w:val="none" w:sz="0" w:space="0" w:color="auto"/>
      </w:divBdr>
      <w:divsChild>
        <w:div w:id="318075335">
          <w:marLeft w:val="0"/>
          <w:marRight w:val="0"/>
          <w:marTop w:val="0"/>
          <w:marBottom w:val="0"/>
          <w:divBdr>
            <w:top w:val="none" w:sz="0" w:space="0" w:color="auto"/>
            <w:left w:val="none" w:sz="0" w:space="0" w:color="auto"/>
            <w:bottom w:val="none" w:sz="0" w:space="0" w:color="auto"/>
            <w:right w:val="none" w:sz="0" w:space="0" w:color="auto"/>
          </w:divBdr>
        </w:div>
      </w:divsChild>
    </w:div>
    <w:div w:id="217591164">
      <w:bodyDiv w:val="1"/>
      <w:marLeft w:val="0"/>
      <w:marRight w:val="0"/>
      <w:marTop w:val="0"/>
      <w:marBottom w:val="0"/>
      <w:divBdr>
        <w:top w:val="none" w:sz="0" w:space="0" w:color="auto"/>
        <w:left w:val="none" w:sz="0" w:space="0" w:color="auto"/>
        <w:bottom w:val="none" w:sz="0" w:space="0" w:color="auto"/>
        <w:right w:val="none" w:sz="0" w:space="0" w:color="auto"/>
      </w:divBdr>
      <w:divsChild>
        <w:div w:id="1873761156">
          <w:marLeft w:val="0"/>
          <w:marRight w:val="0"/>
          <w:marTop w:val="0"/>
          <w:marBottom w:val="0"/>
          <w:divBdr>
            <w:top w:val="none" w:sz="0" w:space="0" w:color="auto"/>
            <w:left w:val="none" w:sz="0" w:space="0" w:color="auto"/>
            <w:bottom w:val="none" w:sz="0" w:space="0" w:color="auto"/>
            <w:right w:val="none" w:sz="0" w:space="0" w:color="auto"/>
          </w:divBdr>
        </w:div>
      </w:divsChild>
    </w:div>
    <w:div w:id="218789841">
      <w:bodyDiv w:val="1"/>
      <w:marLeft w:val="0"/>
      <w:marRight w:val="0"/>
      <w:marTop w:val="0"/>
      <w:marBottom w:val="0"/>
      <w:divBdr>
        <w:top w:val="none" w:sz="0" w:space="0" w:color="auto"/>
        <w:left w:val="none" w:sz="0" w:space="0" w:color="auto"/>
        <w:bottom w:val="none" w:sz="0" w:space="0" w:color="auto"/>
        <w:right w:val="none" w:sz="0" w:space="0" w:color="auto"/>
      </w:divBdr>
      <w:divsChild>
        <w:div w:id="1675692530">
          <w:marLeft w:val="0"/>
          <w:marRight w:val="0"/>
          <w:marTop w:val="0"/>
          <w:marBottom w:val="0"/>
          <w:divBdr>
            <w:top w:val="none" w:sz="0" w:space="0" w:color="auto"/>
            <w:left w:val="none" w:sz="0" w:space="0" w:color="auto"/>
            <w:bottom w:val="none" w:sz="0" w:space="0" w:color="auto"/>
            <w:right w:val="none" w:sz="0" w:space="0" w:color="auto"/>
          </w:divBdr>
        </w:div>
      </w:divsChild>
    </w:div>
    <w:div w:id="220293409">
      <w:bodyDiv w:val="1"/>
      <w:marLeft w:val="0"/>
      <w:marRight w:val="0"/>
      <w:marTop w:val="0"/>
      <w:marBottom w:val="0"/>
      <w:divBdr>
        <w:top w:val="none" w:sz="0" w:space="0" w:color="auto"/>
        <w:left w:val="none" w:sz="0" w:space="0" w:color="auto"/>
        <w:bottom w:val="none" w:sz="0" w:space="0" w:color="auto"/>
        <w:right w:val="none" w:sz="0" w:space="0" w:color="auto"/>
      </w:divBdr>
      <w:divsChild>
        <w:div w:id="1625964502">
          <w:marLeft w:val="0"/>
          <w:marRight w:val="0"/>
          <w:marTop w:val="0"/>
          <w:marBottom w:val="0"/>
          <w:divBdr>
            <w:top w:val="none" w:sz="0" w:space="0" w:color="auto"/>
            <w:left w:val="none" w:sz="0" w:space="0" w:color="auto"/>
            <w:bottom w:val="none" w:sz="0" w:space="0" w:color="auto"/>
            <w:right w:val="none" w:sz="0" w:space="0" w:color="auto"/>
          </w:divBdr>
        </w:div>
      </w:divsChild>
    </w:div>
    <w:div w:id="220946013">
      <w:bodyDiv w:val="1"/>
      <w:marLeft w:val="0"/>
      <w:marRight w:val="0"/>
      <w:marTop w:val="0"/>
      <w:marBottom w:val="0"/>
      <w:divBdr>
        <w:top w:val="none" w:sz="0" w:space="0" w:color="auto"/>
        <w:left w:val="none" w:sz="0" w:space="0" w:color="auto"/>
        <w:bottom w:val="none" w:sz="0" w:space="0" w:color="auto"/>
        <w:right w:val="none" w:sz="0" w:space="0" w:color="auto"/>
      </w:divBdr>
      <w:divsChild>
        <w:div w:id="1810897769">
          <w:marLeft w:val="0"/>
          <w:marRight w:val="0"/>
          <w:marTop w:val="0"/>
          <w:marBottom w:val="0"/>
          <w:divBdr>
            <w:top w:val="none" w:sz="0" w:space="0" w:color="auto"/>
            <w:left w:val="none" w:sz="0" w:space="0" w:color="auto"/>
            <w:bottom w:val="none" w:sz="0" w:space="0" w:color="auto"/>
            <w:right w:val="none" w:sz="0" w:space="0" w:color="auto"/>
          </w:divBdr>
        </w:div>
      </w:divsChild>
    </w:div>
    <w:div w:id="221066209">
      <w:bodyDiv w:val="1"/>
      <w:marLeft w:val="0"/>
      <w:marRight w:val="0"/>
      <w:marTop w:val="0"/>
      <w:marBottom w:val="0"/>
      <w:divBdr>
        <w:top w:val="none" w:sz="0" w:space="0" w:color="auto"/>
        <w:left w:val="none" w:sz="0" w:space="0" w:color="auto"/>
        <w:bottom w:val="none" w:sz="0" w:space="0" w:color="auto"/>
        <w:right w:val="none" w:sz="0" w:space="0" w:color="auto"/>
      </w:divBdr>
      <w:divsChild>
        <w:div w:id="1405493931">
          <w:marLeft w:val="0"/>
          <w:marRight w:val="0"/>
          <w:marTop w:val="0"/>
          <w:marBottom w:val="0"/>
          <w:divBdr>
            <w:top w:val="none" w:sz="0" w:space="0" w:color="auto"/>
            <w:left w:val="none" w:sz="0" w:space="0" w:color="auto"/>
            <w:bottom w:val="none" w:sz="0" w:space="0" w:color="auto"/>
            <w:right w:val="none" w:sz="0" w:space="0" w:color="auto"/>
          </w:divBdr>
        </w:div>
      </w:divsChild>
    </w:div>
    <w:div w:id="224535559">
      <w:bodyDiv w:val="1"/>
      <w:marLeft w:val="0"/>
      <w:marRight w:val="0"/>
      <w:marTop w:val="0"/>
      <w:marBottom w:val="0"/>
      <w:divBdr>
        <w:top w:val="none" w:sz="0" w:space="0" w:color="auto"/>
        <w:left w:val="none" w:sz="0" w:space="0" w:color="auto"/>
        <w:bottom w:val="none" w:sz="0" w:space="0" w:color="auto"/>
        <w:right w:val="none" w:sz="0" w:space="0" w:color="auto"/>
      </w:divBdr>
      <w:divsChild>
        <w:div w:id="715350964">
          <w:marLeft w:val="0"/>
          <w:marRight w:val="0"/>
          <w:marTop w:val="0"/>
          <w:marBottom w:val="0"/>
          <w:divBdr>
            <w:top w:val="none" w:sz="0" w:space="0" w:color="auto"/>
            <w:left w:val="none" w:sz="0" w:space="0" w:color="auto"/>
            <w:bottom w:val="none" w:sz="0" w:space="0" w:color="auto"/>
            <w:right w:val="none" w:sz="0" w:space="0" w:color="auto"/>
          </w:divBdr>
        </w:div>
      </w:divsChild>
    </w:div>
    <w:div w:id="224607923">
      <w:bodyDiv w:val="1"/>
      <w:marLeft w:val="0"/>
      <w:marRight w:val="0"/>
      <w:marTop w:val="0"/>
      <w:marBottom w:val="0"/>
      <w:divBdr>
        <w:top w:val="none" w:sz="0" w:space="0" w:color="auto"/>
        <w:left w:val="none" w:sz="0" w:space="0" w:color="auto"/>
        <w:bottom w:val="none" w:sz="0" w:space="0" w:color="auto"/>
        <w:right w:val="none" w:sz="0" w:space="0" w:color="auto"/>
      </w:divBdr>
      <w:divsChild>
        <w:div w:id="1257709557">
          <w:marLeft w:val="0"/>
          <w:marRight w:val="0"/>
          <w:marTop w:val="0"/>
          <w:marBottom w:val="0"/>
          <w:divBdr>
            <w:top w:val="none" w:sz="0" w:space="0" w:color="auto"/>
            <w:left w:val="none" w:sz="0" w:space="0" w:color="auto"/>
            <w:bottom w:val="none" w:sz="0" w:space="0" w:color="auto"/>
            <w:right w:val="none" w:sz="0" w:space="0" w:color="auto"/>
          </w:divBdr>
        </w:div>
      </w:divsChild>
    </w:div>
    <w:div w:id="225727614">
      <w:bodyDiv w:val="1"/>
      <w:marLeft w:val="0"/>
      <w:marRight w:val="0"/>
      <w:marTop w:val="0"/>
      <w:marBottom w:val="0"/>
      <w:divBdr>
        <w:top w:val="none" w:sz="0" w:space="0" w:color="auto"/>
        <w:left w:val="none" w:sz="0" w:space="0" w:color="auto"/>
        <w:bottom w:val="none" w:sz="0" w:space="0" w:color="auto"/>
        <w:right w:val="none" w:sz="0" w:space="0" w:color="auto"/>
      </w:divBdr>
      <w:divsChild>
        <w:div w:id="1164778154">
          <w:marLeft w:val="0"/>
          <w:marRight w:val="0"/>
          <w:marTop w:val="0"/>
          <w:marBottom w:val="0"/>
          <w:divBdr>
            <w:top w:val="none" w:sz="0" w:space="0" w:color="auto"/>
            <w:left w:val="none" w:sz="0" w:space="0" w:color="auto"/>
            <w:bottom w:val="none" w:sz="0" w:space="0" w:color="auto"/>
            <w:right w:val="none" w:sz="0" w:space="0" w:color="auto"/>
          </w:divBdr>
        </w:div>
      </w:divsChild>
    </w:div>
    <w:div w:id="227614388">
      <w:bodyDiv w:val="1"/>
      <w:marLeft w:val="0"/>
      <w:marRight w:val="0"/>
      <w:marTop w:val="0"/>
      <w:marBottom w:val="0"/>
      <w:divBdr>
        <w:top w:val="none" w:sz="0" w:space="0" w:color="auto"/>
        <w:left w:val="none" w:sz="0" w:space="0" w:color="auto"/>
        <w:bottom w:val="none" w:sz="0" w:space="0" w:color="auto"/>
        <w:right w:val="none" w:sz="0" w:space="0" w:color="auto"/>
      </w:divBdr>
      <w:divsChild>
        <w:div w:id="991299715">
          <w:marLeft w:val="0"/>
          <w:marRight w:val="0"/>
          <w:marTop w:val="0"/>
          <w:marBottom w:val="0"/>
          <w:divBdr>
            <w:top w:val="none" w:sz="0" w:space="0" w:color="auto"/>
            <w:left w:val="none" w:sz="0" w:space="0" w:color="auto"/>
            <w:bottom w:val="none" w:sz="0" w:space="0" w:color="auto"/>
            <w:right w:val="none" w:sz="0" w:space="0" w:color="auto"/>
          </w:divBdr>
        </w:div>
      </w:divsChild>
    </w:div>
    <w:div w:id="229851249">
      <w:bodyDiv w:val="1"/>
      <w:marLeft w:val="0"/>
      <w:marRight w:val="0"/>
      <w:marTop w:val="0"/>
      <w:marBottom w:val="0"/>
      <w:divBdr>
        <w:top w:val="none" w:sz="0" w:space="0" w:color="auto"/>
        <w:left w:val="none" w:sz="0" w:space="0" w:color="auto"/>
        <w:bottom w:val="none" w:sz="0" w:space="0" w:color="auto"/>
        <w:right w:val="none" w:sz="0" w:space="0" w:color="auto"/>
      </w:divBdr>
      <w:divsChild>
        <w:div w:id="266281993">
          <w:marLeft w:val="0"/>
          <w:marRight w:val="0"/>
          <w:marTop w:val="0"/>
          <w:marBottom w:val="0"/>
          <w:divBdr>
            <w:top w:val="none" w:sz="0" w:space="0" w:color="auto"/>
            <w:left w:val="none" w:sz="0" w:space="0" w:color="auto"/>
            <w:bottom w:val="none" w:sz="0" w:space="0" w:color="auto"/>
            <w:right w:val="none" w:sz="0" w:space="0" w:color="auto"/>
          </w:divBdr>
        </w:div>
      </w:divsChild>
    </w:div>
    <w:div w:id="233201553">
      <w:bodyDiv w:val="1"/>
      <w:marLeft w:val="0"/>
      <w:marRight w:val="0"/>
      <w:marTop w:val="0"/>
      <w:marBottom w:val="0"/>
      <w:divBdr>
        <w:top w:val="none" w:sz="0" w:space="0" w:color="auto"/>
        <w:left w:val="none" w:sz="0" w:space="0" w:color="auto"/>
        <w:bottom w:val="none" w:sz="0" w:space="0" w:color="auto"/>
        <w:right w:val="none" w:sz="0" w:space="0" w:color="auto"/>
      </w:divBdr>
      <w:divsChild>
        <w:div w:id="699864596">
          <w:marLeft w:val="0"/>
          <w:marRight w:val="0"/>
          <w:marTop w:val="0"/>
          <w:marBottom w:val="0"/>
          <w:divBdr>
            <w:top w:val="none" w:sz="0" w:space="0" w:color="auto"/>
            <w:left w:val="none" w:sz="0" w:space="0" w:color="auto"/>
            <w:bottom w:val="none" w:sz="0" w:space="0" w:color="auto"/>
            <w:right w:val="none" w:sz="0" w:space="0" w:color="auto"/>
          </w:divBdr>
        </w:div>
      </w:divsChild>
    </w:div>
    <w:div w:id="233786650">
      <w:bodyDiv w:val="1"/>
      <w:marLeft w:val="0"/>
      <w:marRight w:val="0"/>
      <w:marTop w:val="0"/>
      <w:marBottom w:val="0"/>
      <w:divBdr>
        <w:top w:val="none" w:sz="0" w:space="0" w:color="auto"/>
        <w:left w:val="none" w:sz="0" w:space="0" w:color="auto"/>
        <w:bottom w:val="none" w:sz="0" w:space="0" w:color="auto"/>
        <w:right w:val="none" w:sz="0" w:space="0" w:color="auto"/>
      </w:divBdr>
      <w:divsChild>
        <w:div w:id="698580294">
          <w:marLeft w:val="0"/>
          <w:marRight w:val="0"/>
          <w:marTop w:val="0"/>
          <w:marBottom w:val="0"/>
          <w:divBdr>
            <w:top w:val="none" w:sz="0" w:space="0" w:color="auto"/>
            <w:left w:val="none" w:sz="0" w:space="0" w:color="auto"/>
            <w:bottom w:val="none" w:sz="0" w:space="0" w:color="auto"/>
            <w:right w:val="none" w:sz="0" w:space="0" w:color="auto"/>
          </w:divBdr>
        </w:div>
      </w:divsChild>
    </w:div>
    <w:div w:id="235671492">
      <w:bodyDiv w:val="1"/>
      <w:marLeft w:val="0"/>
      <w:marRight w:val="0"/>
      <w:marTop w:val="0"/>
      <w:marBottom w:val="0"/>
      <w:divBdr>
        <w:top w:val="none" w:sz="0" w:space="0" w:color="auto"/>
        <w:left w:val="none" w:sz="0" w:space="0" w:color="auto"/>
        <w:bottom w:val="none" w:sz="0" w:space="0" w:color="auto"/>
        <w:right w:val="none" w:sz="0" w:space="0" w:color="auto"/>
      </w:divBdr>
      <w:divsChild>
        <w:div w:id="1050107984">
          <w:marLeft w:val="0"/>
          <w:marRight w:val="0"/>
          <w:marTop w:val="0"/>
          <w:marBottom w:val="0"/>
          <w:divBdr>
            <w:top w:val="none" w:sz="0" w:space="0" w:color="auto"/>
            <w:left w:val="none" w:sz="0" w:space="0" w:color="auto"/>
            <w:bottom w:val="none" w:sz="0" w:space="0" w:color="auto"/>
            <w:right w:val="none" w:sz="0" w:space="0" w:color="auto"/>
          </w:divBdr>
        </w:div>
      </w:divsChild>
    </w:div>
    <w:div w:id="236014912">
      <w:bodyDiv w:val="1"/>
      <w:marLeft w:val="0"/>
      <w:marRight w:val="0"/>
      <w:marTop w:val="0"/>
      <w:marBottom w:val="0"/>
      <w:divBdr>
        <w:top w:val="none" w:sz="0" w:space="0" w:color="auto"/>
        <w:left w:val="none" w:sz="0" w:space="0" w:color="auto"/>
        <w:bottom w:val="none" w:sz="0" w:space="0" w:color="auto"/>
        <w:right w:val="none" w:sz="0" w:space="0" w:color="auto"/>
      </w:divBdr>
      <w:divsChild>
        <w:div w:id="26105198">
          <w:marLeft w:val="0"/>
          <w:marRight w:val="0"/>
          <w:marTop w:val="0"/>
          <w:marBottom w:val="0"/>
          <w:divBdr>
            <w:top w:val="none" w:sz="0" w:space="0" w:color="auto"/>
            <w:left w:val="none" w:sz="0" w:space="0" w:color="auto"/>
            <w:bottom w:val="none" w:sz="0" w:space="0" w:color="auto"/>
            <w:right w:val="none" w:sz="0" w:space="0" w:color="auto"/>
          </w:divBdr>
        </w:div>
      </w:divsChild>
    </w:div>
    <w:div w:id="236669034">
      <w:bodyDiv w:val="1"/>
      <w:marLeft w:val="0"/>
      <w:marRight w:val="0"/>
      <w:marTop w:val="0"/>
      <w:marBottom w:val="0"/>
      <w:divBdr>
        <w:top w:val="none" w:sz="0" w:space="0" w:color="auto"/>
        <w:left w:val="none" w:sz="0" w:space="0" w:color="auto"/>
        <w:bottom w:val="none" w:sz="0" w:space="0" w:color="auto"/>
        <w:right w:val="none" w:sz="0" w:space="0" w:color="auto"/>
      </w:divBdr>
      <w:divsChild>
        <w:div w:id="1657496063">
          <w:marLeft w:val="0"/>
          <w:marRight w:val="0"/>
          <w:marTop w:val="0"/>
          <w:marBottom w:val="0"/>
          <w:divBdr>
            <w:top w:val="none" w:sz="0" w:space="0" w:color="auto"/>
            <w:left w:val="none" w:sz="0" w:space="0" w:color="auto"/>
            <w:bottom w:val="none" w:sz="0" w:space="0" w:color="auto"/>
            <w:right w:val="none" w:sz="0" w:space="0" w:color="auto"/>
          </w:divBdr>
        </w:div>
      </w:divsChild>
    </w:div>
    <w:div w:id="238102863">
      <w:bodyDiv w:val="1"/>
      <w:marLeft w:val="0"/>
      <w:marRight w:val="0"/>
      <w:marTop w:val="0"/>
      <w:marBottom w:val="0"/>
      <w:divBdr>
        <w:top w:val="none" w:sz="0" w:space="0" w:color="auto"/>
        <w:left w:val="none" w:sz="0" w:space="0" w:color="auto"/>
        <w:bottom w:val="none" w:sz="0" w:space="0" w:color="auto"/>
        <w:right w:val="none" w:sz="0" w:space="0" w:color="auto"/>
      </w:divBdr>
      <w:divsChild>
        <w:div w:id="1188835845">
          <w:marLeft w:val="0"/>
          <w:marRight w:val="0"/>
          <w:marTop w:val="0"/>
          <w:marBottom w:val="0"/>
          <w:divBdr>
            <w:top w:val="none" w:sz="0" w:space="0" w:color="auto"/>
            <w:left w:val="none" w:sz="0" w:space="0" w:color="auto"/>
            <w:bottom w:val="none" w:sz="0" w:space="0" w:color="auto"/>
            <w:right w:val="none" w:sz="0" w:space="0" w:color="auto"/>
          </w:divBdr>
        </w:div>
      </w:divsChild>
    </w:div>
    <w:div w:id="239487641">
      <w:bodyDiv w:val="1"/>
      <w:marLeft w:val="0"/>
      <w:marRight w:val="0"/>
      <w:marTop w:val="0"/>
      <w:marBottom w:val="0"/>
      <w:divBdr>
        <w:top w:val="none" w:sz="0" w:space="0" w:color="auto"/>
        <w:left w:val="none" w:sz="0" w:space="0" w:color="auto"/>
        <w:bottom w:val="none" w:sz="0" w:space="0" w:color="auto"/>
        <w:right w:val="none" w:sz="0" w:space="0" w:color="auto"/>
      </w:divBdr>
      <w:divsChild>
        <w:div w:id="1094205632">
          <w:marLeft w:val="0"/>
          <w:marRight w:val="0"/>
          <w:marTop w:val="0"/>
          <w:marBottom w:val="0"/>
          <w:divBdr>
            <w:top w:val="none" w:sz="0" w:space="0" w:color="auto"/>
            <w:left w:val="none" w:sz="0" w:space="0" w:color="auto"/>
            <w:bottom w:val="none" w:sz="0" w:space="0" w:color="auto"/>
            <w:right w:val="none" w:sz="0" w:space="0" w:color="auto"/>
          </w:divBdr>
        </w:div>
      </w:divsChild>
    </w:div>
    <w:div w:id="240333715">
      <w:bodyDiv w:val="1"/>
      <w:marLeft w:val="0"/>
      <w:marRight w:val="0"/>
      <w:marTop w:val="0"/>
      <w:marBottom w:val="0"/>
      <w:divBdr>
        <w:top w:val="none" w:sz="0" w:space="0" w:color="auto"/>
        <w:left w:val="none" w:sz="0" w:space="0" w:color="auto"/>
        <w:bottom w:val="none" w:sz="0" w:space="0" w:color="auto"/>
        <w:right w:val="none" w:sz="0" w:space="0" w:color="auto"/>
      </w:divBdr>
      <w:divsChild>
        <w:div w:id="1167867361">
          <w:marLeft w:val="0"/>
          <w:marRight w:val="0"/>
          <w:marTop w:val="0"/>
          <w:marBottom w:val="0"/>
          <w:divBdr>
            <w:top w:val="none" w:sz="0" w:space="0" w:color="auto"/>
            <w:left w:val="none" w:sz="0" w:space="0" w:color="auto"/>
            <w:bottom w:val="none" w:sz="0" w:space="0" w:color="auto"/>
            <w:right w:val="none" w:sz="0" w:space="0" w:color="auto"/>
          </w:divBdr>
        </w:div>
      </w:divsChild>
    </w:div>
    <w:div w:id="242643731">
      <w:bodyDiv w:val="1"/>
      <w:marLeft w:val="0"/>
      <w:marRight w:val="0"/>
      <w:marTop w:val="0"/>
      <w:marBottom w:val="0"/>
      <w:divBdr>
        <w:top w:val="none" w:sz="0" w:space="0" w:color="auto"/>
        <w:left w:val="none" w:sz="0" w:space="0" w:color="auto"/>
        <w:bottom w:val="none" w:sz="0" w:space="0" w:color="auto"/>
        <w:right w:val="none" w:sz="0" w:space="0" w:color="auto"/>
      </w:divBdr>
      <w:divsChild>
        <w:div w:id="735130718">
          <w:marLeft w:val="0"/>
          <w:marRight w:val="0"/>
          <w:marTop w:val="0"/>
          <w:marBottom w:val="0"/>
          <w:divBdr>
            <w:top w:val="none" w:sz="0" w:space="0" w:color="auto"/>
            <w:left w:val="none" w:sz="0" w:space="0" w:color="auto"/>
            <w:bottom w:val="none" w:sz="0" w:space="0" w:color="auto"/>
            <w:right w:val="none" w:sz="0" w:space="0" w:color="auto"/>
          </w:divBdr>
        </w:div>
      </w:divsChild>
    </w:div>
    <w:div w:id="242687171">
      <w:bodyDiv w:val="1"/>
      <w:marLeft w:val="0"/>
      <w:marRight w:val="0"/>
      <w:marTop w:val="0"/>
      <w:marBottom w:val="0"/>
      <w:divBdr>
        <w:top w:val="none" w:sz="0" w:space="0" w:color="auto"/>
        <w:left w:val="none" w:sz="0" w:space="0" w:color="auto"/>
        <w:bottom w:val="none" w:sz="0" w:space="0" w:color="auto"/>
        <w:right w:val="none" w:sz="0" w:space="0" w:color="auto"/>
      </w:divBdr>
      <w:divsChild>
        <w:div w:id="429274613">
          <w:marLeft w:val="0"/>
          <w:marRight w:val="0"/>
          <w:marTop w:val="0"/>
          <w:marBottom w:val="0"/>
          <w:divBdr>
            <w:top w:val="none" w:sz="0" w:space="0" w:color="auto"/>
            <w:left w:val="none" w:sz="0" w:space="0" w:color="auto"/>
            <w:bottom w:val="none" w:sz="0" w:space="0" w:color="auto"/>
            <w:right w:val="none" w:sz="0" w:space="0" w:color="auto"/>
          </w:divBdr>
        </w:div>
      </w:divsChild>
    </w:div>
    <w:div w:id="243153707">
      <w:bodyDiv w:val="1"/>
      <w:marLeft w:val="0"/>
      <w:marRight w:val="0"/>
      <w:marTop w:val="0"/>
      <w:marBottom w:val="0"/>
      <w:divBdr>
        <w:top w:val="none" w:sz="0" w:space="0" w:color="auto"/>
        <w:left w:val="none" w:sz="0" w:space="0" w:color="auto"/>
        <w:bottom w:val="none" w:sz="0" w:space="0" w:color="auto"/>
        <w:right w:val="none" w:sz="0" w:space="0" w:color="auto"/>
      </w:divBdr>
      <w:divsChild>
        <w:div w:id="1422264141">
          <w:marLeft w:val="0"/>
          <w:marRight w:val="0"/>
          <w:marTop w:val="0"/>
          <w:marBottom w:val="0"/>
          <w:divBdr>
            <w:top w:val="none" w:sz="0" w:space="0" w:color="auto"/>
            <w:left w:val="none" w:sz="0" w:space="0" w:color="auto"/>
            <w:bottom w:val="none" w:sz="0" w:space="0" w:color="auto"/>
            <w:right w:val="none" w:sz="0" w:space="0" w:color="auto"/>
          </w:divBdr>
        </w:div>
      </w:divsChild>
    </w:div>
    <w:div w:id="245918131">
      <w:bodyDiv w:val="1"/>
      <w:marLeft w:val="0"/>
      <w:marRight w:val="0"/>
      <w:marTop w:val="0"/>
      <w:marBottom w:val="0"/>
      <w:divBdr>
        <w:top w:val="none" w:sz="0" w:space="0" w:color="auto"/>
        <w:left w:val="none" w:sz="0" w:space="0" w:color="auto"/>
        <w:bottom w:val="none" w:sz="0" w:space="0" w:color="auto"/>
        <w:right w:val="none" w:sz="0" w:space="0" w:color="auto"/>
      </w:divBdr>
      <w:divsChild>
        <w:div w:id="895894029">
          <w:marLeft w:val="0"/>
          <w:marRight w:val="0"/>
          <w:marTop w:val="0"/>
          <w:marBottom w:val="0"/>
          <w:divBdr>
            <w:top w:val="none" w:sz="0" w:space="0" w:color="auto"/>
            <w:left w:val="none" w:sz="0" w:space="0" w:color="auto"/>
            <w:bottom w:val="none" w:sz="0" w:space="0" w:color="auto"/>
            <w:right w:val="none" w:sz="0" w:space="0" w:color="auto"/>
          </w:divBdr>
        </w:div>
      </w:divsChild>
    </w:div>
    <w:div w:id="248582893">
      <w:bodyDiv w:val="1"/>
      <w:marLeft w:val="0"/>
      <w:marRight w:val="0"/>
      <w:marTop w:val="0"/>
      <w:marBottom w:val="0"/>
      <w:divBdr>
        <w:top w:val="none" w:sz="0" w:space="0" w:color="auto"/>
        <w:left w:val="none" w:sz="0" w:space="0" w:color="auto"/>
        <w:bottom w:val="none" w:sz="0" w:space="0" w:color="auto"/>
        <w:right w:val="none" w:sz="0" w:space="0" w:color="auto"/>
      </w:divBdr>
      <w:divsChild>
        <w:div w:id="1171334827">
          <w:marLeft w:val="0"/>
          <w:marRight w:val="0"/>
          <w:marTop w:val="0"/>
          <w:marBottom w:val="0"/>
          <w:divBdr>
            <w:top w:val="none" w:sz="0" w:space="0" w:color="auto"/>
            <w:left w:val="none" w:sz="0" w:space="0" w:color="auto"/>
            <w:bottom w:val="none" w:sz="0" w:space="0" w:color="auto"/>
            <w:right w:val="none" w:sz="0" w:space="0" w:color="auto"/>
          </w:divBdr>
        </w:div>
      </w:divsChild>
    </w:div>
    <w:div w:id="251356278">
      <w:bodyDiv w:val="1"/>
      <w:marLeft w:val="0"/>
      <w:marRight w:val="0"/>
      <w:marTop w:val="0"/>
      <w:marBottom w:val="0"/>
      <w:divBdr>
        <w:top w:val="none" w:sz="0" w:space="0" w:color="auto"/>
        <w:left w:val="none" w:sz="0" w:space="0" w:color="auto"/>
        <w:bottom w:val="none" w:sz="0" w:space="0" w:color="auto"/>
        <w:right w:val="none" w:sz="0" w:space="0" w:color="auto"/>
      </w:divBdr>
      <w:divsChild>
        <w:div w:id="635187687">
          <w:marLeft w:val="0"/>
          <w:marRight w:val="0"/>
          <w:marTop w:val="0"/>
          <w:marBottom w:val="0"/>
          <w:divBdr>
            <w:top w:val="none" w:sz="0" w:space="0" w:color="auto"/>
            <w:left w:val="none" w:sz="0" w:space="0" w:color="auto"/>
            <w:bottom w:val="none" w:sz="0" w:space="0" w:color="auto"/>
            <w:right w:val="none" w:sz="0" w:space="0" w:color="auto"/>
          </w:divBdr>
        </w:div>
      </w:divsChild>
    </w:div>
    <w:div w:id="258101566">
      <w:bodyDiv w:val="1"/>
      <w:marLeft w:val="0"/>
      <w:marRight w:val="0"/>
      <w:marTop w:val="0"/>
      <w:marBottom w:val="0"/>
      <w:divBdr>
        <w:top w:val="none" w:sz="0" w:space="0" w:color="auto"/>
        <w:left w:val="none" w:sz="0" w:space="0" w:color="auto"/>
        <w:bottom w:val="none" w:sz="0" w:space="0" w:color="auto"/>
        <w:right w:val="none" w:sz="0" w:space="0" w:color="auto"/>
      </w:divBdr>
      <w:divsChild>
        <w:div w:id="1451052668">
          <w:marLeft w:val="0"/>
          <w:marRight w:val="0"/>
          <w:marTop w:val="0"/>
          <w:marBottom w:val="0"/>
          <w:divBdr>
            <w:top w:val="none" w:sz="0" w:space="0" w:color="auto"/>
            <w:left w:val="none" w:sz="0" w:space="0" w:color="auto"/>
            <w:bottom w:val="none" w:sz="0" w:space="0" w:color="auto"/>
            <w:right w:val="none" w:sz="0" w:space="0" w:color="auto"/>
          </w:divBdr>
        </w:div>
      </w:divsChild>
    </w:div>
    <w:div w:id="259729222">
      <w:bodyDiv w:val="1"/>
      <w:marLeft w:val="0"/>
      <w:marRight w:val="0"/>
      <w:marTop w:val="0"/>
      <w:marBottom w:val="0"/>
      <w:divBdr>
        <w:top w:val="none" w:sz="0" w:space="0" w:color="auto"/>
        <w:left w:val="none" w:sz="0" w:space="0" w:color="auto"/>
        <w:bottom w:val="none" w:sz="0" w:space="0" w:color="auto"/>
        <w:right w:val="none" w:sz="0" w:space="0" w:color="auto"/>
      </w:divBdr>
      <w:divsChild>
        <w:div w:id="1672878335">
          <w:marLeft w:val="0"/>
          <w:marRight w:val="0"/>
          <w:marTop w:val="0"/>
          <w:marBottom w:val="0"/>
          <w:divBdr>
            <w:top w:val="none" w:sz="0" w:space="0" w:color="auto"/>
            <w:left w:val="none" w:sz="0" w:space="0" w:color="auto"/>
            <w:bottom w:val="none" w:sz="0" w:space="0" w:color="auto"/>
            <w:right w:val="none" w:sz="0" w:space="0" w:color="auto"/>
          </w:divBdr>
        </w:div>
      </w:divsChild>
    </w:div>
    <w:div w:id="262107092">
      <w:bodyDiv w:val="1"/>
      <w:marLeft w:val="0"/>
      <w:marRight w:val="0"/>
      <w:marTop w:val="0"/>
      <w:marBottom w:val="0"/>
      <w:divBdr>
        <w:top w:val="none" w:sz="0" w:space="0" w:color="auto"/>
        <w:left w:val="none" w:sz="0" w:space="0" w:color="auto"/>
        <w:bottom w:val="none" w:sz="0" w:space="0" w:color="auto"/>
        <w:right w:val="none" w:sz="0" w:space="0" w:color="auto"/>
      </w:divBdr>
      <w:divsChild>
        <w:div w:id="46074858">
          <w:marLeft w:val="0"/>
          <w:marRight w:val="0"/>
          <w:marTop w:val="0"/>
          <w:marBottom w:val="0"/>
          <w:divBdr>
            <w:top w:val="none" w:sz="0" w:space="0" w:color="auto"/>
            <w:left w:val="none" w:sz="0" w:space="0" w:color="auto"/>
            <w:bottom w:val="none" w:sz="0" w:space="0" w:color="auto"/>
            <w:right w:val="none" w:sz="0" w:space="0" w:color="auto"/>
          </w:divBdr>
        </w:div>
      </w:divsChild>
    </w:div>
    <w:div w:id="266929206">
      <w:bodyDiv w:val="1"/>
      <w:marLeft w:val="0"/>
      <w:marRight w:val="0"/>
      <w:marTop w:val="0"/>
      <w:marBottom w:val="0"/>
      <w:divBdr>
        <w:top w:val="none" w:sz="0" w:space="0" w:color="auto"/>
        <w:left w:val="none" w:sz="0" w:space="0" w:color="auto"/>
        <w:bottom w:val="none" w:sz="0" w:space="0" w:color="auto"/>
        <w:right w:val="none" w:sz="0" w:space="0" w:color="auto"/>
      </w:divBdr>
      <w:divsChild>
        <w:div w:id="447048535">
          <w:marLeft w:val="0"/>
          <w:marRight w:val="0"/>
          <w:marTop w:val="0"/>
          <w:marBottom w:val="0"/>
          <w:divBdr>
            <w:top w:val="none" w:sz="0" w:space="0" w:color="auto"/>
            <w:left w:val="none" w:sz="0" w:space="0" w:color="auto"/>
            <w:bottom w:val="none" w:sz="0" w:space="0" w:color="auto"/>
            <w:right w:val="none" w:sz="0" w:space="0" w:color="auto"/>
          </w:divBdr>
        </w:div>
      </w:divsChild>
    </w:div>
    <w:div w:id="270822746">
      <w:bodyDiv w:val="1"/>
      <w:marLeft w:val="0"/>
      <w:marRight w:val="0"/>
      <w:marTop w:val="0"/>
      <w:marBottom w:val="0"/>
      <w:divBdr>
        <w:top w:val="none" w:sz="0" w:space="0" w:color="auto"/>
        <w:left w:val="none" w:sz="0" w:space="0" w:color="auto"/>
        <w:bottom w:val="none" w:sz="0" w:space="0" w:color="auto"/>
        <w:right w:val="none" w:sz="0" w:space="0" w:color="auto"/>
      </w:divBdr>
      <w:divsChild>
        <w:div w:id="1156186870">
          <w:marLeft w:val="0"/>
          <w:marRight w:val="0"/>
          <w:marTop w:val="0"/>
          <w:marBottom w:val="0"/>
          <w:divBdr>
            <w:top w:val="none" w:sz="0" w:space="0" w:color="auto"/>
            <w:left w:val="none" w:sz="0" w:space="0" w:color="auto"/>
            <w:bottom w:val="none" w:sz="0" w:space="0" w:color="auto"/>
            <w:right w:val="none" w:sz="0" w:space="0" w:color="auto"/>
          </w:divBdr>
        </w:div>
      </w:divsChild>
    </w:div>
    <w:div w:id="272520960">
      <w:bodyDiv w:val="1"/>
      <w:marLeft w:val="0"/>
      <w:marRight w:val="0"/>
      <w:marTop w:val="0"/>
      <w:marBottom w:val="0"/>
      <w:divBdr>
        <w:top w:val="none" w:sz="0" w:space="0" w:color="auto"/>
        <w:left w:val="none" w:sz="0" w:space="0" w:color="auto"/>
        <w:bottom w:val="none" w:sz="0" w:space="0" w:color="auto"/>
        <w:right w:val="none" w:sz="0" w:space="0" w:color="auto"/>
      </w:divBdr>
      <w:divsChild>
        <w:div w:id="1972245262">
          <w:marLeft w:val="0"/>
          <w:marRight w:val="0"/>
          <w:marTop w:val="0"/>
          <w:marBottom w:val="0"/>
          <w:divBdr>
            <w:top w:val="none" w:sz="0" w:space="0" w:color="auto"/>
            <w:left w:val="none" w:sz="0" w:space="0" w:color="auto"/>
            <w:bottom w:val="none" w:sz="0" w:space="0" w:color="auto"/>
            <w:right w:val="none" w:sz="0" w:space="0" w:color="auto"/>
          </w:divBdr>
        </w:div>
      </w:divsChild>
    </w:div>
    <w:div w:id="275797260">
      <w:bodyDiv w:val="1"/>
      <w:marLeft w:val="0"/>
      <w:marRight w:val="0"/>
      <w:marTop w:val="0"/>
      <w:marBottom w:val="0"/>
      <w:divBdr>
        <w:top w:val="none" w:sz="0" w:space="0" w:color="auto"/>
        <w:left w:val="none" w:sz="0" w:space="0" w:color="auto"/>
        <w:bottom w:val="none" w:sz="0" w:space="0" w:color="auto"/>
        <w:right w:val="none" w:sz="0" w:space="0" w:color="auto"/>
      </w:divBdr>
      <w:divsChild>
        <w:div w:id="448086368">
          <w:marLeft w:val="0"/>
          <w:marRight w:val="0"/>
          <w:marTop w:val="0"/>
          <w:marBottom w:val="0"/>
          <w:divBdr>
            <w:top w:val="none" w:sz="0" w:space="0" w:color="auto"/>
            <w:left w:val="none" w:sz="0" w:space="0" w:color="auto"/>
            <w:bottom w:val="none" w:sz="0" w:space="0" w:color="auto"/>
            <w:right w:val="none" w:sz="0" w:space="0" w:color="auto"/>
          </w:divBdr>
        </w:div>
      </w:divsChild>
    </w:div>
    <w:div w:id="276375730">
      <w:bodyDiv w:val="1"/>
      <w:marLeft w:val="0"/>
      <w:marRight w:val="0"/>
      <w:marTop w:val="0"/>
      <w:marBottom w:val="0"/>
      <w:divBdr>
        <w:top w:val="none" w:sz="0" w:space="0" w:color="auto"/>
        <w:left w:val="none" w:sz="0" w:space="0" w:color="auto"/>
        <w:bottom w:val="none" w:sz="0" w:space="0" w:color="auto"/>
        <w:right w:val="none" w:sz="0" w:space="0" w:color="auto"/>
      </w:divBdr>
      <w:divsChild>
        <w:div w:id="488521970">
          <w:marLeft w:val="0"/>
          <w:marRight w:val="0"/>
          <w:marTop w:val="0"/>
          <w:marBottom w:val="0"/>
          <w:divBdr>
            <w:top w:val="none" w:sz="0" w:space="0" w:color="auto"/>
            <w:left w:val="none" w:sz="0" w:space="0" w:color="auto"/>
            <w:bottom w:val="none" w:sz="0" w:space="0" w:color="auto"/>
            <w:right w:val="none" w:sz="0" w:space="0" w:color="auto"/>
          </w:divBdr>
        </w:div>
      </w:divsChild>
    </w:div>
    <w:div w:id="282461874">
      <w:bodyDiv w:val="1"/>
      <w:marLeft w:val="0"/>
      <w:marRight w:val="0"/>
      <w:marTop w:val="0"/>
      <w:marBottom w:val="0"/>
      <w:divBdr>
        <w:top w:val="none" w:sz="0" w:space="0" w:color="auto"/>
        <w:left w:val="none" w:sz="0" w:space="0" w:color="auto"/>
        <w:bottom w:val="none" w:sz="0" w:space="0" w:color="auto"/>
        <w:right w:val="none" w:sz="0" w:space="0" w:color="auto"/>
      </w:divBdr>
      <w:divsChild>
        <w:div w:id="143396608">
          <w:marLeft w:val="0"/>
          <w:marRight w:val="0"/>
          <w:marTop w:val="0"/>
          <w:marBottom w:val="0"/>
          <w:divBdr>
            <w:top w:val="none" w:sz="0" w:space="0" w:color="auto"/>
            <w:left w:val="none" w:sz="0" w:space="0" w:color="auto"/>
            <w:bottom w:val="none" w:sz="0" w:space="0" w:color="auto"/>
            <w:right w:val="none" w:sz="0" w:space="0" w:color="auto"/>
          </w:divBdr>
        </w:div>
      </w:divsChild>
    </w:div>
    <w:div w:id="282813577">
      <w:bodyDiv w:val="1"/>
      <w:marLeft w:val="0"/>
      <w:marRight w:val="0"/>
      <w:marTop w:val="0"/>
      <w:marBottom w:val="0"/>
      <w:divBdr>
        <w:top w:val="none" w:sz="0" w:space="0" w:color="auto"/>
        <w:left w:val="none" w:sz="0" w:space="0" w:color="auto"/>
        <w:bottom w:val="none" w:sz="0" w:space="0" w:color="auto"/>
        <w:right w:val="none" w:sz="0" w:space="0" w:color="auto"/>
      </w:divBdr>
      <w:divsChild>
        <w:div w:id="1816290385">
          <w:marLeft w:val="0"/>
          <w:marRight w:val="0"/>
          <w:marTop w:val="0"/>
          <w:marBottom w:val="0"/>
          <w:divBdr>
            <w:top w:val="none" w:sz="0" w:space="0" w:color="auto"/>
            <w:left w:val="none" w:sz="0" w:space="0" w:color="auto"/>
            <w:bottom w:val="none" w:sz="0" w:space="0" w:color="auto"/>
            <w:right w:val="none" w:sz="0" w:space="0" w:color="auto"/>
          </w:divBdr>
        </w:div>
      </w:divsChild>
    </w:div>
    <w:div w:id="284195185">
      <w:bodyDiv w:val="1"/>
      <w:marLeft w:val="0"/>
      <w:marRight w:val="0"/>
      <w:marTop w:val="0"/>
      <w:marBottom w:val="0"/>
      <w:divBdr>
        <w:top w:val="none" w:sz="0" w:space="0" w:color="auto"/>
        <w:left w:val="none" w:sz="0" w:space="0" w:color="auto"/>
        <w:bottom w:val="none" w:sz="0" w:space="0" w:color="auto"/>
        <w:right w:val="none" w:sz="0" w:space="0" w:color="auto"/>
      </w:divBdr>
      <w:divsChild>
        <w:div w:id="1409888126">
          <w:marLeft w:val="0"/>
          <w:marRight w:val="0"/>
          <w:marTop w:val="0"/>
          <w:marBottom w:val="0"/>
          <w:divBdr>
            <w:top w:val="none" w:sz="0" w:space="0" w:color="auto"/>
            <w:left w:val="none" w:sz="0" w:space="0" w:color="auto"/>
            <w:bottom w:val="none" w:sz="0" w:space="0" w:color="auto"/>
            <w:right w:val="none" w:sz="0" w:space="0" w:color="auto"/>
          </w:divBdr>
        </w:div>
      </w:divsChild>
    </w:div>
    <w:div w:id="284821262">
      <w:bodyDiv w:val="1"/>
      <w:marLeft w:val="0"/>
      <w:marRight w:val="0"/>
      <w:marTop w:val="0"/>
      <w:marBottom w:val="0"/>
      <w:divBdr>
        <w:top w:val="none" w:sz="0" w:space="0" w:color="auto"/>
        <w:left w:val="none" w:sz="0" w:space="0" w:color="auto"/>
        <w:bottom w:val="none" w:sz="0" w:space="0" w:color="auto"/>
        <w:right w:val="none" w:sz="0" w:space="0" w:color="auto"/>
      </w:divBdr>
      <w:divsChild>
        <w:div w:id="464543337">
          <w:marLeft w:val="0"/>
          <w:marRight w:val="0"/>
          <w:marTop w:val="0"/>
          <w:marBottom w:val="0"/>
          <w:divBdr>
            <w:top w:val="none" w:sz="0" w:space="0" w:color="auto"/>
            <w:left w:val="none" w:sz="0" w:space="0" w:color="auto"/>
            <w:bottom w:val="none" w:sz="0" w:space="0" w:color="auto"/>
            <w:right w:val="none" w:sz="0" w:space="0" w:color="auto"/>
          </w:divBdr>
        </w:div>
      </w:divsChild>
    </w:div>
    <w:div w:id="288826213">
      <w:bodyDiv w:val="1"/>
      <w:marLeft w:val="0"/>
      <w:marRight w:val="0"/>
      <w:marTop w:val="0"/>
      <w:marBottom w:val="0"/>
      <w:divBdr>
        <w:top w:val="none" w:sz="0" w:space="0" w:color="auto"/>
        <w:left w:val="none" w:sz="0" w:space="0" w:color="auto"/>
        <w:bottom w:val="none" w:sz="0" w:space="0" w:color="auto"/>
        <w:right w:val="none" w:sz="0" w:space="0" w:color="auto"/>
      </w:divBdr>
      <w:divsChild>
        <w:div w:id="1564607492">
          <w:marLeft w:val="0"/>
          <w:marRight w:val="0"/>
          <w:marTop w:val="0"/>
          <w:marBottom w:val="0"/>
          <w:divBdr>
            <w:top w:val="none" w:sz="0" w:space="0" w:color="auto"/>
            <w:left w:val="none" w:sz="0" w:space="0" w:color="auto"/>
            <w:bottom w:val="none" w:sz="0" w:space="0" w:color="auto"/>
            <w:right w:val="none" w:sz="0" w:space="0" w:color="auto"/>
          </w:divBdr>
        </w:div>
      </w:divsChild>
    </w:div>
    <w:div w:id="293565446">
      <w:bodyDiv w:val="1"/>
      <w:marLeft w:val="0"/>
      <w:marRight w:val="0"/>
      <w:marTop w:val="0"/>
      <w:marBottom w:val="0"/>
      <w:divBdr>
        <w:top w:val="none" w:sz="0" w:space="0" w:color="auto"/>
        <w:left w:val="none" w:sz="0" w:space="0" w:color="auto"/>
        <w:bottom w:val="none" w:sz="0" w:space="0" w:color="auto"/>
        <w:right w:val="none" w:sz="0" w:space="0" w:color="auto"/>
      </w:divBdr>
      <w:divsChild>
        <w:div w:id="1345595992">
          <w:marLeft w:val="0"/>
          <w:marRight w:val="0"/>
          <w:marTop w:val="0"/>
          <w:marBottom w:val="0"/>
          <w:divBdr>
            <w:top w:val="none" w:sz="0" w:space="0" w:color="auto"/>
            <w:left w:val="none" w:sz="0" w:space="0" w:color="auto"/>
            <w:bottom w:val="none" w:sz="0" w:space="0" w:color="auto"/>
            <w:right w:val="none" w:sz="0" w:space="0" w:color="auto"/>
          </w:divBdr>
        </w:div>
      </w:divsChild>
    </w:div>
    <w:div w:id="295723628">
      <w:bodyDiv w:val="1"/>
      <w:marLeft w:val="0"/>
      <w:marRight w:val="0"/>
      <w:marTop w:val="0"/>
      <w:marBottom w:val="0"/>
      <w:divBdr>
        <w:top w:val="none" w:sz="0" w:space="0" w:color="auto"/>
        <w:left w:val="none" w:sz="0" w:space="0" w:color="auto"/>
        <w:bottom w:val="none" w:sz="0" w:space="0" w:color="auto"/>
        <w:right w:val="none" w:sz="0" w:space="0" w:color="auto"/>
      </w:divBdr>
      <w:divsChild>
        <w:div w:id="917329152">
          <w:marLeft w:val="0"/>
          <w:marRight w:val="0"/>
          <w:marTop w:val="0"/>
          <w:marBottom w:val="0"/>
          <w:divBdr>
            <w:top w:val="none" w:sz="0" w:space="0" w:color="auto"/>
            <w:left w:val="none" w:sz="0" w:space="0" w:color="auto"/>
            <w:bottom w:val="none" w:sz="0" w:space="0" w:color="auto"/>
            <w:right w:val="none" w:sz="0" w:space="0" w:color="auto"/>
          </w:divBdr>
        </w:div>
      </w:divsChild>
    </w:div>
    <w:div w:id="296037651">
      <w:bodyDiv w:val="1"/>
      <w:marLeft w:val="0"/>
      <w:marRight w:val="0"/>
      <w:marTop w:val="0"/>
      <w:marBottom w:val="0"/>
      <w:divBdr>
        <w:top w:val="none" w:sz="0" w:space="0" w:color="auto"/>
        <w:left w:val="none" w:sz="0" w:space="0" w:color="auto"/>
        <w:bottom w:val="none" w:sz="0" w:space="0" w:color="auto"/>
        <w:right w:val="none" w:sz="0" w:space="0" w:color="auto"/>
      </w:divBdr>
      <w:divsChild>
        <w:div w:id="98531951">
          <w:marLeft w:val="0"/>
          <w:marRight w:val="0"/>
          <w:marTop w:val="0"/>
          <w:marBottom w:val="0"/>
          <w:divBdr>
            <w:top w:val="none" w:sz="0" w:space="0" w:color="auto"/>
            <w:left w:val="none" w:sz="0" w:space="0" w:color="auto"/>
            <w:bottom w:val="none" w:sz="0" w:space="0" w:color="auto"/>
            <w:right w:val="none" w:sz="0" w:space="0" w:color="auto"/>
          </w:divBdr>
        </w:div>
      </w:divsChild>
    </w:div>
    <w:div w:id="300382688">
      <w:bodyDiv w:val="1"/>
      <w:marLeft w:val="0"/>
      <w:marRight w:val="0"/>
      <w:marTop w:val="0"/>
      <w:marBottom w:val="0"/>
      <w:divBdr>
        <w:top w:val="none" w:sz="0" w:space="0" w:color="auto"/>
        <w:left w:val="none" w:sz="0" w:space="0" w:color="auto"/>
        <w:bottom w:val="none" w:sz="0" w:space="0" w:color="auto"/>
        <w:right w:val="none" w:sz="0" w:space="0" w:color="auto"/>
      </w:divBdr>
    </w:div>
    <w:div w:id="302196880">
      <w:bodyDiv w:val="1"/>
      <w:marLeft w:val="0"/>
      <w:marRight w:val="0"/>
      <w:marTop w:val="0"/>
      <w:marBottom w:val="0"/>
      <w:divBdr>
        <w:top w:val="none" w:sz="0" w:space="0" w:color="auto"/>
        <w:left w:val="none" w:sz="0" w:space="0" w:color="auto"/>
        <w:bottom w:val="none" w:sz="0" w:space="0" w:color="auto"/>
        <w:right w:val="none" w:sz="0" w:space="0" w:color="auto"/>
      </w:divBdr>
      <w:divsChild>
        <w:div w:id="1425301511">
          <w:marLeft w:val="0"/>
          <w:marRight w:val="0"/>
          <w:marTop w:val="0"/>
          <w:marBottom w:val="0"/>
          <w:divBdr>
            <w:top w:val="none" w:sz="0" w:space="0" w:color="auto"/>
            <w:left w:val="none" w:sz="0" w:space="0" w:color="auto"/>
            <w:bottom w:val="none" w:sz="0" w:space="0" w:color="auto"/>
            <w:right w:val="none" w:sz="0" w:space="0" w:color="auto"/>
          </w:divBdr>
        </w:div>
      </w:divsChild>
    </w:div>
    <w:div w:id="304508365">
      <w:bodyDiv w:val="1"/>
      <w:marLeft w:val="0"/>
      <w:marRight w:val="0"/>
      <w:marTop w:val="0"/>
      <w:marBottom w:val="0"/>
      <w:divBdr>
        <w:top w:val="none" w:sz="0" w:space="0" w:color="auto"/>
        <w:left w:val="none" w:sz="0" w:space="0" w:color="auto"/>
        <w:bottom w:val="none" w:sz="0" w:space="0" w:color="auto"/>
        <w:right w:val="none" w:sz="0" w:space="0" w:color="auto"/>
      </w:divBdr>
      <w:divsChild>
        <w:div w:id="26370262">
          <w:marLeft w:val="0"/>
          <w:marRight w:val="0"/>
          <w:marTop w:val="0"/>
          <w:marBottom w:val="0"/>
          <w:divBdr>
            <w:top w:val="none" w:sz="0" w:space="0" w:color="auto"/>
            <w:left w:val="none" w:sz="0" w:space="0" w:color="auto"/>
            <w:bottom w:val="none" w:sz="0" w:space="0" w:color="auto"/>
            <w:right w:val="none" w:sz="0" w:space="0" w:color="auto"/>
          </w:divBdr>
        </w:div>
      </w:divsChild>
    </w:div>
    <w:div w:id="308101089">
      <w:bodyDiv w:val="1"/>
      <w:marLeft w:val="0"/>
      <w:marRight w:val="0"/>
      <w:marTop w:val="0"/>
      <w:marBottom w:val="0"/>
      <w:divBdr>
        <w:top w:val="none" w:sz="0" w:space="0" w:color="auto"/>
        <w:left w:val="none" w:sz="0" w:space="0" w:color="auto"/>
        <w:bottom w:val="none" w:sz="0" w:space="0" w:color="auto"/>
        <w:right w:val="none" w:sz="0" w:space="0" w:color="auto"/>
      </w:divBdr>
      <w:divsChild>
        <w:div w:id="1698659971">
          <w:marLeft w:val="0"/>
          <w:marRight w:val="0"/>
          <w:marTop w:val="0"/>
          <w:marBottom w:val="0"/>
          <w:divBdr>
            <w:top w:val="none" w:sz="0" w:space="0" w:color="auto"/>
            <w:left w:val="none" w:sz="0" w:space="0" w:color="auto"/>
            <w:bottom w:val="none" w:sz="0" w:space="0" w:color="auto"/>
            <w:right w:val="none" w:sz="0" w:space="0" w:color="auto"/>
          </w:divBdr>
        </w:div>
      </w:divsChild>
    </w:div>
    <w:div w:id="312149522">
      <w:bodyDiv w:val="1"/>
      <w:marLeft w:val="0"/>
      <w:marRight w:val="0"/>
      <w:marTop w:val="0"/>
      <w:marBottom w:val="0"/>
      <w:divBdr>
        <w:top w:val="none" w:sz="0" w:space="0" w:color="auto"/>
        <w:left w:val="none" w:sz="0" w:space="0" w:color="auto"/>
        <w:bottom w:val="none" w:sz="0" w:space="0" w:color="auto"/>
        <w:right w:val="none" w:sz="0" w:space="0" w:color="auto"/>
      </w:divBdr>
      <w:divsChild>
        <w:div w:id="453597781">
          <w:marLeft w:val="0"/>
          <w:marRight w:val="0"/>
          <w:marTop w:val="0"/>
          <w:marBottom w:val="0"/>
          <w:divBdr>
            <w:top w:val="none" w:sz="0" w:space="0" w:color="auto"/>
            <w:left w:val="none" w:sz="0" w:space="0" w:color="auto"/>
            <w:bottom w:val="none" w:sz="0" w:space="0" w:color="auto"/>
            <w:right w:val="none" w:sz="0" w:space="0" w:color="auto"/>
          </w:divBdr>
        </w:div>
      </w:divsChild>
    </w:div>
    <w:div w:id="312950457">
      <w:bodyDiv w:val="1"/>
      <w:marLeft w:val="0"/>
      <w:marRight w:val="0"/>
      <w:marTop w:val="0"/>
      <w:marBottom w:val="0"/>
      <w:divBdr>
        <w:top w:val="none" w:sz="0" w:space="0" w:color="auto"/>
        <w:left w:val="none" w:sz="0" w:space="0" w:color="auto"/>
        <w:bottom w:val="none" w:sz="0" w:space="0" w:color="auto"/>
        <w:right w:val="none" w:sz="0" w:space="0" w:color="auto"/>
      </w:divBdr>
      <w:divsChild>
        <w:div w:id="2052916745">
          <w:marLeft w:val="0"/>
          <w:marRight w:val="0"/>
          <w:marTop w:val="0"/>
          <w:marBottom w:val="0"/>
          <w:divBdr>
            <w:top w:val="none" w:sz="0" w:space="0" w:color="auto"/>
            <w:left w:val="none" w:sz="0" w:space="0" w:color="auto"/>
            <w:bottom w:val="none" w:sz="0" w:space="0" w:color="auto"/>
            <w:right w:val="none" w:sz="0" w:space="0" w:color="auto"/>
          </w:divBdr>
        </w:div>
      </w:divsChild>
    </w:div>
    <w:div w:id="313026182">
      <w:bodyDiv w:val="1"/>
      <w:marLeft w:val="0"/>
      <w:marRight w:val="0"/>
      <w:marTop w:val="0"/>
      <w:marBottom w:val="0"/>
      <w:divBdr>
        <w:top w:val="none" w:sz="0" w:space="0" w:color="auto"/>
        <w:left w:val="none" w:sz="0" w:space="0" w:color="auto"/>
        <w:bottom w:val="none" w:sz="0" w:space="0" w:color="auto"/>
        <w:right w:val="none" w:sz="0" w:space="0" w:color="auto"/>
      </w:divBdr>
      <w:divsChild>
        <w:div w:id="1870491493">
          <w:marLeft w:val="0"/>
          <w:marRight w:val="0"/>
          <w:marTop w:val="0"/>
          <w:marBottom w:val="0"/>
          <w:divBdr>
            <w:top w:val="none" w:sz="0" w:space="0" w:color="auto"/>
            <w:left w:val="none" w:sz="0" w:space="0" w:color="auto"/>
            <w:bottom w:val="none" w:sz="0" w:space="0" w:color="auto"/>
            <w:right w:val="none" w:sz="0" w:space="0" w:color="auto"/>
          </w:divBdr>
        </w:div>
      </w:divsChild>
    </w:div>
    <w:div w:id="314258487">
      <w:bodyDiv w:val="1"/>
      <w:marLeft w:val="0"/>
      <w:marRight w:val="0"/>
      <w:marTop w:val="0"/>
      <w:marBottom w:val="0"/>
      <w:divBdr>
        <w:top w:val="none" w:sz="0" w:space="0" w:color="auto"/>
        <w:left w:val="none" w:sz="0" w:space="0" w:color="auto"/>
        <w:bottom w:val="none" w:sz="0" w:space="0" w:color="auto"/>
        <w:right w:val="none" w:sz="0" w:space="0" w:color="auto"/>
      </w:divBdr>
      <w:divsChild>
        <w:div w:id="544410335">
          <w:marLeft w:val="0"/>
          <w:marRight w:val="0"/>
          <w:marTop w:val="0"/>
          <w:marBottom w:val="0"/>
          <w:divBdr>
            <w:top w:val="none" w:sz="0" w:space="0" w:color="auto"/>
            <w:left w:val="none" w:sz="0" w:space="0" w:color="auto"/>
            <w:bottom w:val="none" w:sz="0" w:space="0" w:color="auto"/>
            <w:right w:val="none" w:sz="0" w:space="0" w:color="auto"/>
          </w:divBdr>
        </w:div>
      </w:divsChild>
    </w:div>
    <w:div w:id="317466841">
      <w:bodyDiv w:val="1"/>
      <w:marLeft w:val="0"/>
      <w:marRight w:val="0"/>
      <w:marTop w:val="0"/>
      <w:marBottom w:val="0"/>
      <w:divBdr>
        <w:top w:val="none" w:sz="0" w:space="0" w:color="auto"/>
        <w:left w:val="none" w:sz="0" w:space="0" w:color="auto"/>
        <w:bottom w:val="none" w:sz="0" w:space="0" w:color="auto"/>
        <w:right w:val="none" w:sz="0" w:space="0" w:color="auto"/>
      </w:divBdr>
      <w:divsChild>
        <w:div w:id="1293559618">
          <w:marLeft w:val="0"/>
          <w:marRight w:val="0"/>
          <w:marTop w:val="0"/>
          <w:marBottom w:val="0"/>
          <w:divBdr>
            <w:top w:val="none" w:sz="0" w:space="0" w:color="auto"/>
            <w:left w:val="none" w:sz="0" w:space="0" w:color="auto"/>
            <w:bottom w:val="none" w:sz="0" w:space="0" w:color="auto"/>
            <w:right w:val="none" w:sz="0" w:space="0" w:color="auto"/>
          </w:divBdr>
        </w:div>
      </w:divsChild>
    </w:div>
    <w:div w:id="321739538">
      <w:bodyDiv w:val="1"/>
      <w:marLeft w:val="0"/>
      <w:marRight w:val="0"/>
      <w:marTop w:val="0"/>
      <w:marBottom w:val="0"/>
      <w:divBdr>
        <w:top w:val="none" w:sz="0" w:space="0" w:color="auto"/>
        <w:left w:val="none" w:sz="0" w:space="0" w:color="auto"/>
        <w:bottom w:val="none" w:sz="0" w:space="0" w:color="auto"/>
        <w:right w:val="none" w:sz="0" w:space="0" w:color="auto"/>
      </w:divBdr>
      <w:divsChild>
        <w:div w:id="1797262170">
          <w:marLeft w:val="0"/>
          <w:marRight w:val="0"/>
          <w:marTop w:val="0"/>
          <w:marBottom w:val="0"/>
          <w:divBdr>
            <w:top w:val="none" w:sz="0" w:space="0" w:color="auto"/>
            <w:left w:val="none" w:sz="0" w:space="0" w:color="auto"/>
            <w:bottom w:val="none" w:sz="0" w:space="0" w:color="auto"/>
            <w:right w:val="none" w:sz="0" w:space="0" w:color="auto"/>
          </w:divBdr>
        </w:div>
      </w:divsChild>
    </w:div>
    <w:div w:id="322970234">
      <w:bodyDiv w:val="1"/>
      <w:marLeft w:val="0"/>
      <w:marRight w:val="0"/>
      <w:marTop w:val="0"/>
      <w:marBottom w:val="0"/>
      <w:divBdr>
        <w:top w:val="none" w:sz="0" w:space="0" w:color="auto"/>
        <w:left w:val="none" w:sz="0" w:space="0" w:color="auto"/>
        <w:bottom w:val="none" w:sz="0" w:space="0" w:color="auto"/>
        <w:right w:val="none" w:sz="0" w:space="0" w:color="auto"/>
      </w:divBdr>
      <w:divsChild>
        <w:div w:id="175265652">
          <w:marLeft w:val="0"/>
          <w:marRight w:val="0"/>
          <w:marTop w:val="0"/>
          <w:marBottom w:val="0"/>
          <w:divBdr>
            <w:top w:val="none" w:sz="0" w:space="0" w:color="auto"/>
            <w:left w:val="none" w:sz="0" w:space="0" w:color="auto"/>
            <w:bottom w:val="none" w:sz="0" w:space="0" w:color="auto"/>
            <w:right w:val="none" w:sz="0" w:space="0" w:color="auto"/>
          </w:divBdr>
        </w:div>
      </w:divsChild>
    </w:div>
    <w:div w:id="325323366">
      <w:bodyDiv w:val="1"/>
      <w:marLeft w:val="0"/>
      <w:marRight w:val="0"/>
      <w:marTop w:val="0"/>
      <w:marBottom w:val="0"/>
      <w:divBdr>
        <w:top w:val="none" w:sz="0" w:space="0" w:color="auto"/>
        <w:left w:val="none" w:sz="0" w:space="0" w:color="auto"/>
        <w:bottom w:val="none" w:sz="0" w:space="0" w:color="auto"/>
        <w:right w:val="none" w:sz="0" w:space="0" w:color="auto"/>
      </w:divBdr>
      <w:divsChild>
        <w:div w:id="1501190768">
          <w:marLeft w:val="0"/>
          <w:marRight w:val="0"/>
          <w:marTop w:val="0"/>
          <w:marBottom w:val="0"/>
          <w:divBdr>
            <w:top w:val="none" w:sz="0" w:space="0" w:color="auto"/>
            <w:left w:val="none" w:sz="0" w:space="0" w:color="auto"/>
            <w:bottom w:val="none" w:sz="0" w:space="0" w:color="auto"/>
            <w:right w:val="none" w:sz="0" w:space="0" w:color="auto"/>
          </w:divBdr>
        </w:div>
      </w:divsChild>
    </w:div>
    <w:div w:id="325329111">
      <w:bodyDiv w:val="1"/>
      <w:marLeft w:val="0"/>
      <w:marRight w:val="0"/>
      <w:marTop w:val="0"/>
      <w:marBottom w:val="0"/>
      <w:divBdr>
        <w:top w:val="none" w:sz="0" w:space="0" w:color="auto"/>
        <w:left w:val="none" w:sz="0" w:space="0" w:color="auto"/>
        <w:bottom w:val="none" w:sz="0" w:space="0" w:color="auto"/>
        <w:right w:val="none" w:sz="0" w:space="0" w:color="auto"/>
      </w:divBdr>
      <w:divsChild>
        <w:div w:id="671566944">
          <w:marLeft w:val="0"/>
          <w:marRight w:val="0"/>
          <w:marTop w:val="0"/>
          <w:marBottom w:val="0"/>
          <w:divBdr>
            <w:top w:val="none" w:sz="0" w:space="0" w:color="auto"/>
            <w:left w:val="none" w:sz="0" w:space="0" w:color="auto"/>
            <w:bottom w:val="none" w:sz="0" w:space="0" w:color="auto"/>
            <w:right w:val="none" w:sz="0" w:space="0" w:color="auto"/>
          </w:divBdr>
        </w:div>
      </w:divsChild>
    </w:div>
    <w:div w:id="328144557">
      <w:bodyDiv w:val="1"/>
      <w:marLeft w:val="0"/>
      <w:marRight w:val="0"/>
      <w:marTop w:val="0"/>
      <w:marBottom w:val="0"/>
      <w:divBdr>
        <w:top w:val="none" w:sz="0" w:space="0" w:color="auto"/>
        <w:left w:val="none" w:sz="0" w:space="0" w:color="auto"/>
        <w:bottom w:val="none" w:sz="0" w:space="0" w:color="auto"/>
        <w:right w:val="none" w:sz="0" w:space="0" w:color="auto"/>
      </w:divBdr>
      <w:divsChild>
        <w:div w:id="1521359360">
          <w:marLeft w:val="0"/>
          <w:marRight w:val="0"/>
          <w:marTop w:val="0"/>
          <w:marBottom w:val="0"/>
          <w:divBdr>
            <w:top w:val="none" w:sz="0" w:space="0" w:color="auto"/>
            <w:left w:val="none" w:sz="0" w:space="0" w:color="auto"/>
            <w:bottom w:val="none" w:sz="0" w:space="0" w:color="auto"/>
            <w:right w:val="none" w:sz="0" w:space="0" w:color="auto"/>
          </w:divBdr>
        </w:div>
      </w:divsChild>
    </w:div>
    <w:div w:id="329800274">
      <w:bodyDiv w:val="1"/>
      <w:marLeft w:val="0"/>
      <w:marRight w:val="0"/>
      <w:marTop w:val="0"/>
      <w:marBottom w:val="0"/>
      <w:divBdr>
        <w:top w:val="none" w:sz="0" w:space="0" w:color="auto"/>
        <w:left w:val="none" w:sz="0" w:space="0" w:color="auto"/>
        <w:bottom w:val="none" w:sz="0" w:space="0" w:color="auto"/>
        <w:right w:val="none" w:sz="0" w:space="0" w:color="auto"/>
      </w:divBdr>
      <w:divsChild>
        <w:div w:id="1284918238">
          <w:marLeft w:val="0"/>
          <w:marRight w:val="0"/>
          <w:marTop w:val="0"/>
          <w:marBottom w:val="0"/>
          <w:divBdr>
            <w:top w:val="none" w:sz="0" w:space="0" w:color="auto"/>
            <w:left w:val="none" w:sz="0" w:space="0" w:color="auto"/>
            <w:bottom w:val="none" w:sz="0" w:space="0" w:color="auto"/>
            <w:right w:val="none" w:sz="0" w:space="0" w:color="auto"/>
          </w:divBdr>
        </w:div>
      </w:divsChild>
    </w:div>
    <w:div w:id="332417401">
      <w:bodyDiv w:val="1"/>
      <w:marLeft w:val="0"/>
      <w:marRight w:val="0"/>
      <w:marTop w:val="0"/>
      <w:marBottom w:val="0"/>
      <w:divBdr>
        <w:top w:val="none" w:sz="0" w:space="0" w:color="auto"/>
        <w:left w:val="none" w:sz="0" w:space="0" w:color="auto"/>
        <w:bottom w:val="none" w:sz="0" w:space="0" w:color="auto"/>
        <w:right w:val="none" w:sz="0" w:space="0" w:color="auto"/>
      </w:divBdr>
      <w:divsChild>
        <w:div w:id="757823126">
          <w:marLeft w:val="0"/>
          <w:marRight w:val="0"/>
          <w:marTop w:val="0"/>
          <w:marBottom w:val="0"/>
          <w:divBdr>
            <w:top w:val="none" w:sz="0" w:space="0" w:color="auto"/>
            <w:left w:val="none" w:sz="0" w:space="0" w:color="auto"/>
            <w:bottom w:val="none" w:sz="0" w:space="0" w:color="auto"/>
            <w:right w:val="none" w:sz="0" w:space="0" w:color="auto"/>
          </w:divBdr>
        </w:div>
      </w:divsChild>
    </w:div>
    <w:div w:id="332803033">
      <w:bodyDiv w:val="1"/>
      <w:marLeft w:val="0"/>
      <w:marRight w:val="0"/>
      <w:marTop w:val="0"/>
      <w:marBottom w:val="0"/>
      <w:divBdr>
        <w:top w:val="none" w:sz="0" w:space="0" w:color="auto"/>
        <w:left w:val="none" w:sz="0" w:space="0" w:color="auto"/>
        <w:bottom w:val="none" w:sz="0" w:space="0" w:color="auto"/>
        <w:right w:val="none" w:sz="0" w:space="0" w:color="auto"/>
      </w:divBdr>
    </w:div>
    <w:div w:id="335303682">
      <w:bodyDiv w:val="1"/>
      <w:marLeft w:val="0"/>
      <w:marRight w:val="0"/>
      <w:marTop w:val="0"/>
      <w:marBottom w:val="0"/>
      <w:divBdr>
        <w:top w:val="none" w:sz="0" w:space="0" w:color="auto"/>
        <w:left w:val="none" w:sz="0" w:space="0" w:color="auto"/>
        <w:bottom w:val="none" w:sz="0" w:space="0" w:color="auto"/>
        <w:right w:val="none" w:sz="0" w:space="0" w:color="auto"/>
      </w:divBdr>
      <w:divsChild>
        <w:div w:id="909730376">
          <w:marLeft w:val="0"/>
          <w:marRight w:val="0"/>
          <w:marTop w:val="0"/>
          <w:marBottom w:val="0"/>
          <w:divBdr>
            <w:top w:val="none" w:sz="0" w:space="0" w:color="auto"/>
            <w:left w:val="none" w:sz="0" w:space="0" w:color="auto"/>
            <w:bottom w:val="none" w:sz="0" w:space="0" w:color="auto"/>
            <w:right w:val="none" w:sz="0" w:space="0" w:color="auto"/>
          </w:divBdr>
        </w:div>
      </w:divsChild>
    </w:div>
    <w:div w:id="336079769">
      <w:bodyDiv w:val="1"/>
      <w:marLeft w:val="0"/>
      <w:marRight w:val="0"/>
      <w:marTop w:val="0"/>
      <w:marBottom w:val="0"/>
      <w:divBdr>
        <w:top w:val="none" w:sz="0" w:space="0" w:color="auto"/>
        <w:left w:val="none" w:sz="0" w:space="0" w:color="auto"/>
        <w:bottom w:val="none" w:sz="0" w:space="0" w:color="auto"/>
        <w:right w:val="none" w:sz="0" w:space="0" w:color="auto"/>
      </w:divBdr>
      <w:divsChild>
        <w:div w:id="1160539768">
          <w:marLeft w:val="0"/>
          <w:marRight w:val="0"/>
          <w:marTop w:val="0"/>
          <w:marBottom w:val="0"/>
          <w:divBdr>
            <w:top w:val="none" w:sz="0" w:space="0" w:color="auto"/>
            <w:left w:val="none" w:sz="0" w:space="0" w:color="auto"/>
            <w:bottom w:val="none" w:sz="0" w:space="0" w:color="auto"/>
            <w:right w:val="none" w:sz="0" w:space="0" w:color="auto"/>
          </w:divBdr>
        </w:div>
      </w:divsChild>
    </w:div>
    <w:div w:id="336808713">
      <w:bodyDiv w:val="1"/>
      <w:marLeft w:val="0"/>
      <w:marRight w:val="0"/>
      <w:marTop w:val="0"/>
      <w:marBottom w:val="0"/>
      <w:divBdr>
        <w:top w:val="none" w:sz="0" w:space="0" w:color="auto"/>
        <w:left w:val="none" w:sz="0" w:space="0" w:color="auto"/>
        <w:bottom w:val="none" w:sz="0" w:space="0" w:color="auto"/>
        <w:right w:val="none" w:sz="0" w:space="0" w:color="auto"/>
      </w:divBdr>
      <w:divsChild>
        <w:div w:id="2060468212">
          <w:marLeft w:val="0"/>
          <w:marRight w:val="0"/>
          <w:marTop w:val="0"/>
          <w:marBottom w:val="0"/>
          <w:divBdr>
            <w:top w:val="none" w:sz="0" w:space="0" w:color="auto"/>
            <w:left w:val="none" w:sz="0" w:space="0" w:color="auto"/>
            <w:bottom w:val="none" w:sz="0" w:space="0" w:color="auto"/>
            <w:right w:val="none" w:sz="0" w:space="0" w:color="auto"/>
          </w:divBdr>
        </w:div>
      </w:divsChild>
    </w:div>
    <w:div w:id="342822313">
      <w:bodyDiv w:val="1"/>
      <w:marLeft w:val="0"/>
      <w:marRight w:val="0"/>
      <w:marTop w:val="0"/>
      <w:marBottom w:val="0"/>
      <w:divBdr>
        <w:top w:val="none" w:sz="0" w:space="0" w:color="auto"/>
        <w:left w:val="none" w:sz="0" w:space="0" w:color="auto"/>
        <w:bottom w:val="none" w:sz="0" w:space="0" w:color="auto"/>
        <w:right w:val="none" w:sz="0" w:space="0" w:color="auto"/>
      </w:divBdr>
      <w:divsChild>
        <w:div w:id="1318918843">
          <w:marLeft w:val="0"/>
          <w:marRight w:val="0"/>
          <w:marTop w:val="0"/>
          <w:marBottom w:val="0"/>
          <w:divBdr>
            <w:top w:val="none" w:sz="0" w:space="0" w:color="auto"/>
            <w:left w:val="none" w:sz="0" w:space="0" w:color="auto"/>
            <w:bottom w:val="none" w:sz="0" w:space="0" w:color="auto"/>
            <w:right w:val="none" w:sz="0" w:space="0" w:color="auto"/>
          </w:divBdr>
        </w:div>
      </w:divsChild>
    </w:div>
    <w:div w:id="345518384">
      <w:bodyDiv w:val="1"/>
      <w:marLeft w:val="0"/>
      <w:marRight w:val="0"/>
      <w:marTop w:val="0"/>
      <w:marBottom w:val="0"/>
      <w:divBdr>
        <w:top w:val="none" w:sz="0" w:space="0" w:color="auto"/>
        <w:left w:val="none" w:sz="0" w:space="0" w:color="auto"/>
        <w:bottom w:val="none" w:sz="0" w:space="0" w:color="auto"/>
        <w:right w:val="none" w:sz="0" w:space="0" w:color="auto"/>
      </w:divBdr>
      <w:divsChild>
        <w:div w:id="1032924691">
          <w:marLeft w:val="0"/>
          <w:marRight w:val="0"/>
          <w:marTop w:val="0"/>
          <w:marBottom w:val="0"/>
          <w:divBdr>
            <w:top w:val="none" w:sz="0" w:space="0" w:color="auto"/>
            <w:left w:val="none" w:sz="0" w:space="0" w:color="auto"/>
            <w:bottom w:val="none" w:sz="0" w:space="0" w:color="auto"/>
            <w:right w:val="none" w:sz="0" w:space="0" w:color="auto"/>
          </w:divBdr>
        </w:div>
      </w:divsChild>
    </w:div>
    <w:div w:id="348141988">
      <w:bodyDiv w:val="1"/>
      <w:marLeft w:val="0"/>
      <w:marRight w:val="0"/>
      <w:marTop w:val="0"/>
      <w:marBottom w:val="0"/>
      <w:divBdr>
        <w:top w:val="none" w:sz="0" w:space="0" w:color="auto"/>
        <w:left w:val="none" w:sz="0" w:space="0" w:color="auto"/>
        <w:bottom w:val="none" w:sz="0" w:space="0" w:color="auto"/>
        <w:right w:val="none" w:sz="0" w:space="0" w:color="auto"/>
      </w:divBdr>
      <w:divsChild>
        <w:div w:id="1891113362">
          <w:marLeft w:val="0"/>
          <w:marRight w:val="0"/>
          <w:marTop w:val="0"/>
          <w:marBottom w:val="0"/>
          <w:divBdr>
            <w:top w:val="none" w:sz="0" w:space="0" w:color="auto"/>
            <w:left w:val="none" w:sz="0" w:space="0" w:color="auto"/>
            <w:bottom w:val="none" w:sz="0" w:space="0" w:color="auto"/>
            <w:right w:val="none" w:sz="0" w:space="0" w:color="auto"/>
          </w:divBdr>
        </w:div>
      </w:divsChild>
    </w:div>
    <w:div w:id="350646235">
      <w:bodyDiv w:val="1"/>
      <w:marLeft w:val="0"/>
      <w:marRight w:val="0"/>
      <w:marTop w:val="0"/>
      <w:marBottom w:val="0"/>
      <w:divBdr>
        <w:top w:val="none" w:sz="0" w:space="0" w:color="auto"/>
        <w:left w:val="none" w:sz="0" w:space="0" w:color="auto"/>
        <w:bottom w:val="none" w:sz="0" w:space="0" w:color="auto"/>
        <w:right w:val="none" w:sz="0" w:space="0" w:color="auto"/>
      </w:divBdr>
      <w:divsChild>
        <w:div w:id="2098863790">
          <w:marLeft w:val="0"/>
          <w:marRight w:val="0"/>
          <w:marTop w:val="0"/>
          <w:marBottom w:val="0"/>
          <w:divBdr>
            <w:top w:val="none" w:sz="0" w:space="0" w:color="auto"/>
            <w:left w:val="none" w:sz="0" w:space="0" w:color="auto"/>
            <w:bottom w:val="none" w:sz="0" w:space="0" w:color="auto"/>
            <w:right w:val="none" w:sz="0" w:space="0" w:color="auto"/>
          </w:divBdr>
        </w:div>
      </w:divsChild>
    </w:div>
    <w:div w:id="358119527">
      <w:bodyDiv w:val="1"/>
      <w:marLeft w:val="0"/>
      <w:marRight w:val="0"/>
      <w:marTop w:val="0"/>
      <w:marBottom w:val="0"/>
      <w:divBdr>
        <w:top w:val="none" w:sz="0" w:space="0" w:color="auto"/>
        <w:left w:val="none" w:sz="0" w:space="0" w:color="auto"/>
        <w:bottom w:val="none" w:sz="0" w:space="0" w:color="auto"/>
        <w:right w:val="none" w:sz="0" w:space="0" w:color="auto"/>
      </w:divBdr>
      <w:divsChild>
        <w:div w:id="115685988">
          <w:marLeft w:val="0"/>
          <w:marRight w:val="0"/>
          <w:marTop w:val="0"/>
          <w:marBottom w:val="0"/>
          <w:divBdr>
            <w:top w:val="none" w:sz="0" w:space="0" w:color="auto"/>
            <w:left w:val="none" w:sz="0" w:space="0" w:color="auto"/>
            <w:bottom w:val="none" w:sz="0" w:space="0" w:color="auto"/>
            <w:right w:val="none" w:sz="0" w:space="0" w:color="auto"/>
          </w:divBdr>
        </w:div>
      </w:divsChild>
    </w:div>
    <w:div w:id="358509762">
      <w:bodyDiv w:val="1"/>
      <w:marLeft w:val="0"/>
      <w:marRight w:val="0"/>
      <w:marTop w:val="0"/>
      <w:marBottom w:val="0"/>
      <w:divBdr>
        <w:top w:val="none" w:sz="0" w:space="0" w:color="auto"/>
        <w:left w:val="none" w:sz="0" w:space="0" w:color="auto"/>
        <w:bottom w:val="none" w:sz="0" w:space="0" w:color="auto"/>
        <w:right w:val="none" w:sz="0" w:space="0" w:color="auto"/>
      </w:divBdr>
      <w:divsChild>
        <w:div w:id="2106218479">
          <w:marLeft w:val="0"/>
          <w:marRight w:val="0"/>
          <w:marTop w:val="0"/>
          <w:marBottom w:val="0"/>
          <w:divBdr>
            <w:top w:val="none" w:sz="0" w:space="0" w:color="auto"/>
            <w:left w:val="none" w:sz="0" w:space="0" w:color="auto"/>
            <w:bottom w:val="none" w:sz="0" w:space="0" w:color="auto"/>
            <w:right w:val="none" w:sz="0" w:space="0" w:color="auto"/>
          </w:divBdr>
        </w:div>
      </w:divsChild>
    </w:div>
    <w:div w:id="359471637">
      <w:bodyDiv w:val="1"/>
      <w:marLeft w:val="0"/>
      <w:marRight w:val="0"/>
      <w:marTop w:val="0"/>
      <w:marBottom w:val="0"/>
      <w:divBdr>
        <w:top w:val="none" w:sz="0" w:space="0" w:color="auto"/>
        <w:left w:val="none" w:sz="0" w:space="0" w:color="auto"/>
        <w:bottom w:val="none" w:sz="0" w:space="0" w:color="auto"/>
        <w:right w:val="none" w:sz="0" w:space="0" w:color="auto"/>
      </w:divBdr>
      <w:divsChild>
        <w:div w:id="1565599647">
          <w:marLeft w:val="0"/>
          <w:marRight w:val="0"/>
          <w:marTop w:val="0"/>
          <w:marBottom w:val="0"/>
          <w:divBdr>
            <w:top w:val="none" w:sz="0" w:space="0" w:color="auto"/>
            <w:left w:val="none" w:sz="0" w:space="0" w:color="auto"/>
            <w:bottom w:val="none" w:sz="0" w:space="0" w:color="auto"/>
            <w:right w:val="none" w:sz="0" w:space="0" w:color="auto"/>
          </w:divBdr>
        </w:div>
      </w:divsChild>
    </w:div>
    <w:div w:id="367146189">
      <w:bodyDiv w:val="1"/>
      <w:marLeft w:val="0"/>
      <w:marRight w:val="0"/>
      <w:marTop w:val="0"/>
      <w:marBottom w:val="0"/>
      <w:divBdr>
        <w:top w:val="none" w:sz="0" w:space="0" w:color="auto"/>
        <w:left w:val="none" w:sz="0" w:space="0" w:color="auto"/>
        <w:bottom w:val="none" w:sz="0" w:space="0" w:color="auto"/>
        <w:right w:val="none" w:sz="0" w:space="0" w:color="auto"/>
      </w:divBdr>
      <w:divsChild>
        <w:div w:id="1767531481">
          <w:marLeft w:val="0"/>
          <w:marRight w:val="0"/>
          <w:marTop w:val="0"/>
          <w:marBottom w:val="0"/>
          <w:divBdr>
            <w:top w:val="none" w:sz="0" w:space="0" w:color="auto"/>
            <w:left w:val="none" w:sz="0" w:space="0" w:color="auto"/>
            <w:bottom w:val="none" w:sz="0" w:space="0" w:color="auto"/>
            <w:right w:val="none" w:sz="0" w:space="0" w:color="auto"/>
          </w:divBdr>
        </w:div>
      </w:divsChild>
    </w:div>
    <w:div w:id="368384744">
      <w:bodyDiv w:val="1"/>
      <w:marLeft w:val="0"/>
      <w:marRight w:val="0"/>
      <w:marTop w:val="0"/>
      <w:marBottom w:val="0"/>
      <w:divBdr>
        <w:top w:val="none" w:sz="0" w:space="0" w:color="auto"/>
        <w:left w:val="none" w:sz="0" w:space="0" w:color="auto"/>
        <w:bottom w:val="none" w:sz="0" w:space="0" w:color="auto"/>
        <w:right w:val="none" w:sz="0" w:space="0" w:color="auto"/>
      </w:divBdr>
      <w:divsChild>
        <w:div w:id="1664427385">
          <w:marLeft w:val="0"/>
          <w:marRight w:val="0"/>
          <w:marTop w:val="0"/>
          <w:marBottom w:val="0"/>
          <w:divBdr>
            <w:top w:val="none" w:sz="0" w:space="0" w:color="auto"/>
            <w:left w:val="none" w:sz="0" w:space="0" w:color="auto"/>
            <w:bottom w:val="none" w:sz="0" w:space="0" w:color="auto"/>
            <w:right w:val="none" w:sz="0" w:space="0" w:color="auto"/>
          </w:divBdr>
        </w:div>
      </w:divsChild>
    </w:div>
    <w:div w:id="371853675">
      <w:bodyDiv w:val="1"/>
      <w:marLeft w:val="0"/>
      <w:marRight w:val="0"/>
      <w:marTop w:val="0"/>
      <w:marBottom w:val="0"/>
      <w:divBdr>
        <w:top w:val="none" w:sz="0" w:space="0" w:color="auto"/>
        <w:left w:val="none" w:sz="0" w:space="0" w:color="auto"/>
        <w:bottom w:val="none" w:sz="0" w:space="0" w:color="auto"/>
        <w:right w:val="none" w:sz="0" w:space="0" w:color="auto"/>
      </w:divBdr>
      <w:divsChild>
        <w:div w:id="1855070087">
          <w:marLeft w:val="0"/>
          <w:marRight w:val="0"/>
          <w:marTop w:val="0"/>
          <w:marBottom w:val="0"/>
          <w:divBdr>
            <w:top w:val="none" w:sz="0" w:space="0" w:color="auto"/>
            <w:left w:val="none" w:sz="0" w:space="0" w:color="auto"/>
            <w:bottom w:val="none" w:sz="0" w:space="0" w:color="auto"/>
            <w:right w:val="none" w:sz="0" w:space="0" w:color="auto"/>
          </w:divBdr>
        </w:div>
      </w:divsChild>
    </w:div>
    <w:div w:id="372506842">
      <w:bodyDiv w:val="1"/>
      <w:marLeft w:val="0"/>
      <w:marRight w:val="0"/>
      <w:marTop w:val="0"/>
      <w:marBottom w:val="0"/>
      <w:divBdr>
        <w:top w:val="none" w:sz="0" w:space="0" w:color="auto"/>
        <w:left w:val="none" w:sz="0" w:space="0" w:color="auto"/>
        <w:bottom w:val="none" w:sz="0" w:space="0" w:color="auto"/>
        <w:right w:val="none" w:sz="0" w:space="0" w:color="auto"/>
      </w:divBdr>
      <w:divsChild>
        <w:div w:id="386340302">
          <w:marLeft w:val="0"/>
          <w:marRight w:val="0"/>
          <w:marTop w:val="0"/>
          <w:marBottom w:val="0"/>
          <w:divBdr>
            <w:top w:val="none" w:sz="0" w:space="0" w:color="auto"/>
            <w:left w:val="none" w:sz="0" w:space="0" w:color="auto"/>
            <w:bottom w:val="none" w:sz="0" w:space="0" w:color="auto"/>
            <w:right w:val="none" w:sz="0" w:space="0" w:color="auto"/>
          </w:divBdr>
        </w:div>
      </w:divsChild>
    </w:div>
    <w:div w:id="374619324">
      <w:bodyDiv w:val="1"/>
      <w:marLeft w:val="0"/>
      <w:marRight w:val="0"/>
      <w:marTop w:val="0"/>
      <w:marBottom w:val="0"/>
      <w:divBdr>
        <w:top w:val="none" w:sz="0" w:space="0" w:color="auto"/>
        <w:left w:val="none" w:sz="0" w:space="0" w:color="auto"/>
        <w:bottom w:val="none" w:sz="0" w:space="0" w:color="auto"/>
        <w:right w:val="none" w:sz="0" w:space="0" w:color="auto"/>
      </w:divBdr>
      <w:divsChild>
        <w:div w:id="167453499">
          <w:marLeft w:val="0"/>
          <w:marRight w:val="0"/>
          <w:marTop w:val="0"/>
          <w:marBottom w:val="0"/>
          <w:divBdr>
            <w:top w:val="none" w:sz="0" w:space="0" w:color="auto"/>
            <w:left w:val="none" w:sz="0" w:space="0" w:color="auto"/>
            <w:bottom w:val="none" w:sz="0" w:space="0" w:color="auto"/>
            <w:right w:val="none" w:sz="0" w:space="0" w:color="auto"/>
          </w:divBdr>
        </w:div>
      </w:divsChild>
    </w:div>
    <w:div w:id="376899100">
      <w:bodyDiv w:val="1"/>
      <w:marLeft w:val="0"/>
      <w:marRight w:val="0"/>
      <w:marTop w:val="0"/>
      <w:marBottom w:val="0"/>
      <w:divBdr>
        <w:top w:val="none" w:sz="0" w:space="0" w:color="auto"/>
        <w:left w:val="none" w:sz="0" w:space="0" w:color="auto"/>
        <w:bottom w:val="none" w:sz="0" w:space="0" w:color="auto"/>
        <w:right w:val="none" w:sz="0" w:space="0" w:color="auto"/>
      </w:divBdr>
      <w:divsChild>
        <w:div w:id="737050243">
          <w:marLeft w:val="0"/>
          <w:marRight w:val="0"/>
          <w:marTop w:val="0"/>
          <w:marBottom w:val="0"/>
          <w:divBdr>
            <w:top w:val="none" w:sz="0" w:space="0" w:color="auto"/>
            <w:left w:val="none" w:sz="0" w:space="0" w:color="auto"/>
            <w:bottom w:val="none" w:sz="0" w:space="0" w:color="auto"/>
            <w:right w:val="none" w:sz="0" w:space="0" w:color="auto"/>
          </w:divBdr>
        </w:div>
      </w:divsChild>
    </w:div>
    <w:div w:id="379715984">
      <w:bodyDiv w:val="1"/>
      <w:marLeft w:val="0"/>
      <w:marRight w:val="0"/>
      <w:marTop w:val="0"/>
      <w:marBottom w:val="0"/>
      <w:divBdr>
        <w:top w:val="none" w:sz="0" w:space="0" w:color="auto"/>
        <w:left w:val="none" w:sz="0" w:space="0" w:color="auto"/>
        <w:bottom w:val="none" w:sz="0" w:space="0" w:color="auto"/>
        <w:right w:val="none" w:sz="0" w:space="0" w:color="auto"/>
      </w:divBdr>
      <w:divsChild>
        <w:div w:id="1672442989">
          <w:marLeft w:val="0"/>
          <w:marRight w:val="0"/>
          <w:marTop w:val="0"/>
          <w:marBottom w:val="0"/>
          <w:divBdr>
            <w:top w:val="none" w:sz="0" w:space="0" w:color="auto"/>
            <w:left w:val="none" w:sz="0" w:space="0" w:color="auto"/>
            <w:bottom w:val="none" w:sz="0" w:space="0" w:color="auto"/>
            <w:right w:val="none" w:sz="0" w:space="0" w:color="auto"/>
          </w:divBdr>
        </w:div>
      </w:divsChild>
    </w:div>
    <w:div w:id="392121561">
      <w:bodyDiv w:val="1"/>
      <w:marLeft w:val="0"/>
      <w:marRight w:val="0"/>
      <w:marTop w:val="0"/>
      <w:marBottom w:val="0"/>
      <w:divBdr>
        <w:top w:val="none" w:sz="0" w:space="0" w:color="auto"/>
        <w:left w:val="none" w:sz="0" w:space="0" w:color="auto"/>
        <w:bottom w:val="none" w:sz="0" w:space="0" w:color="auto"/>
        <w:right w:val="none" w:sz="0" w:space="0" w:color="auto"/>
      </w:divBdr>
      <w:divsChild>
        <w:div w:id="2003309800">
          <w:marLeft w:val="0"/>
          <w:marRight w:val="0"/>
          <w:marTop w:val="0"/>
          <w:marBottom w:val="0"/>
          <w:divBdr>
            <w:top w:val="none" w:sz="0" w:space="0" w:color="auto"/>
            <w:left w:val="none" w:sz="0" w:space="0" w:color="auto"/>
            <w:bottom w:val="none" w:sz="0" w:space="0" w:color="auto"/>
            <w:right w:val="none" w:sz="0" w:space="0" w:color="auto"/>
          </w:divBdr>
        </w:div>
      </w:divsChild>
    </w:div>
    <w:div w:id="392629045">
      <w:bodyDiv w:val="1"/>
      <w:marLeft w:val="0"/>
      <w:marRight w:val="0"/>
      <w:marTop w:val="0"/>
      <w:marBottom w:val="0"/>
      <w:divBdr>
        <w:top w:val="none" w:sz="0" w:space="0" w:color="auto"/>
        <w:left w:val="none" w:sz="0" w:space="0" w:color="auto"/>
        <w:bottom w:val="none" w:sz="0" w:space="0" w:color="auto"/>
        <w:right w:val="none" w:sz="0" w:space="0" w:color="auto"/>
      </w:divBdr>
      <w:divsChild>
        <w:div w:id="1739009485">
          <w:marLeft w:val="0"/>
          <w:marRight w:val="0"/>
          <w:marTop w:val="0"/>
          <w:marBottom w:val="0"/>
          <w:divBdr>
            <w:top w:val="none" w:sz="0" w:space="0" w:color="auto"/>
            <w:left w:val="none" w:sz="0" w:space="0" w:color="auto"/>
            <w:bottom w:val="none" w:sz="0" w:space="0" w:color="auto"/>
            <w:right w:val="none" w:sz="0" w:space="0" w:color="auto"/>
          </w:divBdr>
        </w:div>
      </w:divsChild>
    </w:div>
    <w:div w:id="393551693">
      <w:bodyDiv w:val="1"/>
      <w:marLeft w:val="0"/>
      <w:marRight w:val="0"/>
      <w:marTop w:val="0"/>
      <w:marBottom w:val="0"/>
      <w:divBdr>
        <w:top w:val="none" w:sz="0" w:space="0" w:color="auto"/>
        <w:left w:val="none" w:sz="0" w:space="0" w:color="auto"/>
        <w:bottom w:val="none" w:sz="0" w:space="0" w:color="auto"/>
        <w:right w:val="none" w:sz="0" w:space="0" w:color="auto"/>
      </w:divBdr>
      <w:divsChild>
        <w:div w:id="362098325">
          <w:marLeft w:val="0"/>
          <w:marRight w:val="0"/>
          <w:marTop w:val="0"/>
          <w:marBottom w:val="0"/>
          <w:divBdr>
            <w:top w:val="none" w:sz="0" w:space="0" w:color="auto"/>
            <w:left w:val="none" w:sz="0" w:space="0" w:color="auto"/>
            <w:bottom w:val="none" w:sz="0" w:space="0" w:color="auto"/>
            <w:right w:val="none" w:sz="0" w:space="0" w:color="auto"/>
          </w:divBdr>
        </w:div>
      </w:divsChild>
    </w:div>
    <w:div w:id="394008402">
      <w:bodyDiv w:val="1"/>
      <w:marLeft w:val="0"/>
      <w:marRight w:val="0"/>
      <w:marTop w:val="0"/>
      <w:marBottom w:val="0"/>
      <w:divBdr>
        <w:top w:val="none" w:sz="0" w:space="0" w:color="auto"/>
        <w:left w:val="none" w:sz="0" w:space="0" w:color="auto"/>
        <w:bottom w:val="none" w:sz="0" w:space="0" w:color="auto"/>
        <w:right w:val="none" w:sz="0" w:space="0" w:color="auto"/>
      </w:divBdr>
      <w:divsChild>
        <w:div w:id="481889001">
          <w:marLeft w:val="0"/>
          <w:marRight w:val="0"/>
          <w:marTop w:val="0"/>
          <w:marBottom w:val="0"/>
          <w:divBdr>
            <w:top w:val="none" w:sz="0" w:space="0" w:color="auto"/>
            <w:left w:val="none" w:sz="0" w:space="0" w:color="auto"/>
            <w:bottom w:val="none" w:sz="0" w:space="0" w:color="auto"/>
            <w:right w:val="none" w:sz="0" w:space="0" w:color="auto"/>
          </w:divBdr>
        </w:div>
      </w:divsChild>
    </w:div>
    <w:div w:id="397365714">
      <w:bodyDiv w:val="1"/>
      <w:marLeft w:val="0"/>
      <w:marRight w:val="0"/>
      <w:marTop w:val="0"/>
      <w:marBottom w:val="0"/>
      <w:divBdr>
        <w:top w:val="none" w:sz="0" w:space="0" w:color="auto"/>
        <w:left w:val="none" w:sz="0" w:space="0" w:color="auto"/>
        <w:bottom w:val="none" w:sz="0" w:space="0" w:color="auto"/>
        <w:right w:val="none" w:sz="0" w:space="0" w:color="auto"/>
      </w:divBdr>
      <w:divsChild>
        <w:div w:id="1195118797">
          <w:marLeft w:val="0"/>
          <w:marRight w:val="0"/>
          <w:marTop w:val="0"/>
          <w:marBottom w:val="0"/>
          <w:divBdr>
            <w:top w:val="none" w:sz="0" w:space="0" w:color="auto"/>
            <w:left w:val="none" w:sz="0" w:space="0" w:color="auto"/>
            <w:bottom w:val="none" w:sz="0" w:space="0" w:color="auto"/>
            <w:right w:val="none" w:sz="0" w:space="0" w:color="auto"/>
          </w:divBdr>
        </w:div>
      </w:divsChild>
    </w:div>
    <w:div w:id="401293941">
      <w:bodyDiv w:val="1"/>
      <w:marLeft w:val="0"/>
      <w:marRight w:val="0"/>
      <w:marTop w:val="0"/>
      <w:marBottom w:val="0"/>
      <w:divBdr>
        <w:top w:val="none" w:sz="0" w:space="0" w:color="auto"/>
        <w:left w:val="none" w:sz="0" w:space="0" w:color="auto"/>
        <w:bottom w:val="none" w:sz="0" w:space="0" w:color="auto"/>
        <w:right w:val="none" w:sz="0" w:space="0" w:color="auto"/>
      </w:divBdr>
      <w:divsChild>
        <w:div w:id="1571764692">
          <w:marLeft w:val="0"/>
          <w:marRight w:val="0"/>
          <w:marTop w:val="0"/>
          <w:marBottom w:val="0"/>
          <w:divBdr>
            <w:top w:val="none" w:sz="0" w:space="0" w:color="auto"/>
            <w:left w:val="none" w:sz="0" w:space="0" w:color="auto"/>
            <w:bottom w:val="none" w:sz="0" w:space="0" w:color="auto"/>
            <w:right w:val="none" w:sz="0" w:space="0" w:color="auto"/>
          </w:divBdr>
        </w:div>
      </w:divsChild>
    </w:div>
    <w:div w:id="403382823">
      <w:bodyDiv w:val="1"/>
      <w:marLeft w:val="0"/>
      <w:marRight w:val="0"/>
      <w:marTop w:val="0"/>
      <w:marBottom w:val="0"/>
      <w:divBdr>
        <w:top w:val="none" w:sz="0" w:space="0" w:color="auto"/>
        <w:left w:val="none" w:sz="0" w:space="0" w:color="auto"/>
        <w:bottom w:val="none" w:sz="0" w:space="0" w:color="auto"/>
        <w:right w:val="none" w:sz="0" w:space="0" w:color="auto"/>
      </w:divBdr>
      <w:divsChild>
        <w:div w:id="1584219829">
          <w:marLeft w:val="0"/>
          <w:marRight w:val="0"/>
          <w:marTop w:val="0"/>
          <w:marBottom w:val="0"/>
          <w:divBdr>
            <w:top w:val="none" w:sz="0" w:space="0" w:color="auto"/>
            <w:left w:val="none" w:sz="0" w:space="0" w:color="auto"/>
            <w:bottom w:val="none" w:sz="0" w:space="0" w:color="auto"/>
            <w:right w:val="none" w:sz="0" w:space="0" w:color="auto"/>
          </w:divBdr>
        </w:div>
      </w:divsChild>
    </w:div>
    <w:div w:id="406222971">
      <w:bodyDiv w:val="1"/>
      <w:marLeft w:val="0"/>
      <w:marRight w:val="0"/>
      <w:marTop w:val="0"/>
      <w:marBottom w:val="0"/>
      <w:divBdr>
        <w:top w:val="none" w:sz="0" w:space="0" w:color="auto"/>
        <w:left w:val="none" w:sz="0" w:space="0" w:color="auto"/>
        <w:bottom w:val="none" w:sz="0" w:space="0" w:color="auto"/>
        <w:right w:val="none" w:sz="0" w:space="0" w:color="auto"/>
      </w:divBdr>
      <w:divsChild>
        <w:div w:id="1643924416">
          <w:marLeft w:val="0"/>
          <w:marRight w:val="0"/>
          <w:marTop w:val="0"/>
          <w:marBottom w:val="0"/>
          <w:divBdr>
            <w:top w:val="none" w:sz="0" w:space="0" w:color="auto"/>
            <w:left w:val="none" w:sz="0" w:space="0" w:color="auto"/>
            <w:bottom w:val="none" w:sz="0" w:space="0" w:color="auto"/>
            <w:right w:val="none" w:sz="0" w:space="0" w:color="auto"/>
          </w:divBdr>
        </w:div>
      </w:divsChild>
    </w:div>
    <w:div w:id="413553049">
      <w:bodyDiv w:val="1"/>
      <w:marLeft w:val="0"/>
      <w:marRight w:val="0"/>
      <w:marTop w:val="0"/>
      <w:marBottom w:val="0"/>
      <w:divBdr>
        <w:top w:val="none" w:sz="0" w:space="0" w:color="auto"/>
        <w:left w:val="none" w:sz="0" w:space="0" w:color="auto"/>
        <w:bottom w:val="none" w:sz="0" w:space="0" w:color="auto"/>
        <w:right w:val="none" w:sz="0" w:space="0" w:color="auto"/>
      </w:divBdr>
      <w:divsChild>
        <w:div w:id="958149266">
          <w:marLeft w:val="0"/>
          <w:marRight w:val="0"/>
          <w:marTop w:val="0"/>
          <w:marBottom w:val="0"/>
          <w:divBdr>
            <w:top w:val="none" w:sz="0" w:space="0" w:color="auto"/>
            <w:left w:val="none" w:sz="0" w:space="0" w:color="auto"/>
            <w:bottom w:val="none" w:sz="0" w:space="0" w:color="auto"/>
            <w:right w:val="none" w:sz="0" w:space="0" w:color="auto"/>
          </w:divBdr>
        </w:div>
      </w:divsChild>
    </w:div>
    <w:div w:id="414787112">
      <w:bodyDiv w:val="1"/>
      <w:marLeft w:val="0"/>
      <w:marRight w:val="0"/>
      <w:marTop w:val="0"/>
      <w:marBottom w:val="0"/>
      <w:divBdr>
        <w:top w:val="none" w:sz="0" w:space="0" w:color="auto"/>
        <w:left w:val="none" w:sz="0" w:space="0" w:color="auto"/>
        <w:bottom w:val="none" w:sz="0" w:space="0" w:color="auto"/>
        <w:right w:val="none" w:sz="0" w:space="0" w:color="auto"/>
      </w:divBdr>
      <w:divsChild>
        <w:div w:id="1876697918">
          <w:marLeft w:val="0"/>
          <w:marRight w:val="0"/>
          <w:marTop w:val="0"/>
          <w:marBottom w:val="0"/>
          <w:divBdr>
            <w:top w:val="none" w:sz="0" w:space="0" w:color="auto"/>
            <w:left w:val="none" w:sz="0" w:space="0" w:color="auto"/>
            <w:bottom w:val="none" w:sz="0" w:space="0" w:color="auto"/>
            <w:right w:val="none" w:sz="0" w:space="0" w:color="auto"/>
          </w:divBdr>
        </w:div>
      </w:divsChild>
    </w:div>
    <w:div w:id="415246601">
      <w:bodyDiv w:val="1"/>
      <w:marLeft w:val="0"/>
      <w:marRight w:val="0"/>
      <w:marTop w:val="0"/>
      <w:marBottom w:val="0"/>
      <w:divBdr>
        <w:top w:val="none" w:sz="0" w:space="0" w:color="auto"/>
        <w:left w:val="none" w:sz="0" w:space="0" w:color="auto"/>
        <w:bottom w:val="none" w:sz="0" w:space="0" w:color="auto"/>
        <w:right w:val="none" w:sz="0" w:space="0" w:color="auto"/>
      </w:divBdr>
      <w:divsChild>
        <w:div w:id="1979067846">
          <w:marLeft w:val="0"/>
          <w:marRight w:val="0"/>
          <w:marTop w:val="0"/>
          <w:marBottom w:val="0"/>
          <w:divBdr>
            <w:top w:val="none" w:sz="0" w:space="0" w:color="auto"/>
            <w:left w:val="none" w:sz="0" w:space="0" w:color="auto"/>
            <w:bottom w:val="none" w:sz="0" w:space="0" w:color="auto"/>
            <w:right w:val="none" w:sz="0" w:space="0" w:color="auto"/>
          </w:divBdr>
        </w:div>
      </w:divsChild>
    </w:div>
    <w:div w:id="419105952">
      <w:bodyDiv w:val="1"/>
      <w:marLeft w:val="0"/>
      <w:marRight w:val="0"/>
      <w:marTop w:val="0"/>
      <w:marBottom w:val="0"/>
      <w:divBdr>
        <w:top w:val="none" w:sz="0" w:space="0" w:color="auto"/>
        <w:left w:val="none" w:sz="0" w:space="0" w:color="auto"/>
        <w:bottom w:val="none" w:sz="0" w:space="0" w:color="auto"/>
        <w:right w:val="none" w:sz="0" w:space="0" w:color="auto"/>
      </w:divBdr>
      <w:divsChild>
        <w:div w:id="1871799811">
          <w:marLeft w:val="0"/>
          <w:marRight w:val="0"/>
          <w:marTop w:val="0"/>
          <w:marBottom w:val="0"/>
          <w:divBdr>
            <w:top w:val="none" w:sz="0" w:space="0" w:color="auto"/>
            <w:left w:val="none" w:sz="0" w:space="0" w:color="auto"/>
            <w:bottom w:val="none" w:sz="0" w:space="0" w:color="auto"/>
            <w:right w:val="none" w:sz="0" w:space="0" w:color="auto"/>
          </w:divBdr>
        </w:div>
      </w:divsChild>
    </w:div>
    <w:div w:id="422647146">
      <w:bodyDiv w:val="1"/>
      <w:marLeft w:val="0"/>
      <w:marRight w:val="0"/>
      <w:marTop w:val="0"/>
      <w:marBottom w:val="0"/>
      <w:divBdr>
        <w:top w:val="none" w:sz="0" w:space="0" w:color="auto"/>
        <w:left w:val="none" w:sz="0" w:space="0" w:color="auto"/>
        <w:bottom w:val="none" w:sz="0" w:space="0" w:color="auto"/>
        <w:right w:val="none" w:sz="0" w:space="0" w:color="auto"/>
      </w:divBdr>
      <w:divsChild>
        <w:div w:id="1894079835">
          <w:marLeft w:val="0"/>
          <w:marRight w:val="0"/>
          <w:marTop w:val="0"/>
          <w:marBottom w:val="0"/>
          <w:divBdr>
            <w:top w:val="none" w:sz="0" w:space="0" w:color="auto"/>
            <w:left w:val="none" w:sz="0" w:space="0" w:color="auto"/>
            <w:bottom w:val="none" w:sz="0" w:space="0" w:color="auto"/>
            <w:right w:val="none" w:sz="0" w:space="0" w:color="auto"/>
          </w:divBdr>
        </w:div>
      </w:divsChild>
    </w:div>
    <w:div w:id="426660509">
      <w:bodyDiv w:val="1"/>
      <w:marLeft w:val="0"/>
      <w:marRight w:val="0"/>
      <w:marTop w:val="0"/>
      <w:marBottom w:val="0"/>
      <w:divBdr>
        <w:top w:val="none" w:sz="0" w:space="0" w:color="auto"/>
        <w:left w:val="none" w:sz="0" w:space="0" w:color="auto"/>
        <w:bottom w:val="none" w:sz="0" w:space="0" w:color="auto"/>
        <w:right w:val="none" w:sz="0" w:space="0" w:color="auto"/>
      </w:divBdr>
      <w:divsChild>
        <w:div w:id="1205141595">
          <w:marLeft w:val="0"/>
          <w:marRight w:val="0"/>
          <w:marTop w:val="0"/>
          <w:marBottom w:val="0"/>
          <w:divBdr>
            <w:top w:val="none" w:sz="0" w:space="0" w:color="auto"/>
            <w:left w:val="none" w:sz="0" w:space="0" w:color="auto"/>
            <w:bottom w:val="none" w:sz="0" w:space="0" w:color="auto"/>
            <w:right w:val="none" w:sz="0" w:space="0" w:color="auto"/>
          </w:divBdr>
        </w:div>
      </w:divsChild>
    </w:div>
    <w:div w:id="428426694">
      <w:bodyDiv w:val="1"/>
      <w:marLeft w:val="0"/>
      <w:marRight w:val="0"/>
      <w:marTop w:val="0"/>
      <w:marBottom w:val="0"/>
      <w:divBdr>
        <w:top w:val="none" w:sz="0" w:space="0" w:color="auto"/>
        <w:left w:val="none" w:sz="0" w:space="0" w:color="auto"/>
        <w:bottom w:val="none" w:sz="0" w:space="0" w:color="auto"/>
        <w:right w:val="none" w:sz="0" w:space="0" w:color="auto"/>
      </w:divBdr>
    </w:div>
    <w:div w:id="430131168">
      <w:bodyDiv w:val="1"/>
      <w:marLeft w:val="0"/>
      <w:marRight w:val="0"/>
      <w:marTop w:val="0"/>
      <w:marBottom w:val="0"/>
      <w:divBdr>
        <w:top w:val="none" w:sz="0" w:space="0" w:color="auto"/>
        <w:left w:val="none" w:sz="0" w:space="0" w:color="auto"/>
        <w:bottom w:val="none" w:sz="0" w:space="0" w:color="auto"/>
        <w:right w:val="none" w:sz="0" w:space="0" w:color="auto"/>
      </w:divBdr>
      <w:divsChild>
        <w:div w:id="1868910598">
          <w:marLeft w:val="0"/>
          <w:marRight w:val="0"/>
          <w:marTop w:val="0"/>
          <w:marBottom w:val="0"/>
          <w:divBdr>
            <w:top w:val="none" w:sz="0" w:space="0" w:color="auto"/>
            <w:left w:val="none" w:sz="0" w:space="0" w:color="auto"/>
            <w:bottom w:val="none" w:sz="0" w:space="0" w:color="auto"/>
            <w:right w:val="none" w:sz="0" w:space="0" w:color="auto"/>
          </w:divBdr>
        </w:div>
      </w:divsChild>
    </w:div>
    <w:div w:id="430856435">
      <w:bodyDiv w:val="1"/>
      <w:marLeft w:val="0"/>
      <w:marRight w:val="0"/>
      <w:marTop w:val="0"/>
      <w:marBottom w:val="0"/>
      <w:divBdr>
        <w:top w:val="none" w:sz="0" w:space="0" w:color="auto"/>
        <w:left w:val="none" w:sz="0" w:space="0" w:color="auto"/>
        <w:bottom w:val="none" w:sz="0" w:space="0" w:color="auto"/>
        <w:right w:val="none" w:sz="0" w:space="0" w:color="auto"/>
      </w:divBdr>
      <w:divsChild>
        <w:div w:id="1199510587">
          <w:marLeft w:val="0"/>
          <w:marRight w:val="0"/>
          <w:marTop w:val="0"/>
          <w:marBottom w:val="0"/>
          <w:divBdr>
            <w:top w:val="none" w:sz="0" w:space="0" w:color="auto"/>
            <w:left w:val="none" w:sz="0" w:space="0" w:color="auto"/>
            <w:bottom w:val="none" w:sz="0" w:space="0" w:color="auto"/>
            <w:right w:val="none" w:sz="0" w:space="0" w:color="auto"/>
          </w:divBdr>
        </w:div>
      </w:divsChild>
    </w:div>
    <w:div w:id="432944456">
      <w:bodyDiv w:val="1"/>
      <w:marLeft w:val="0"/>
      <w:marRight w:val="0"/>
      <w:marTop w:val="0"/>
      <w:marBottom w:val="0"/>
      <w:divBdr>
        <w:top w:val="none" w:sz="0" w:space="0" w:color="auto"/>
        <w:left w:val="none" w:sz="0" w:space="0" w:color="auto"/>
        <w:bottom w:val="none" w:sz="0" w:space="0" w:color="auto"/>
        <w:right w:val="none" w:sz="0" w:space="0" w:color="auto"/>
      </w:divBdr>
      <w:divsChild>
        <w:div w:id="2076314021">
          <w:marLeft w:val="0"/>
          <w:marRight w:val="0"/>
          <w:marTop w:val="0"/>
          <w:marBottom w:val="0"/>
          <w:divBdr>
            <w:top w:val="none" w:sz="0" w:space="0" w:color="auto"/>
            <w:left w:val="none" w:sz="0" w:space="0" w:color="auto"/>
            <w:bottom w:val="none" w:sz="0" w:space="0" w:color="auto"/>
            <w:right w:val="none" w:sz="0" w:space="0" w:color="auto"/>
          </w:divBdr>
        </w:div>
      </w:divsChild>
    </w:div>
    <w:div w:id="433133469">
      <w:bodyDiv w:val="1"/>
      <w:marLeft w:val="0"/>
      <w:marRight w:val="0"/>
      <w:marTop w:val="0"/>
      <w:marBottom w:val="0"/>
      <w:divBdr>
        <w:top w:val="none" w:sz="0" w:space="0" w:color="auto"/>
        <w:left w:val="none" w:sz="0" w:space="0" w:color="auto"/>
        <w:bottom w:val="none" w:sz="0" w:space="0" w:color="auto"/>
        <w:right w:val="none" w:sz="0" w:space="0" w:color="auto"/>
      </w:divBdr>
      <w:divsChild>
        <w:div w:id="1359044155">
          <w:marLeft w:val="0"/>
          <w:marRight w:val="0"/>
          <w:marTop w:val="0"/>
          <w:marBottom w:val="0"/>
          <w:divBdr>
            <w:top w:val="none" w:sz="0" w:space="0" w:color="auto"/>
            <w:left w:val="none" w:sz="0" w:space="0" w:color="auto"/>
            <w:bottom w:val="none" w:sz="0" w:space="0" w:color="auto"/>
            <w:right w:val="none" w:sz="0" w:space="0" w:color="auto"/>
          </w:divBdr>
        </w:div>
      </w:divsChild>
    </w:div>
    <w:div w:id="437063738">
      <w:bodyDiv w:val="1"/>
      <w:marLeft w:val="0"/>
      <w:marRight w:val="0"/>
      <w:marTop w:val="0"/>
      <w:marBottom w:val="0"/>
      <w:divBdr>
        <w:top w:val="none" w:sz="0" w:space="0" w:color="auto"/>
        <w:left w:val="none" w:sz="0" w:space="0" w:color="auto"/>
        <w:bottom w:val="none" w:sz="0" w:space="0" w:color="auto"/>
        <w:right w:val="none" w:sz="0" w:space="0" w:color="auto"/>
      </w:divBdr>
      <w:divsChild>
        <w:div w:id="1548836704">
          <w:marLeft w:val="0"/>
          <w:marRight w:val="0"/>
          <w:marTop w:val="0"/>
          <w:marBottom w:val="0"/>
          <w:divBdr>
            <w:top w:val="none" w:sz="0" w:space="0" w:color="auto"/>
            <w:left w:val="none" w:sz="0" w:space="0" w:color="auto"/>
            <w:bottom w:val="none" w:sz="0" w:space="0" w:color="auto"/>
            <w:right w:val="none" w:sz="0" w:space="0" w:color="auto"/>
          </w:divBdr>
        </w:div>
      </w:divsChild>
    </w:div>
    <w:div w:id="438380529">
      <w:bodyDiv w:val="1"/>
      <w:marLeft w:val="0"/>
      <w:marRight w:val="0"/>
      <w:marTop w:val="0"/>
      <w:marBottom w:val="0"/>
      <w:divBdr>
        <w:top w:val="none" w:sz="0" w:space="0" w:color="auto"/>
        <w:left w:val="none" w:sz="0" w:space="0" w:color="auto"/>
        <w:bottom w:val="none" w:sz="0" w:space="0" w:color="auto"/>
        <w:right w:val="none" w:sz="0" w:space="0" w:color="auto"/>
      </w:divBdr>
      <w:divsChild>
        <w:div w:id="256059532">
          <w:marLeft w:val="0"/>
          <w:marRight w:val="0"/>
          <w:marTop w:val="0"/>
          <w:marBottom w:val="0"/>
          <w:divBdr>
            <w:top w:val="none" w:sz="0" w:space="0" w:color="auto"/>
            <w:left w:val="none" w:sz="0" w:space="0" w:color="auto"/>
            <w:bottom w:val="none" w:sz="0" w:space="0" w:color="auto"/>
            <w:right w:val="none" w:sz="0" w:space="0" w:color="auto"/>
          </w:divBdr>
        </w:div>
      </w:divsChild>
    </w:div>
    <w:div w:id="440883798">
      <w:bodyDiv w:val="1"/>
      <w:marLeft w:val="0"/>
      <w:marRight w:val="0"/>
      <w:marTop w:val="0"/>
      <w:marBottom w:val="0"/>
      <w:divBdr>
        <w:top w:val="none" w:sz="0" w:space="0" w:color="auto"/>
        <w:left w:val="none" w:sz="0" w:space="0" w:color="auto"/>
        <w:bottom w:val="none" w:sz="0" w:space="0" w:color="auto"/>
        <w:right w:val="none" w:sz="0" w:space="0" w:color="auto"/>
      </w:divBdr>
      <w:divsChild>
        <w:div w:id="1735472726">
          <w:marLeft w:val="0"/>
          <w:marRight w:val="0"/>
          <w:marTop w:val="0"/>
          <w:marBottom w:val="0"/>
          <w:divBdr>
            <w:top w:val="none" w:sz="0" w:space="0" w:color="auto"/>
            <w:left w:val="none" w:sz="0" w:space="0" w:color="auto"/>
            <w:bottom w:val="none" w:sz="0" w:space="0" w:color="auto"/>
            <w:right w:val="none" w:sz="0" w:space="0" w:color="auto"/>
          </w:divBdr>
        </w:div>
      </w:divsChild>
    </w:div>
    <w:div w:id="441144733">
      <w:bodyDiv w:val="1"/>
      <w:marLeft w:val="0"/>
      <w:marRight w:val="0"/>
      <w:marTop w:val="0"/>
      <w:marBottom w:val="0"/>
      <w:divBdr>
        <w:top w:val="none" w:sz="0" w:space="0" w:color="auto"/>
        <w:left w:val="none" w:sz="0" w:space="0" w:color="auto"/>
        <w:bottom w:val="none" w:sz="0" w:space="0" w:color="auto"/>
        <w:right w:val="none" w:sz="0" w:space="0" w:color="auto"/>
      </w:divBdr>
      <w:divsChild>
        <w:div w:id="1540238790">
          <w:marLeft w:val="0"/>
          <w:marRight w:val="0"/>
          <w:marTop w:val="0"/>
          <w:marBottom w:val="0"/>
          <w:divBdr>
            <w:top w:val="none" w:sz="0" w:space="0" w:color="auto"/>
            <w:left w:val="none" w:sz="0" w:space="0" w:color="auto"/>
            <w:bottom w:val="none" w:sz="0" w:space="0" w:color="auto"/>
            <w:right w:val="none" w:sz="0" w:space="0" w:color="auto"/>
          </w:divBdr>
        </w:div>
      </w:divsChild>
    </w:div>
    <w:div w:id="441917875">
      <w:bodyDiv w:val="1"/>
      <w:marLeft w:val="0"/>
      <w:marRight w:val="0"/>
      <w:marTop w:val="0"/>
      <w:marBottom w:val="0"/>
      <w:divBdr>
        <w:top w:val="none" w:sz="0" w:space="0" w:color="auto"/>
        <w:left w:val="none" w:sz="0" w:space="0" w:color="auto"/>
        <w:bottom w:val="none" w:sz="0" w:space="0" w:color="auto"/>
        <w:right w:val="none" w:sz="0" w:space="0" w:color="auto"/>
      </w:divBdr>
      <w:divsChild>
        <w:div w:id="14550023">
          <w:marLeft w:val="0"/>
          <w:marRight w:val="0"/>
          <w:marTop w:val="0"/>
          <w:marBottom w:val="0"/>
          <w:divBdr>
            <w:top w:val="none" w:sz="0" w:space="0" w:color="auto"/>
            <w:left w:val="none" w:sz="0" w:space="0" w:color="auto"/>
            <w:bottom w:val="none" w:sz="0" w:space="0" w:color="auto"/>
            <w:right w:val="none" w:sz="0" w:space="0" w:color="auto"/>
          </w:divBdr>
        </w:div>
      </w:divsChild>
    </w:div>
    <w:div w:id="442382213">
      <w:bodyDiv w:val="1"/>
      <w:marLeft w:val="0"/>
      <w:marRight w:val="0"/>
      <w:marTop w:val="0"/>
      <w:marBottom w:val="0"/>
      <w:divBdr>
        <w:top w:val="none" w:sz="0" w:space="0" w:color="auto"/>
        <w:left w:val="none" w:sz="0" w:space="0" w:color="auto"/>
        <w:bottom w:val="none" w:sz="0" w:space="0" w:color="auto"/>
        <w:right w:val="none" w:sz="0" w:space="0" w:color="auto"/>
      </w:divBdr>
      <w:divsChild>
        <w:div w:id="1844666365">
          <w:marLeft w:val="0"/>
          <w:marRight w:val="0"/>
          <w:marTop w:val="0"/>
          <w:marBottom w:val="0"/>
          <w:divBdr>
            <w:top w:val="none" w:sz="0" w:space="0" w:color="auto"/>
            <w:left w:val="none" w:sz="0" w:space="0" w:color="auto"/>
            <w:bottom w:val="none" w:sz="0" w:space="0" w:color="auto"/>
            <w:right w:val="none" w:sz="0" w:space="0" w:color="auto"/>
          </w:divBdr>
        </w:div>
      </w:divsChild>
    </w:div>
    <w:div w:id="443502126">
      <w:bodyDiv w:val="1"/>
      <w:marLeft w:val="0"/>
      <w:marRight w:val="0"/>
      <w:marTop w:val="0"/>
      <w:marBottom w:val="0"/>
      <w:divBdr>
        <w:top w:val="none" w:sz="0" w:space="0" w:color="auto"/>
        <w:left w:val="none" w:sz="0" w:space="0" w:color="auto"/>
        <w:bottom w:val="none" w:sz="0" w:space="0" w:color="auto"/>
        <w:right w:val="none" w:sz="0" w:space="0" w:color="auto"/>
      </w:divBdr>
      <w:divsChild>
        <w:div w:id="494564668">
          <w:marLeft w:val="0"/>
          <w:marRight w:val="0"/>
          <w:marTop w:val="0"/>
          <w:marBottom w:val="0"/>
          <w:divBdr>
            <w:top w:val="none" w:sz="0" w:space="0" w:color="auto"/>
            <w:left w:val="none" w:sz="0" w:space="0" w:color="auto"/>
            <w:bottom w:val="none" w:sz="0" w:space="0" w:color="auto"/>
            <w:right w:val="none" w:sz="0" w:space="0" w:color="auto"/>
          </w:divBdr>
        </w:div>
      </w:divsChild>
    </w:div>
    <w:div w:id="443769360">
      <w:bodyDiv w:val="1"/>
      <w:marLeft w:val="0"/>
      <w:marRight w:val="0"/>
      <w:marTop w:val="0"/>
      <w:marBottom w:val="0"/>
      <w:divBdr>
        <w:top w:val="none" w:sz="0" w:space="0" w:color="auto"/>
        <w:left w:val="none" w:sz="0" w:space="0" w:color="auto"/>
        <w:bottom w:val="none" w:sz="0" w:space="0" w:color="auto"/>
        <w:right w:val="none" w:sz="0" w:space="0" w:color="auto"/>
      </w:divBdr>
      <w:divsChild>
        <w:div w:id="233125682">
          <w:marLeft w:val="0"/>
          <w:marRight w:val="0"/>
          <w:marTop w:val="0"/>
          <w:marBottom w:val="0"/>
          <w:divBdr>
            <w:top w:val="none" w:sz="0" w:space="0" w:color="auto"/>
            <w:left w:val="none" w:sz="0" w:space="0" w:color="auto"/>
            <w:bottom w:val="none" w:sz="0" w:space="0" w:color="auto"/>
            <w:right w:val="none" w:sz="0" w:space="0" w:color="auto"/>
          </w:divBdr>
        </w:div>
      </w:divsChild>
    </w:div>
    <w:div w:id="448354584">
      <w:bodyDiv w:val="1"/>
      <w:marLeft w:val="0"/>
      <w:marRight w:val="0"/>
      <w:marTop w:val="0"/>
      <w:marBottom w:val="0"/>
      <w:divBdr>
        <w:top w:val="none" w:sz="0" w:space="0" w:color="auto"/>
        <w:left w:val="none" w:sz="0" w:space="0" w:color="auto"/>
        <w:bottom w:val="none" w:sz="0" w:space="0" w:color="auto"/>
        <w:right w:val="none" w:sz="0" w:space="0" w:color="auto"/>
      </w:divBdr>
      <w:divsChild>
        <w:div w:id="677076539">
          <w:marLeft w:val="0"/>
          <w:marRight w:val="0"/>
          <w:marTop w:val="0"/>
          <w:marBottom w:val="0"/>
          <w:divBdr>
            <w:top w:val="none" w:sz="0" w:space="0" w:color="auto"/>
            <w:left w:val="none" w:sz="0" w:space="0" w:color="auto"/>
            <w:bottom w:val="none" w:sz="0" w:space="0" w:color="auto"/>
            <w:right w:val="none" w:sz="0" w:space="0" w:color="auto"/>
          </w:divBdr>
        </w:div>
      </w:divsChild>
    </w:div>
    <w:div w:id="453132164">
      <w:bodyDiv w:val="1"/>
      <w:marLeft w:val="0"/>
      <w:marRight w:val="0"/>
      <w:marTop w:val="0"/>
      <w:marBottom w:val="0"/>
      <w:divBdr>
        <w:top w:val="none" w:sz="0" w:space="0" w:color="auto"/>
        <w:left w:val="none" w:sz="0" w:space="0" w:color="auto"/>
        <w:bottom w:val="none" w:sz="0" w:space="0" w:color="auto"/>
        <w:right w:val="none" w:sz="0" w:space="0" w:color="auto"/>
      </w:divBdr>
      <w:divsChild>
        <w:div w:id="1117068067">
          <w:marLeft w:val="0"/>
          <w:marRight w:val="0"/>
          <w:marTop w:val="0"/>
          <w:marBottom w:val="0"/>
          <w:divBdr>
            <w:top w:val="none" w:sz="0" w:space="0" w:color="auto"/>
            <w:left w:val="none" w:sz="0" w:space="0" w:color="auto"/>
            <w:bottom w:val="none" w:sz="0" w:space="0" w:color="auto"/>
            <w:right w:val="none" w:sz="0" w:space="0" w:color="auto"/>
          </w:divBdr>
        </w:div>
      </w:divsChild>
    </w:div>
    <w:div w:id="456796544">
      <w:bodyDiv w:val="1"/>
      <w:marLeft w:val="0"/>
      <w:marRight w:val="0"/>
      <w:marTop w:val="0"/>
      <w:marBottom w:val="0"/>
      <w:divBdr>
        <w:top w:val="none" w:sz="0" w:space="0" w:color="auto"/>
        <w:left w:val="none" w:sz="0" w:space="0" w:color="auto"/>
        <w:bottom w:val="none" w:sz="0" w:space="0" w:color="auto"/>
        <w:right w:val="none" w:sz="0" w:space="0" w:color="auto"/>
      </w:divBdr>
      <w:divsChild>
        <w:div w:id="24864576">
          <w:marLeft w:val="0"/>
          <w:marRight w:val="0"/>
          <w:marTop w:val="0"/>
          <w:marBottom w:val="0"/>
          <w:divBdr>
            <w:top w:val="none" w:sz="0" w:space="0" w:color="auto"/>
            <w:left w:val="none" w:sz="0" w:space="0" w:color="auto"/>
            <w:bottom w:val="none" w:sz="0" w:space="0" w:color="auto"/>
            <w:right w:val="none" w:sz="0" w:space="0" w:color="auto"/>
          </w:divBdr>
        </w:div>
      </w:divsChild>
    </w:div>
    <w:div w:id="458957887">
      <w:bodyDiv w:val="1"/>
      <w:marLeft w:val="0"/>
      <w:marRight w:val="0"/>
      <w:marTop w:val="0"/>
      <w:marBottom w:val="0"/>
      <w:divBdr>
        <w:top w:val="none" w:sz="0" w:space="0" w:color="auto"/>
        <w:left w:val="none" w:sz="0" w:space="0" w:color="auto"/>
        <w:bottom w:val="none" w:sz="0" w:space="0" w:color="auto"/>
        <w:right w:val="none" w:sz="0" w:space="0" w:color="auto"/>
      </w:divBdr>
    </w:div>
    <w:div w:id="461928549">
      <w:bodyDiv w:val="1"/>
      <w:marLeft w:val="0"/>
      <w:marRight w:val="0"/>
      <w:marTop w:val="0"/>
      <w:marBottom w:val="0"/>
      <w:divBdr>
        <w:top w:val="none" w:sz="0" w:space="0" w:color="auto"/>
        <w:left w:val="none" w:sz="0" w:space="0" w:color="auto"/>
        <w:bottom w:val="none" w:sz="0" w:space="0" w:color="auto"/>
        <w:right w:val="none" w:sz="0" w:space="0" w:color="auto"/>
      </w:divBdr>
      <w:divsChild>
        <w:div w:id="1086805048">
          <w:marLeft w:val="0"/>
          <w:marRight w:val="0"/>
          <w:marTop w:val="0"/>
          <w:marBottom w:val="0"/>
          <w:divBdr>
            <w:top w:val="none" w:sz="0" w:space="0" w:color="auto"/>
            <w:left w:val="none" w:sz="0" w:space="0" w:color="auto"/>
            <w:bottom w:val="none" w:sz="0" w:space="0" w:color="auto"/>
            <w:right w:val="none" w:sz="0" w:space="0" w:color="auto"/>
          </w:divBdr>
        </w:div>
      </w:divsChild>
    </w:div>
    <w:div w:id="462963554">
      <w:bodyDiv w:val="1"/>
      <w:marLeft w:val="0"/>
      <w:marRight w:val="0"/>
      <w:marTop w:val="0"/>
      <w:marBottom w:val="0"/>
      <w:divBdr>
        <w:top w:val="none" w:sz="0" w:space="0" w:color="auto"/>
        <w:left w:val="none" w:sz="0" w:space="0" w:color="auto"/>
        <w:bottom w:val="none" w:sz="0" w:space="0" w:color="auto"/>
        <w:right w:val="none" w:sz="0" w:space="0" w:color="auto"/>
      </w:divBdr>
      <w:divsChild>
        <w:div w:id="1003555174">
          <w:marLeft w:val="0"/>
          <w:marRight w:val="0"/>
          <w:marTop w:val="0"/>
          <w:marBottom w:val="0"/>
          <w:divBdr>
            <w:top w:val="none" w:sz="0" w:space="0" w:color="auto"/>
            <w:left w:val="none" w:sz="0" w:space="0" w:color="auto"/>
            <w:bottom w:val="none" w:sz="0" w:space="0" w:color="auto"/>
            <w:right w:val="none" w:sz="0" w:space="0" w:color="auto"/>
          </w:divBdr>
        </w:div>
      </w:divsChild>
    </w:div>
    <w:div w:id="463353352">
      <w:bodyDiv w:val="1"/>
      <w:marLeft w:val="0"/>
      <w:marRight w:val="0"/>
      <w:marTop w:val="0"/>
      <w:marBottom w:val="0"/>
      <w:divBdr>
        <w:top w:val="none" w:sz="0" w:space="0" w:color="auto"/>
        <w:left w:val="none" w:sz="0" w:space="0" w:color="auto"/>
        <w:bottom w:val="none" w:sz="0" w:space="0" w:color="auto"/>
        <w:right w:val="none" w:sz="0" w:space="0" w:color="auto"/>
      </w:divBdr>
      <w:divsChild>
        <w:div w:id="1638946919">
          <w:marLeft w:val="0"/>
          <w:marRight w:val="0"/>
          <w:marTop w:val="0"/>
          <w:marBottom w:val="0"/>
          <w:divBdr>
            <w:top w:val="none" w:sz="0" w:space="0" w:color="auto"/>
            <w:left w:val="none" w:sz="0" w:space="0" w:color="auto"/>
            <w:bottom w:val="none" w:sz="0" w:space="0" w:color="auto"/>
            <w:right w:val="none" w:sz="0" w:space="0" w:color="auto"/>
          </w:divBdr>
        </w:div>
      </w:divsChild>
    </w:div>
    <w:div w:id="468402536">
      <w:bodyDiv w:val="1"/>
      <w:marLeft w:val="0"/>
      <w:marRight w:val="0"/>
      <w:marTop w:val="0"/>
      <w:marBottom w:val="0"/>
      <w:divBdr>
        <w:top w:val="none" w:sz="0" w:space="0" w:color="auto"/>
        <w:left w:val="none" w:sz="0" w:space="0" w:color="auto"/>
        <w:bottom w:val="none" w:sz="0" w:space="0" w:color="auto"/>
        <w:right w:val="none" w:sz="0" w:space="0" w:color="auto"/>
      </w:divBdr>
      <w:divsChild>
        <w:div w:id="225726297">
          <w:marLeft w:val="0"/>
          <w:marRight w:val="0"/>
          <w:marTop w:val="0"/>
          <w:marBottom w:val="0"/>
          <w:divBdr>
            <w:top w:val="none" w:sz="0" w:space="0" w:color="auto"/>
            <w:left w:val="none" w:sz="0" w:space="0" w:color="auto"/>
            <w:bottom w:val="none" w:sz="0" w:space="0" w:color="auto"/>
            <w:right w:val="none" w:sz="0" w:space="0" w:color="auto"/>
          </w:divBdr>
        </w:div>
      </w:divsChild>
    </w:div>
    <w:div w:id="468591823">
      <w:bodyDiv w:val="1"/>
      <w:marLeft w:val="0"/>
      <w:marRight w:val="0"/>
      <w:marTop w:val="0"/>
      <w:marBottom w:val="0"/>
      <w:divBdr>
        <w:top w:val="none" w:sz="0" w:space="0" w:color="auto"/>
        <w:left w:val="none" w:sz="0" w:space="0" w:color="auto"/>
        <w:bottom w:val="none" w:sz="0" w:space="0" w:color="auto"/>
        <w:right w:val="none" w:sz="0" w:space="0" w:color="auto"/>
      </w:divBdr>
      <w:divsChild>
        <w:div w:id="1771122945">
          <w:marLeft w:val="0"/>
          <w:marRight w:val="0"/>
          <w:marTop w:val="0"/>
          <w:marBottom w:val="0"/>
          <w:divBdr>
            <w:top w:val="none" w:sz="0" w:space="0" w:color="auto"/>
            <w:left w:val="none" w:sz="0" w:space="0" w:color="auto"/>
            <w:bottom w:val="none" w:sz="0" w:space="0" w:color="auto"/>
            <w:right w:val="none" w:sz="0" w:space="0" w:color="auto"/>
          </w:divBdr>
        </w:div>
      </w:divsChild>
    </w:div>
    <w:div w:id="469203801">
      <w:bodyDiv w:val="1"/>
      <w:marLeft w:val="0"/>
      <w:marRight w:val="0"/>
      <w:marTop w:val="0"/>
      <w:marBottom w:val="0"/>
      <w:divBdr>
        <w:top w:val="none" w:sz="0" w:space="0" w:color="auto"/>
        <w:left w:val="none" w:sz="0" w:space="0" w:color="auto"/>
        <w:bottom w:val="none" w:sz="0" w:space="0" w:color="auto"/>
        <w:right w:val="none" w:sz="0" w:space="0" w:color="auto"/>
      </w:divBdr>
      <w:divsChild>
        <w:div w:id="1603368479">
          <w:marLeft w:val="0"/>
          <w:marRight w:val="0"/>
          <w:marTop w:val="0"/>
          <w:marBottom w:val="0"/>
          <w:divBdr>
            <w:top w:val="none" w:sz="0" w:space="0" w:color="auto"/>
            <w:left w:val="none" w:sz="0" w:space="0" w:color="auto"/>
            <w:bottom w:val="none" w:sz="0" w:space="0" w:color="auto"/>
            <w:right w:val="none" w:sz="0" w:space="0" w:color="auto"/>
          </w:divBdr>
        </w:div>
      </w:divsChild>
    </w:div>
    <w:div w:id="484391918">
      <w:bodyDiv w:val="1"/>
      <w:marLeft w:val="0"/>
      <w:marRight w:val="0"/>
      <w:marTop w:val="0"/>
      <w:marBottom w:val="0"/>
      <w:divBdr>
        <w:top w:val="none" w:sz="0" w:space="0" w:color="auto"/>
        <w:left w:val="none" w:sz="0" w:space="0" w:color="auto"/>
        <w:bottom w:val="none" w:sz="0" w:space="0" w:color="auto"/>
        <w:right w:val="none" w:sz="0" w:space="0" w:color="auto"/>
      </w:divBdr>
      <w:divsChild>
        <w:div w:id="1793554678">
          <w:marLeft w:val="0"/>
          <w:marRight w:val="0"/>
          <w:marTop w:val="0"/>
          <w:marBottom w:val="0"/>
          <w:divBdr>
            <w:top w:val="none" w:sz="0" w:space="0" w:color="auto"/>
            <w:left w:val="none" w:sz="0" w:space="0" w:color="auto"/>
            <w:bottom w:val="none" w:sz="0" w:space="0" w:color="auto"/>
            <w:right w:val="none" w:sz="0" w:space="0" w:color="auto"/>
          </w:divBdr>
        </w:div>
      </w:divsChild>
    </w:div>
    <w:div w:id="487017481">
      <w:bodyDiv w:val="1"/>
      <w:marLeft w:val="0"/>
      <w:marRight w:val="0"/>
      <w:marTop w:val="0"/>
      <w:marBottom w:val="0"/>
      <w:divBdr>
        <w:top w:val="none" w:sz="0" w:space="0" w:color="auto"/>
        <w:left w:val="none" w:sz="0" w:space="0" w:color="auto"/>
        <w:bottom w:val="none" w:sz="0" w:space="0" w:color="auto"/>
        <w:right w:val="none" w:sz="0" w:space="0" w:color="auto"/>
      </w:divBdr>
      <w:divsChild>
        <w:div w:id="1397243275">
          <w:marLeft w:val="0"/>
          <w:marRight w:val="0"/>
          <w:marTop w:val="0"/>
          <w:marBottom w:val="0"/>
          <w:divBdr>
            <w:top w:val="none" w:sz="0" w:space="0" w:color="auto"/>
            <w:left w:val="none" w:sz="0" w:space="0" w:color="auto"/>
            <w:bottom w:val="none" w:sz="0" w:space="0" w:color="auto"/>
            <w:right w:val="none" w:sz="0" w:space="0" w:color="auto"/>
          </w:divBdr>
        </w:div>
      </w:divsChild>
    </w:div>
    <w:div w:id="492989748">
      <w:bodyDiv w:val="1"/>
      <w:marLeft w:val="0"/>
      <w:marRight w:val="0"/>
      <w:marTop w:val="0"/>
      <w:marBottom w:val="0"/>
      <w:divBdr>
        <w:top w:val="none" w:sz="0" w:space="0" w:color="auto"/>
        <w:left w:val="none" w:sz="0" w:space="0" w:color="auto"/>
        <w:bottom w:val="none" w:sz="0" w:space="0" w:color="auto"/>
        <w:right w:val="none" w:sz="0" w:space="0" w:color="auto"/>
      </w:divBdr>
      <w:divsChild>
        <w:div w:id="1197429930">
          <w:marLeft w:val="0"/>
          <w:marRight w:val="0"/>
          <w:marTop w:val="0"/>
          <w:marBottom w:val="0"/>
          <w:divBdr>
            <w:top w:val="none" w:sz="0" w:space="0" w:color="auto"/>
            <w:left w:val="none" w:sz="0" w:space="0" w:color="auto"/>
            <w:bottom w:val="none" w:sz="0" w:space="0" w:color="auto"/>
            <w:right w:val="none" w:sz="0" w:space="0" w:color="auto"/>
          </w:divBdr>
        </w:div>
      </w:divsChild>
    </w:div>
    <w:div w:id="495849987">
      <w:bodyDiv w:val="1"/>
      <w:marLeft w:val="0"/>
      <w:marRight w:val="0"/>
      <w:marTop w:val="0"/>
      <w:marBottom w:val="0"/>
      <w:divBdr>
        <w:top w:val="none" w:sz="0" w:space="0" w:color="auto"/>
        <w:left w:val="none" w:sz="0" w:space="0" w:color="auto"/>
        <w:bottom w:val="none" w:sz="0" w:space="0" w:color="auto"/>
        <w:right w:val="none" w:sz="0" w:space="0" w:color="auto"/>
      </w:divBdr>
      <w:divsChild>
        <w:div w:id="481774024">
          <w:marLeft w:val="0"/>
          <w:marRight w:val="0"/>
          <w:marTop w:val="0"/>
          <w:marBottom w:val="0"/>
          <w:divBdr>
            <w:top w:val="none" w:sz="0" w:space="0" w:color="auto"/>
            <w:left w:val="none" w:sz="0" w:space="0" w:color="auto"/>
            <w:bottom w:val="none" w:sz="0" w:space="0" w:color="auto"/>
            <w:right w:val="none" w:sz="0" w:space="0" w:color="auto"/>
          </w:divBdr>
        </w:div>
      </w:divsChild>
    </w:div>
    <w:div w:id="497615433">
      <w:bodyDiv w:val="1"/>
      <w:marLeft w:val="0"/>
      <w:marRight w:val="0"/>
      <w:marTop w:val="0"/>
      <w:marBottom w:val="0"/>
      <w:divBdr>
        <w:top w:val="none" w:sz="0" w:space="0" w:color="auto"/>
        <w:left w:val="none" w:sz="0" w:space="0" w:color="auto"/>
        <w:bottom w:val="none" w:sz="0" w:space="0" w:color="auto"/>
        <w:right w:val="none" w:sz="0" w:space="0" w:color="auto"/>
      </w:divBdr>
      <w:divsChild>
        <w:div w:id="1744988849">
          <w:marLeft w:val="0"/>
          <w:marRight w:val="0"/>
          <w:marTop w:val="0"/>
          <w:marBottom w:val="0"/>
          <w:divBdr>
            <w:top w:val="none" w:sz="0" w:space="0" w:color="auto"/>
            <w:left w:val="none" w:sz="0" w:space="0" w:color="auto"/>
            <w:bottom w:val="none" w:sz="0" w:space="0" w:color="auto"/>
            <w:right w:val="none" w:sz="0" w:space="0" w:color="auto"/>
          </w:divBdr>
        </w:div>
      </w:divsChild>
    </w:div>
    <w:div w:id="499391852">
      <w:bodyDiv w:val="1"/>
      <w:marLeft w:val="0"/>
      <w:marRight w:val="0"/>
      <w:marTop w:val="0"/>
      <w:marBottom w:val="0"/>
      <w:divBdr>
        <w:top w:val="none" w:sz="0" w:space="0" w:color="auto"/>
        <w:left w:val="none" w:sz="0" w:space="0" w:color="auto"/>
        <w:bottom w:val="none" w:sz="0" w:space="0" w:color="auto"/>
        <w:right w:val="none" w:sz="0" w:space="0" w:color="auto"/>
      </w:divBdr>
      <w:divsChild>
        <w:div w:id="1235311299">
          <w:marLeft w:val="0"/>
          <w:marRight w:val="0"/>
          <w:marTop w:val="0"/>
          <w:marBottom w:val="0"/>
          <w:divBdr>
            <w:top w:val="none" w:sz="0" w:space="0" w:color="auto"/>
            <w:left w:val="none" w:sz="0" w:space="0" w:color="auto"/>
            <w:bottom w:val="none" w:sz="0" w:space="0" w:color="auto"/>
            <w:right w:val="none" w:sz="0" w:space="0" w:color="auto"/>
          </w:divBdr>
        </w:div>
      </w:divsChild>
    </w:div>
    <w:div w:id="501047963">
      <w:bodyDiv w:val="1"/>
      <w:marLeft w:val="0"/>
      <w:marRight w:val="0"/>
      <w:marTop w:val="0"/>
      <w:marBottom w:val="0"/>
      <w:divBdr>
        <w:top w:val="none" w:sz="0" w:space="0" w:color="auto"/>
        <w:left w:val="none" w:sz="0" w:space="0" w:color="auto"/>
        <w:bottom w:val="none" w:sz="0" w:space="0" w:color="auto"/>
        <w:right w:val="none" w:sz="0" w:space="0" w:color="auto"/>
      </w:divBdr>
      <w:divsChild>
        <w:div w:id="398787772">
          <w:marLeft w:val="0"/>
          <w:marRight w:val="0"/>
          <w:marTop w:val="0"/>
          <w:marBottom w:val="0"/>
          <w:divBdr>
            <w:top w:val="none" w:sz="0" w:space="0" w:color="auto"/>
            <w:left w:val="none" w:sz="0" w:space="0" w:color="auto"/>
            <w:bottom w:val="none" w:sz="0" w:space="0" w:color="auto"/>
            <w:right w:val="none" w:sz="0" w:space="0" w:color="auto"/>
          </w:divBdr>
        </w:div>
      </w:divsChild>
    </w:div>
    <w:div w:id="501361835">
      <w:bodyDiv w:val="1"/>
      <w:marLeft w:val="0"/>
      <w:marRight w:val="0"/>
      <w:marTop w:val="0"/>
      <w:marBottom w:val="0"/>
      <w:divBdr>
        <w:top w:val="none" w:sz="0" w:space="0" w:color="auto"/>
        <w:left w:val="none" w:sz="0" w:space="0" w:color="auto"/>
        <w:bottom w:val="none" w:sz="0" w:space="0" w:color="auto"/>
        <w:right w:val="none" w:sz="0" w:space="0" w:color="auto"/>
      </w:divBdr>
      <w:divsChild>
        <w:div w:id="1442724682">
          <w:marLeft w:val="0"/>
          <w:marRight w:val="0"/>
          <w:marTop w:val="0"/>
          <w:marBottom w:val="0"/>
          <w:divBdr>
            <w:top w:val="none" w:sz="0" w:space="0" w:color="auto"/>
            <w:left w:val="none" w:sz="0" w:space="0" w:color="auto"/>
            <w:bottom w:val="none" w:sz="0" w:space="0" w:color="auto"/>
            <w:right w:val="none" w:sz="0" w:space="0" w:color="auto"/>
          </w:divBdr>
        </w:div>
      </w:divsChild>
    </w:div>
    <w:div w:id="501899563">
      <w:bodyDiv w:val="1"/>
      <w:marLeft w:val="0"/>
      <w:marRight w:val="0"/>
      <w:marTop w:val="0"/>
      <w:marBottom w:val="0"/>
      <w:divBdr>
        <w:top w:val="none" w:sz="0" w:space="0" w:color="auto"/>
        <w:left w:val="none" w:sz="0" w:space="0" w:color="auto"/>
        <w:bottom w:val="none" w:sz="0" w:space="0" w:color="auto"/>
        <w:right w:val="none" w:sz="0" w:space="0" w:color="auto"/>
      </w:divBdr>
      <w:divsChild>
        <w:div w:id="1330981228">
          <w:marLeft w:val="0"/>
          <w:marRight w:val="0"/>
          <w:marTop w:val="0"/>
          <w:marBottom w:val="0"/>
          <w:divBdr>
            <w:top w:val="none" w:sz="0" w:space="0" w:color="auto"/>
            <w:left w:val="none" w:sz="0" w:space="0" w:color="auto"/>
            <w:bottom w:val="none" w:sz="0" w:space="0" w:color="auto"/>
            <w:right w:val="none" w:sz="0" w:space="0" w:color="auto"/>
          </w:divBdr>
        </w:div>
      </w:divsChild>
    </w:div>
    <w:div w:id="503133847">
      <w:bodyDiv w:val="1"/>
      <w:marLeft w:val="0"/>
      <w:marRight w:val="0"/>
      <w:marTop w:val="0"/>
      <w:marBottom w:val="0"/>
      <w:divBdr>
        <w:top w:val="none" w:sz="0" w:space="0" w:color="auto"/>
        <w:left w:val="none" w:sz="0" w:space="0" w:color="auto"/>
        <w:bottom w:val="none" w:sz="0" w:space="0" w:color="auto"/>
        <w:right w:val="none" w:sz="0" w:space="0" w:color="auto"/>
      </w:divBdr>
      <w:divsChild>
        <w:div w:id="2074615878">
          <w:marLeft w:val="0"/>
          <w:marRight w:val="0"/>
          <w:marTop w:val="0"/>
          <w:marBottom w:val="0"/>
          <w:divBdr>
            <w:top w:val="none" w:sz="0" w:space="0" w:color="auto"/>
            <w:left w:val="none" w:sz="0" w:space="0" w:color="auto"/>
            <w:bottom w:val="none" w:sz="0" w:space="0" w:color="auto"/>
            <w:right w:val="none" w:sz="0" w:space="0" w:color="auto"/>
          </w:divBdr>
        </w:div>
      </w:divsChild>
    </w:div>
    <w:div w:id="508985130">
      <w:bodyDiv w:val="1"/>
      <w:marLeft w:val="0"/>
      <w:marRight w:val="0"/>
      <w:marTop w:val="0"/>
      <w:marBottom w:val="0"/>
      <w:divBdr>
        <w:top w:val="none" w:sz="0" w:space="0" w:color="auto"/>
        <w:left w:val="none" w:sz="0" w:space="0" w:color="auto"/>
        <w:bottom w:val="none" w:sz="0" w:space="0" w:color="auto"/>
        <w:right w:val="none" w:sz="0" w:space="0" w:color="auto"/>
      </w:divBdr>
      <w:divsChild>
        <w:div w:id="82605989">
          <w:marLeft w:val="0"/>
          <w:marRight w:val="0"/>
          <w:marTop w:val="0"/>
          <w:marBottom w:val="0"/>
          <w:divBdr>
            <w:top w:val="none" w:sz="0" w:space="0" w:color="auto"/>
            <w:left w:val="none" w:sz="0" w:space="0" w:color="auto"/>
            <w:bottom w:val="none" w:sz="0" w:space="0" w:color="auto"/>
            <w:right w:val="none" w:sz="0" w:space="0" w:color="auto"/>
          </w:divBdr>
        </w:div>
      </w:divsChild>
    </w:div>
    <w:div w:id="513035390">
      <w:bodyDiv w:val="1"/>
      <w:marLeft w:val="0"/>
      <w:marRight w:val="0"/>
      <w:marTop w:val="0"/>
      <w:marBottom w:val="0"/>
      <w:divBdr>
        <w:top w:val="none" w:sz="0" w:space="0" w:color="auto"/>
        <w:left w:val="none" w:sz="0" w:space="0" w:color="auto"/>
        <w:bottom w:val="none" w:sz="0" w:space="0" w:color="auto"/>
        <w:right w:val="none" w:sz="0" w:space="0" w:color="auto"/>
      </w:divBdr>
      <w:divsChild>
        <w:div w:id="1550798284">
          <w:marLeft w:val="0"/>
          <w:marRight w:val="0"/>
          <w:marTop w:val="0"/>
          <w:marBottom w:val="0"/>
          <w:divBdr>
            <w:top w:val="none" w:sz="0" w:space="0" w:color="auto"/>
            <w:left w:val="none" w:sz="0" w:space="0" w:color="auto"/>
            <w:bottom w:val="none" w:sz="0" w:space="0" w:color="auto"/>
            <w:right w:val="none" w:sz="0" w:space="0" w:color="auto"/>
          </w:divBdr>
        </w:div>
      </w:divsChild>
    </w:div>
    <w:div w:id="521556786">
      <w:bodyDiv w:val="1"/>
      <w:marLeft w:val="0"/>
      <w:marRight w:val="0"/>
      <w:marTop w:val="0"/>
      <w:marBottom w:val="0"/>
      <w:divBdr>
        <w:top w:val="none" w:sz="0" w:space="0" w:color="auto"/>
        <w:left w:val="none" w:sz="0" w:space="0" w:color="auto"/>
        <w:bottom w:val="none" w:sz="0" w:space="0" w:color="auto"/>
        <w:right w:val="none" w:sz="0" w:space="0" w:color="auto"/>
      </w:divBdr>
      <w:divsChild>
        <w:div w:id="715201829">
          <w:marLeft w:val="0"/>
          <w:marRight w:val="0"/>
          <w:marTop w:val="0"/>
          <w:marBottom w:val="0"/>
          <w:divBdr>
            <w:top w:val="none" w:sz="0" w:space="0" w:color="auto"/>
            <w:left w:val="none" w:sz="0" w:space="0" w:color="auto"/>
            <w:bottom w:val="none" w:sz="0" w:space="0" w:color="auto"/>
            <w:right w:val="none" w:sz="0" w:space="0" w:color="auto"/>
          </w:divBdr>
        </w:div>
      </w:divsChild>
    </w:div>
    <w:div w:id="522281203">
      <w:bodyDiv w:val="1"/>
      <w:marLeft w:val="0"/>
      <w:marRight w:val="0"/>
      <w:marTop w:val="0"/>
      <w:marBottom w:val="0"/>
      <w:divBdr>
        <w:top w:val="none" w:sz="0" w:space="0" w:color="auto"/>
        <w:left w:val="none" w:sz="0" w:space="0" w:color="auto"/>
        <w:bottom w:val="none" w:sz="0" w:space="0" w:color="auto"/>
        <w:right w:val="none" w:sz="0" w:space="0" w:color="auto"/>
      </w:divBdr>
      <w:divsChild>
        <w:div w:id="1871918925">
          <w:marLeft w:val="0"/>
          <w:marRight w:val="0"/>
          <w:marTop w:val="0"/>
          <w:marBottom w:val="0"/>
          <w:divBdr>
            <w:top w:val="none" w:sz="0" w:space="0" w:color="auto"/>
            <w:left w:val="none" w:sz="0" w:space="0" w:color="auto"/>
            <w:bottom w:val="none" w:sz="0" w:space="0" w:color="auto"/>
            <w:right w:val="none" w:sz="0" w:space="0" w:color="auto"/>
          </w:divBdr>
        </w:div>
      </w:divsChild>
    </w:div>
    <w:div w:id="524563876">
      <w:bodyDiv w:val="1"/>
      <w:marLeft w:val="0"/>
      <w:marRight w:val="0"/>
      <w:marTop w:val="0"/>
      <w:marBottom w:val="0"/>
      <w:divBdr>
        <w:top w:val="none" w:sz="0" w:space="0" w:color="auto"/>
        <w:left w:val="none" w:sz="0" w:space="0" w:color="auto"/>
        <w:bottom w:val="none" w:sz="0" w:space="0" w:color="auto"/>
        <w:right w:val="none" w:sz="0" w:space="0" w:color="auto"/>
      </w:divBdr>
      <w:divsChild>
        <w:div w:id="2829406">
          <w:marLeft w:val="0"/>
          <w:marRight w:val="0"/>
          <w:marTop w:val="0"/>
          <w:marBottom w:val="0"/>
          <w:divBdr>
            <w:top w:val="none" w:sz="0" w:space="0" w:color="auto"/>
            <w:left w:val="none" w:sz="0" w:space="0" w:color="auto"/>
            <w:bottom w:val="none" w:sz="0" w:space="0" w:color="auto"/>
            <w:right w:val="none" w:sz="0" w:space="0" w:color="auto"/>
          </w:divBdr>
        </w:div>
      </w:divsChild>
    </w:div>
    <w:div w:id="526719784">
      <w:bodyDiv w:val="1"/>
      <w:marLeft w:val="0"/>
      <w:marRight w:val="0"/>
      <w:marTop w:val="0"/>
      <w:marBottom w:val="0"/>
      <w:divBdr>
        <w:top w:val="none" w:sz="0" w:space="0" w:color="auto"/>
        <w:left w:val="none" w:sz="0" w:space="0" w:color="auto"/>
        <w:bottom w:val="none" w:sz="0" w:space="0" w:color="auto"/>
        <w:right w:val="none" w:sz="0" w:space="0" w:color="auto"/>
      </w:divBdr>
      <w:divsChild>
        <w:div w:id="1841047375">
          <w:marLeft w:val="0"/>
          <w:marRight w:val="0"/>
          <w:marTop w:val="0"/>
          <w:marBottom w:val="0"/>
          <w:divBdr>
            <w:top w:val="none" w:sz="0" w:space="0" w:color="auto"/>
            <w:left w:val="none" w:sz="0" w:space="0" w:color="auto"/>
            <w:bottom w:val="none" w:sz="0" w:space="0" w:color="auto"/>
            <w:right w:val="none" w:sz="0" w:space="0" w:color="auto"/>
          </w:divBdr>
        </w:div>
      </w:divsChild>
    </w:div>
    <w:div w:id="529076888">
      <w:bodyDiv w:val="1"/>
      <w:marLeft w:val="0"/>
      <w:marRight w:val="0"/>
      <w:marTop w:val="0"/>
      <w:marBottom w:val="0"/>
      <w:divBdr>
        <w:top w:val="none" w:sz="0" w:space="0" w:color="auto"/>
        <w:left w:val="none" w:sz="0" w:space="0" w:color="auto"/>
        <w:bottom w:val="none" w:sz="0" w:space="0" w:color="auto"/>
        <w:right w:val="none" w:sz="0" w:space="0" w:color="auto"/>
      </w:divBdr>
      <w:divsChild>
        <w:div w:id="521548724">
          <w:marLeft w:val="0"/>
          <w:marRight w:val="0"/>
          <w:marTop w:val="0"/>
          <w:marBottom w:val="0"/>
          <w:divBdr>
            <w:top w:val="none" w:sz="0" w:space="0" w:color="auto"/>
            <w:left w:val="none" w:sz="0" w:space="0" w:color="auto"/>
            <w:bottom w:val="none" w:sz="0" w:space="0" w:color="auto"/>
            <w:right w:val="none" w:sz="0" w:space="0" w:color="auto"/>
          </w:divBdr>
        </w:div>
      </w:divsChild>
    </w:div>
    <w:div w:id="533857693">
      <w:bodyDiv w:val="1"/>
      <w:marLeft w:val="0"/>
      <w:marRight w:val="0"/>
      <w:marTop w:val="0"/>
      <w:marBottom w:val="0"/>
      <w:divBdr>
        <w:top w:val="none" w:sz="0" w:space="0" w:color="auto"/>
        <w:left w:val="none" w:sz="0" w:space="0" w:color="auto"/>
        <w:bottom w:val="none" w:sz="0" w:space="0" w:color="auto"/>
        <w:right w:val="none" w:sz="0" w:space="0" w:color="auto"/>
      </w:divBdr>
      <w:divsChild>
        <w:div w:id="385108711">
          <w:marLeft w:val="0"/>
          <w:marRight w:val="0"/>
          <w:marTop w:val="0"/>
          <w:marBottom w:val="0"/>
          <w:divBdr>
            <w:top w:val="none" w:sz="0" w:space="0" w:color="auto"/>
            <w:left w:val="none" w:sz="0" w:space="0" w:color="auto"/>
            <w:bottom w:val="none" w:sz="0" w:space="0" w:color="auto"/>
            <w:right w:val="none" w:sz="0" w:space="0" w:color="auto"/>
          </w:divBdr>
        </w:div>
      </w:divsChild>
    </w:div>
    <w:div w:id="535510806">
      <w:bodyDiv w:val="1"/>
      <w:marLeft w:val="0"/>
      <w:marRight w:val="0"/>
      <w:marTop w:val="0"/>
      <w:marBottom w:val="0"/>
      <w:divBdr>
        <w:top w:val="none" w:sz="0" w:space="0" w:color="auto"/>
        <w:left w:val="none" w:sz="0" w:space="0" w:color="auto"/>
        <w:bottom w:val="none" w:sz="0" w:space="0" w:color="auto"/>
        <w:right w:val="none" w:sz="0" w:space="0" w:color="auto"/>
      </w:divBdr>
      <w:divsChild>
        <w:div w:id="629211784">
          <w:marLeft w:val="0"/>
          <w:marRight w:val="0"/>
          <w:marTop w:val="0"/>
          <w:marBottom w:val="0"/>
          <w:divBdr>
            <w:top w:val="none" w:sz="0" w:space="0" w:color="auto"/>
            <w:left w:val="none" w:sz="0" w:space="0" w:color="auto"/>
            <w:bottom w:val="none" w:sz="0" w:space="0" w:color="auto"/>
            <w:right w:val="none" w:sz="0" w:space="0" w:color="auto"/>
          </w:divBdr>
        </w:div>
      </w:divsChild>
    </w:div>
    <w:div w:id="537475974">
      <w:bodyDiv w:val="1"/>
      <w:marLeft w:val="0"/>
      <w:marRight w:val="0"/>
      <w:marTop w:val="0"/>
      <w:marBottom w:val="0"/>
      <w:divBdr>
        <w:top w:val="none" w:sz="0" w:space="0" w:color="auto"/>
        <w:left w:val="none" w:sz="0" w:space="0" w:color="auto"/>
        <w:bottom w:val="none" w:sz="0" w:space="0" w:color="auto"/>
        <w:right w:val="none" w:sz="0" w:space="0" w:color="auto"/>
      </w:divBdr>
      <w:divsChild>
        <w:div w:id="1947540279">
          <w:marLeft w:val="0"/>
          <w:marRight w:val="0"/>
          <w:marTop w:val="0"/>
          <w:marBottom w:val="0"/>
          <w:divBdr>
            <w:top w:val="none" w:sz="0" w:space="0" w:color="auto"/>
            <w:left w:val="none" w:sz="0" w:space="0" w:color="auto"/>
            <w:bottom w:val="none" w:sz="0" w:space="0" w:color="auto"/>
            <w:right w:val="none" w:sz="0" w:space="0" w:color="auto"/>
          </w:divBdr>
        </w:div>
      </w:divsChild>
    </w:div>
    <w:div w:id="541478498">
      <w:bodyDiv w:val="1"/>
      <w:marLeft w:val="0"/>
      <w:marRight w:val="0"/>
      <w:marTop w:val="0"/>
      <w:marBottom w:val="0"/>
      <w:divBdr>
        <w:top w:val="none" w:sz="0" w:space="0" w:color="auto"/>
        <w:left w:val="none" w:sz="0" w:space="0" w:color="auto"/>
        <w:bottom w:val="none" w:sz="0" w:space="0" w:color="auto"/>
        <w:right w:val="none" w:sz="0" w:space="0" w:color="auto"/>
      </w:divBdr>
      <w:divsChild>
        <w:div w:id="712073083">
          <w:marLeft w:val="0"/>
          <w:marRight w:val="0"/>
          <w:marTop w:val="0"/>
          <w:marBottom w:val="0"/>
          <w:divBdr>
            <w:top w:val="none" w:sz="0" w:space="0" w:color="auto"/>
            <w:left w:val="none" w:sz="0" w:space="0" w:color="auto"/>
            <w:bottom w:val="none" w:sz="0" w:space="0" w:color="auto"/>
            <w:right w:val="none" w:sz="0" w:space="0" w:color="auto"/>
          </w:divBdr>
        </w:div>
      </w:divsChild>
    </w:div>
    <w:div w:id="542061366">
      <w:bodyDiv w:val="1"/>
      <w:marLeft w:val="0"/>
      <w:marRight w:val="0"/>
      <w:marTop w:val="0"/>
      <w:marBottom w:val="0"/>
      <w:divBdr>
        <w:top w:val="none" w:sz="0" w:space="0" w:color="auto"/>
        <w:left w:val="none" w:sz="0" w:space="0" w:color="auto"/>
        <w:bottom w:val="none" w:sz="0" w:space="0" w:color="auto"/>
        <w:right w:val="none" w:sz="0" w:space="0" w:color="auto"/>
      </w:divBdr>
      <w:divsChild>
        <w:div w:id="196506196">
          <w:marLeft w:val="0"/>
          <w:marRight w:val="0"/>
          <w:marTop w:val="0"/>
          <w:marBottom w:val="0"/>
          <w:divBdr>
            <w:top w:val="none" w:sz="0" w:space="0" w:color="auto"/>
            <w:left w:val="none" w:sz="0" w:space="0" w:color="auto"/>
            <w:bottom w:val="none" w:sz="0" w:space="0" w:color="auto"/>
            <w:right w:val="none" w:sz="0" w:space="0" w:color="auto"/>
          </w:divBdr>
        </w:div>
      </w:divsChild>
    </w:div>
    <w:div w:id="545457032">
      <w:bodyDiv w:val="1"/>
      <w:marLeft w:val="0"/>
      <w:marRight w:val="0"/>
      <w:marTop w:val="0"/>
      <w:marBottom w:val="0"/>
      <w:divBdr>
        <w:top w:val="none" w:sz="0" w:space="0" w:color="auto"/>
        <w:left w:val="none" w:sz="0" w:space="0" w:color="auto"/>
        <w:bottom w:val="none" w:sz="0" w:space="0" w:color="auto"/>
        <w:right w:val="none" w:sz="0" w:space="0" w:color="auto"/>
      </w:divBdr>
      <w:divsChild>
        <w:div w:id="976300252">
          <w:marLeft w:val="0"/>
          <w:marRight w:val="0"/>
          <w:marTop w:val="0"/>
          <w:marBottom w:val="0"/>
          <w:divBdr>
            <w:top w:val="none" w:sz="0" w:space="0" w:color="auto"/>
            <w:left w:val="none" w:sz="0" w:space="0" w:color="auto"/>
            <w:bottom w:val="none" w:sz="0" w:space="0" w:color="auto"/>
            <w:right w:val="none" w:sz="0" w:space="0" w:color="auto"/>
          </w:divBdr>
        </w:div>
      </w:divsChild>
    </w:div>
    <w:div w:id="547105451">
      <w:bodyDiv w:val="1"/>
      <w:marLeft w:val="0"/>
      <w:marRight w:val="0"/>
      <w:marTop w:val="0"/>
      <w:marBottom w:val="0"/>
      <w:divBdr>
        <w:top w:val="none" w:sz="0" w:space="0" w:color="auto"/>
        <w:left w:val="none" w:sz="0" w:space="0" w:color="auto"/>
        <w:bottom w:val="none" w:sz="0" w:space="0" w:color="auto"/>
        <w:right w:val="none" w:sz="0" w:space="0" w:color="auto"/>
      </w:divBdr>
      <w:divsChild>
        <w:div w:id="373850078">
          <w:marLeft w:val="0"/>
          <w:marRight w:val="0"/>
          <w:marTop w:val="0"/>
          <w:marBottom w:val="0"/>
          <w:divBdr>
            <w:top w:val="none" w:sz="0" w:space="0" w:color="auto"/>
            <w:left w:val="none" w:sz="0" w:space="0" w:color="auto"/>
            <w:bottom w:val="none" w:sz="0" w:space="0" w:color="auto"/>
            <w:right w:val="none" w:sz="0" w:space="0" w:color="auto"/>
          </w:divBdr>
        </w:div>
      </w:divsChild>
    </w:div>
    <w:div w:id="550503424">
      <w:bodyDiv w:val="1"/>
      <w:marLeft w:val="0"/>
      <w:marRight w:val="0"/>
      <w:marTop w:val="0"/>
      <w:marBottom w:val="0"/>
      <w:divBdr>
        <w:top w:val="none" w:sz="0" w:space="0" w:color="auto"/>
        <w:left w:val="none" w:sz="0" w:space="0" w:color="auto"/>
        <w:bottom w:val="none" w:sz="0" w:space="0" w:color="auto"/>
        <w:right w:val="none" w:sz="0" w:space="0" w:color="auto"/>
      </w:divBdr>
      <w:divsChild>
        <w:div w:id="1682662558">
          <w:marLeft w:val="0"/>
          <w:marRight w:val="0"/>
          <w:marTop w:val="0"/>
          <w:marBottom w:val="0"/>
          <w:divBdr>
            <w:top w:val="none" w:sz="0" w:space="0" w:color="auto"/>
            <w:left w:val="none" w:sz="0" w:space="0" w:color="auto"/>
            <w:bottom w:val="none" w:sz="0" w:space="0" w:color="auto"/>
            <w:right w:val="none" w:sz="0" w:space="0" w:color="auto"/>
          </w:divBdr>
        </w:div>
      </w:divsChild>
    </w:div>
    <w:div w:id="558439121">
      <w:bodyDiv w:val="1"/>
      <w:marLeft w:val="0"/>
      <w:marRight w:val="0"/>
      <w:marTop w:val="0"/>
      <w:marBottom w:val="0"/>
      <w:divBdr>
        <w:top w:val="none" w:sz="0" w:space="0" w:color="auto"/>
        <w:left w:val="none" w:sz="0" w:space="0" w:color="auto"/>
        <w:bottom w:val="none" w:sz="0" w:space="0" w:color="auto"/>
        <w:right w:val="none" w:sz="0" w:space="0" w:color="auto"/>
      </w:divBdr>
      <w:divsChild>
        <w:div w:id="673530308">
          <w:marLeft w:val="0"/>
          <w:marRight w:val="0"/>
          <w:marTop w:val="0"/>
          <w:marBottom w:val="0"/>
          <w:divBdr>
            <w:top w:val="none" w:sz="0" w:space="0" w:color="auto"/>
            <w:left w:val="none" w:sz="0" w:space="0" w:color="auto"/>
            <w:bottom w:val="none" w:sz="0" w:space="0" w:color="auto"/>
            <w:right w:val="none" w:sz="0" w:space="0" w:color="auto"/>
          </w:divBdr>
        </w:div>
      </w:divsChild>
    </w:div>
    <w:div w:id="559442874">
      <w:bodyDiv w:val="1"/>
      <w:marLeft w:val="0"/>
      <w:marRight w:val="0"/>
      <w:marTop w:val="0"/>
      <w:marBottom w:val="0"/>
      <w:divBdr>
        <w:top w:val="none" w:sz="0" w:space="0" w:color="auto"/>
        <w:left w:val="none" w:sz="0" w:space="0" w:color="auto"/>
        <w:bottom w:val="none" w:sz="0" w:space="0" w:color="auto"/>
        <w:right w:val="none" w:sz="0" w:space="0" w:color="auto"/>
      </w:divBdr>
      <w:divsChild>
        <w:div w:id="835416440">
          <w:marLeft w:val="0"/>
          <w:marRight w:val="0"/>
          <w:marTop w:val="0"/>
          <w:marBottom w:val="0"/>
          <w:divBdr>
            <w:top w:val="none" w:sz="0" w:space="0" w:color="auto"/>
            <w:left w:val="none" w:sz="0" w:space="0" w:color="auto"/>
            <w:bottom w:val="none" w:sz="0" w:space="0" w:color="auto"/>
            <w:right w:val="none" w:sz="0" w:space="0" w:color="auto"/>
          </w:divBdr>
        </w:div>
      </w:divsChild>
    </w:div>
    <w:div w:id="559707272">
      <w:bodyDiv w:val="1"/>
      <w:marLeft w:val="0"/>
      <w:marRight w:val="0"/>
      <w:marTop w:val="0"/>
      <w:marBottom w:val="0"/>
      <w:divBdr>
        <w:top w:val="none" w:sz="0" w:space="0" w:color="auto"/>
        <w:left w:val="none" w:sz="0" w:space="0" w:color="auto"/>
        <w:bottom w:val="none" w:sz="0" w:space="0" w:color="auto"/>
        <w:right w:val="none" w:sz="0" w:space="0" w:color="auto"/>
      </w:divBdr>
      <w:divsChild>
        <w:div w:id="1888760840">
          <w:marLeft w:val="0"/>
          <w:marRight w:val="0"/>
          <w:marTop w:val="0"/>
          <w:marBottom w:val="0"/>
          <w:divBdr>
            <w:top w:val="none" w:sz="0" w:space="0" w:color="auto"/>
            <w:left w:val="none" w:sz="0" w:space="0" w:color="auto"/>
            <w:bottom w:val="none" w:sz="0" w:space="0" w:color="auto"/>
            <w:right w:val="none" w:sz="0" w:space="0" w:color="auto"/>
          </w:divBdr>
        </w:div>
      </w:divsChild>
    </w:div>
    <w:div w:id="559826233">
      <w:bodyDiv w:val="1"/>
      <w:marLeft w:val="0"/>
      <w:marRight w:val="0"/>
      <w:marTop w:val="0"/>
      <w:marBottom w:val="0"/>
      <w:divBdr>
        <w:top w:val="none" w:sz="0" w:space="0" w:color="auto"/>
        <w:left w:val="none" w:sz="0" w:space="0" w:color="auto"/>
        <w:bottom w:val="none" w:sz="0" w:space="0" w:color="auto"/>
        <w:right w:val="none" w:sz="0" w:space="0" w:color="auto"/>
      </w:divBdr>
      <w:divsChild>
        <w:div w:id="346366796">
          <w:marLeft w:val="0"/>
          <w:marRight w:val="0"/>
          <w:marTop w:val="0"/>
          <w:marBottom w:val="0"/>
          <w:divBdr>
            <w:top w:val="none" w:sz="0" w:space="0" w:color="auto"/>
            <w:left w:val="none" w:sz="0" w:space="0" w:color="auto"/>
            <w:bottom w:val="none" w:sz="0" w:space="0" w:color="auto"/>
            <w:right w:val="none" w:sz="0" w:space="0" w:color="auto"/>
          </w:divBdr>
        </w:div>
      </w:divsChild>
    </w:div>
    <w:div w:id="564486578">
      <w:bodyDiv w:val="1"/>
      <w:marLeft w:val="0"/>
      <w:marRight w:val="0"/>
      <w:marTop w:val="0"/>
      <w:marBottom w:val="0"/>
      <w:divBdr>
        <w:top w:val="none" w:sz="0" w:space="0" w:color="auto"/>
        <w:left w:val="none" w:sz="0" w:space="0" w:color="auto"/>
        <w:bottom w:val="none" w:sz="0" w:space="0" w:color="auto"/>
        <w:right w:val="none" w:sz="0" w:space="0" w:color="auto"/>
      </w:divBdr>
      <w:divsChild>
        <w:div w:id="454450984">
          <w:marLeft w:val="0"/>
          <w:marRight w:val="0"/>
          <w:marTop w:val="0"/>
          <w:marBottom w:val="0"/>
          <w:divBdr>
            <w:top w:val="none" w:sz="0" w:space="0" w:color="auto"/>
            <w:left w:val="none" w:sz="0" w:space="0" w:color="auto"/>
            <w:bottom w:val="none" w:sz="0" w:space="0" w:color="auto"/>
            <w:right w:val="none" w:sz="0" w:space="0" w:color="auto"/>
          </w:divBdr>
        </w:div>
      </w:divsChild>
    </w:div>
    <w:div w:id="564603750">
      <w:bodyDiv w:val="1"/>
      <w:marLeft w:val="0"/>
      <w:marRight w:val="0"/>
      <w:marTop w:val="0"/>
      <w:marBottom w:val="0"/>
      <w:divBdr>
        <w:top w:val="none" w:sz="0" w:space="0" w:color="auto"/>
        <w:left w:val="none" w:sz="0" w:space="0" w:color="auto"/>
        <w:bottom w:val="none" w:sz="0" w:space="0" w:color="auto"/>
        <w:right w:val="none" w:sz="0" w:space="0" w:color="auto"/>
      </w:divBdr>
      <w:divsChild>
        <w:div w:id="842017706">
          <w:marLeft w:val="0"/>
          <w:marRight w:val="0"/>
          <w:marTop w:val="0"/>
          <w:marBottom w:val="0"/>
          <w:divBdr>
            <w:top w:val="none" w:sz="0" w:space="0" w:color="auto"/>
            <w:left w:val="none" w:sz="0" w:space="0" w:color="auto"/>
            <w:bottom w:val="none" w:sz="0" w:space="0" w:color="auto"/>
            <w:right w:val="none" w:sz="0" w:space="0" w:color="auto"/>
          </w:divBdr>
        </w:div>
      </w:divsChild>
    </w:div>
    <w:div w:id="573663020">
      <w:bodyDiv w:val="1"/>
      <w:marLeft w:val="0"/>
      <w:marRight w:val="0"/>
      <w:marTop w:val="0"/>
      <w:marBottom w:val="0"/>
      <w:divBdr>
        <w:top w:val="none" w:sz="0" w:space="0" w:color="auto"/>
        <w:left w:val="none" w:sz="0" w:space="0" w:color="auto"/>
        <w:bottom w:val="none" w:sz="0" w:space="0" w:color="auto"/>
        <w:right w:val="none" w:sz="0" w:space="0" w:color="auto"/>
      </w:divBdr>
      <w:divsChild>
        <w:div w:id="942416913">
          <w:marLeft w:val="0"/>
          <w:marRight w:val="0"/>
          <w:marTop w:val="0"/>
          <w:marBottom w:val="0"/>
          <w:divBdr>
            <w:top w:val="none" w:sz="0" w:space="0" w:color="auto"/>
            <w:left w:val="none" w:sz="0" w:space="0" w:color="auto"/>
            <w:bottom w:val="none" w:sz="0" w:space="0" w:color="auto"/>
            <w:right w:val="none" w:sz="0" w:space="0" w:color="auto"/>
          </w:divBdr>
        </w:div>
      </w:divsChild>
    </w:div>
    <w:div w:id="575210040">
      <w:bodyDiv w:val="1"/>
      <w:marLeft w:val="0"/>
      <w:marRight w:val="0"/>
      <w:marTop w:val="0"/>
      <w:marBottom w:val="0"/>
      <w:divBdr>
        <w:top w:val="none" w:sz="0" w:space="0" w:color="auto"/>
        <w:left w:val="none" w:sz="0" w:space="0" w:color="auto"/>
        <w:bottom w:val="none" w:sz="0" w:space="0" w:color="auto"/>
        <w:right w:val="none" w:sz="0" w:space="0" w:color="auto"/>
      </w:divBdr>
      <w:divsChild>
        <w:div w:id="24864929">
          <w:marLeft w:val="0"/>
          <w:marRight w:val="0"/>
          <w:marTop w:val="0"/>
          <w:marBottom w:val="0"/>
          <w:divBdr>
            <w:top w:val="none" w:sz="0" w:space="0" w:color="auto"/>
            <w:left w:val="none" w:sz="0" w:space="0" w:color="auto"/>
            <w:bottom w:val="none" w:sz="0" w:space="0" w:color="auto"/>
            <w:right w:val="none" w:sz="0" w:space="0" w:color="auto"/>
          </w:divBdr>
        </w:div>
      </w:divsChild>
    </w:div>
    <w:div w:id="576786767">
      <w:bodyDiv w:val="1"/>
      <w:marLeft w:val="0"/>
      <w:marRight w:val="0"/>
      <w:marTop w:val="0"/>
      <w:marBottom w:val="0"/>
      <w:divBdr>
        <w:top w:val="none" w:sz="0" w:space="0" w:color="auto"/>
        <w:left w:val="none" w:sz="0" w:space="0" w:color="auto"/>
        <w:bottom w:val="none" w:sz="0" w:space="0" w:color="auto"/>
        <w:right w:val="none" w:sz="0" w:space="0" w:color="auto"/>
      </w:divBdr>
      <w:divsChild>
        <w:div w:id="665130710">
          <w:marLeft w:val="0"/>
          <w:marRight w:val="0"/>
          <w:marTop w:val="0"/>
          <w:marBottom w:val="0"/>
          <w:divBdr>
            <w:top w:val="none" w:sz="0" w:space="0" w:color="auto"/>
            <w:left w:val="none" w:sz="0" w:space="0" w:color="auto"/>
            <w:bottom w:val="none" w:sz="0" w:space="0" w:color="auto"/>
            <w:right w:val="none" w:sz="0" w:space="0" w:color="auto"/>
          </w:divBdr>
        </w:div>
      </w:divsChild>
    </w:div>
    <w:div w:id="581334378">
      <w:bodyDiv w:val="1"/>
      <w:marLeft w:val="0"/>
      <w:marRight w:val="0"/>
      <w:marTop w:val="0"/>
      <w:marBottom w:val="0"/>
      <w:divBdr>
        <w:top w:val="none" w:sz="0" w:space="0" w:color="auto"/>
        <w:left w:val="none" w:sz="0" w:space="0" w:color="auto"/>
        <w:bottom w:val="none" w:sz="0" w:space="0" w:color="auto"/>
        <w:right w:val="none" w:sz="0" w:space="0" w:color="auto"/>
      </w:divBdr>
      <w:divsChild>
        <w:div w:id="850486954">
          <w:marLeft w:val="0"/>
          <w:marRight w:val="0"/>
          <w:marTop w:val="0"/>
          <w:marBottom w:val="0"/>
          <w:divBdr>
            <w:top w:val="none" w:sz="0" w:space="0" w:color="auto"/>
            <w:left w:val="none" w:sz="0" w:space="0" w:color="auto"/>
            <w:bottom w:val="none" w:sz="0" w:space="0" w:color="auto"/>
            <w:right w:val="none" w:sz="0" w:space="0" w:color="auto"/>
          </w:divBdr>
        </w:div>
      </w:divsChild>
    </w:div>
    <w:div w:id="583148180">
      <w:bodyDiv w:val="1"/>
      <w:marLeft w:val="0"/>
      <w:marRight w:val="0"/>
      <w:marTop w:val="0"/>
      <w:marBottom w:val="0"/>
      <w:divBdr>
        <w:top w:val="none" w:sz="0" w:space="0" w:color="auto"/>
        <w:left w:val="none" w:sz="0" w:space="0" w:color="auto"/>
        <w:bottom w:val="none" w:sz="0" w:space="0" w:color="auto"/>
        <w:right w:val="none" w:sz="0" w:space="0" w:color="auto"/>
      </w:divBdr>
      <w:divsChild>
        <w:div w:id="440808145">
          <w:marLeft w:val="0"/>
          <w:marRight w:val="0"/>
          <w:marTop w:val="0"/>
          <w:marBottom w:val="0"/>
          <w:divBdr>
            <w:top w:val="none" w:sz="0" w:space="0" w:color="auto"/>
            <w:left w:val="none" w:sz="0" w:space="0" w:color="auto"/>
            <w:bottom w:val="none" w:sz="0" w:space="0" w:color="auto"/>
            <w:right w:val="none" w:sz="0" w:space="0" w:color="auto"/>
          </w:divBdr>
        </w:div>
      </w:divsChild>
    </w:div>
    <w:div w:id="585304457">
      <w:bodyDiv w:val="1"/>
      <w:marLeft w:val="0"/>
      <w:marRight w:val="0"/>
      <w:marTop w:val="0"/>
      <w:marBottom w:val="0"/>
      <w:divBdr>
        <w:top w:val="none" w:sz="0" w:space="0" w:color="auto"/>
        <w:left w:val="none" w:sz="0" w:space="0" w:color="auto"/>
        <w:bottom w:val="none" w:sz="0" w:space="0" w:color="auto"/>
        <w:right w:val="none" w:sz="0" w:space="0" w:color="auto"/>
      </w:divBdr>
      <w:divsChild>
        <w:div w:id="1531871178">
          <w:marLeft w:val="0"/>
          <w:marRight w:val="0"/>
          <w:marTop w:val="0"/>
          <w:marBottom w:val="0"/>
          <w:divBdr>
            <w:top w:val="none" w:sz="0" w:space="0" w:color="auto"/>
            <w:left w:val="none" w:sz="0" w:space="0" w:color="auto"/>
            <w:bottom w:val="none" w:sz="0" w:space="0" w:color="auto"/>
            <w:right w:val="none" w:sz="0" w:space="0" w:color="auto"/>
          </w:divBdr>
        </w:div>
      </w:divsChild>
    </w:div>
    <w:div w:id="596324830">
      <w:bodyDiv w:val="1"/>
      <w:marLeft w:val="0"/>
      <w:marRight w:val="0"/>
      <w:marTop w:val="0"/>
      <w:marBottom w:val="0"/>
      <w:divBdr>
        <w:top w:val="none" w:sz="0" w:space="0" w:color="auto"/>
        <w:left w:val="none" w:sz="0" w:space="0" w:color="auto"/>
        <w:bottom w:val="none" w:sz="0" w:space="0" w:color="auto"/>
        <w:right w:val="none" w:sz="0" w:space="0" w:color="auto"/>
      </w:divBdr>
      <w:divsChild>
        <w:div w:id="2014644896">
          <w:marLeft w:val="0"/>
          <w:marRight w:val="0"/>
          <w:marTop w:val="0"/>
          <w:marBottom w:val="0"/>
          <w:divBdr>
            <w:top w:val="none" w:sz="0" w:space="0" w:color="auto"/>
            <w:left w:val="none" w:sz="0" w:space="0" w:color="auto"/>
            <w:bottom w:val="none" w:sz="0" w:space="0" w:color="auto"/>
            <w:right w:val="none" w:sz="0" w:space="0" w:color="auto"/>
          </w:divBdr>
        </w:div>
      </w:divsChild>
    </w:div>
    <w:div w:id="597981741">
      <w:bodyDiv w:val="1"/>
      <w:marLeft w:val="0"/>
      <w:marRight w:val="0"/>
      <w:marTop w:val="0"/>
      <w:marBottom w:val="0"/>
      <w:divBdr>
        <w:top w:val="none" w:sz="0" w:space="0" w:color="auto"/>
        <w:left w:val="none" w:sz="0" w:space="0" w:color="auto"/>
        <w:bottom w:val="none" w:sz="0" w:space="0" w:color="auto"/>
        <w:right w:val="none" w:sz="0" w:space="0" w:color="auto"/>
      </w:divBdr>
      <w:divsChild>
        <w:div w:id="1117486857">
          <w:marLeft w:val="0"/>
          <w:marRight w:val="0"/>
          <w:marTop w:val="0"/>
          <w:marBottom w:val="0"/>
          <w:divBdr>
            <w:top w:val="none" w:sz="0" w:space="0" w:color="auto"/>
            <w:left w:val="none" w:sz="0" w:space="0" w:color="auto"/>
            <w:bottom w:val="none" w:sz="0" w:space="0" w:color="auto"/>
            <w:right w:val="none" w:sz="0" w:space="0" w:color="auto"/>
          </w:divBdr>
        </w:div>
      </w:divsChild>
    </w:div>
    <w:div w:id="599142221">
      <w:bodyDiv w:val="1"/>
      <w:marLeft w:val="0"/>
      <w:marRight w:val="0"/>
      <w:marTop w:val="0"/>
      <w:marBottom w:val="0"/>
      <w:divBdr>
        <w:top w:val="none" w:sz="0" w:space="0" w:color="auto"/>
        <w:left w:val="none" w:sz="0" w:space="0" w:color="auto"/>
        <w:bottom w:val="none" w:sz="0" w:space="0" w:color="auto"/>
        <w:right w:val="none" w:sz="0" w:space="0" w:color="auto"/>
      </w:divBdr>
      <w:divsChild>
        <w:div w:id="783498539">
          <w:marLeft w:val="0"/>
          <w:marRight w:val="0"/>
          <w:marTop w:val="0"/>
          <w:marBottom w:val="0"/>
          <w:divBdr>
            <w:top w:val="none" w:sz="0" w:space="0" w:color="auto"/>
            <w:left w:val="none" w:sz="0" w:space="0" w:color="auto"/>
            <w:bottom w:val="none" w:sz="0" w:space="0" w:color="auto"/>
            <w:right w:val="none" w:sz="0" w:space="0" w:color="auto"/>
          </w:divBdr>
        </w:div>
      </w:divsChild>
    </w:div>
    <w:div w:id="602613712">
      <w:bodyDiv w:val="1"/>
      <w:marLeft w:val="0"/>
      <w:marRight w:val="0"/>
      <w:marTop w:val="0"/>
      <w:marBottom w:val="0"/>
      <w:divBdr>
        <w:top w:val="none" w:sz="0" w:space="0" w:color="auto"/>
        <w:left w:val="none" w:sz="0" w:space="0" w:color="auto"/>
        <w:bottom w:val="none" w:sz="0" w:space="0" w:color="auto"/>
        <w:right w:val="none" w:sz="0" w:space="0" w:color="auto"/>
      </w:divBdr>
      <w:divsChild>
        <w:div w:id="2063358783">
          <w:marLeft w:val="0"/>
          <w:marRight w:val="0"/>
          <w:marTop w:val="0"/>
          <w:marBottom w:val="0"/>
          <w:divBdr>
            <w:top w:val="none" w:sz="0" w:space="0" w:color="auto"/>
            <w:left w:val="none" w:sz="0" w:space="0" w:color="auto"/>
            <w:bottom w:val="none" w:sz="0" w:space="0" w:color="auto"/>
            <w:right w:val="none" w:sz="0" w:space="0" w:color="auto"/>
          </w:divBdr>
        </w:div>
      </w:divsChild>
    </w:div>
    <w:div w:id="603535647">
      <w:bodyDiv w:val="1"/>
      <w:marLeft w:val="0"/>
      <w:marRight w:val="0"/>
      <w:marTop w:val="0"/>
      <w:marBottom w:val="0"/>
      <w:divBdr>
        <w:top w:val="none" w:sz="0" w:space="0" w:color="auto"/>
        <w:left w:val="none" w:sz="0" w:space="0" w:color="auto"/>
        <w:bottom w:val="none" w:sz="0" w:space="0" w:color="auto"/>
        <w:right w:val="none" w:sz="0" w:space="0" w:color="auto"/>
      </w:divBdr>
      <w:divsChild>
        <w:div w:id="396516002">
          <w:marLeft w:val="0"/>
          <w:marRight w:val="0"/>
          <w:marTop w:val="0"/>
          <w:marBottom w:val="0"/>
          <w:divBdr>
            <w:top w:val="none" w:sz="0" w:space="0" w:color="auto"/>
            <w:left w:val="none" w:sz="0" w:space="0" w:color="auto"/>
            <w:bottom w:val="none" w:sz="0" w:space="0" w:color="auto"/>
            <w:right w:val="none" w:sz="0" w:space="0" w:color="auto"/>
          </w:divBdr>
        </w:div>
      </w:divsChild>
    </w:div>
    <w:div w:id="612133343">
      <w:bodyDiv w:val="1"/>
      <w:marLeft w:val="0"/>
      <w:marRight w:val="0"/>
      <w:marTop w:val="0"/>
      <w:marBottom w:val="0"/>
      <w:divBdr>
        <w:top w:val="none" w:sz="0" w:space="0" w:color="auto"/>
        <w:left w:val="none" w:sz="0" w:space="0" w:color="auto"/>
        <w:bottom w:val="none" w:sz="0" w:space="0" w:color="auto"/>
        <w:right w:val="none" w:sz="0" w:space="0" w:color="auto"/>
      </w:divBdr>
      <w:divsChild>
        <w:div w:id="1000155136">
          <w:marLeft w:val="0"/>
          <w:marRight w:val="0"/>
          <w:marTop w:val="0"/>
          <w:marBottom w:val="0"/>
          <w:divBdr>
            <w:top w:val="none" w:sz="0" w:space="0" w:color="auto"/>
            <w:left w:val="none" w:sz="0" w:space="0" w:color="auto"/>
            <w:bottom w:val="none" w:sz="0" w:space="0" w:color="auto"/>
            <w:right w:val="none" w:sz="0" w:space="0" w:color="auto"/>
          </w:divBdr>
        </w:div>
      </w:divsChild>
    </w:div>
    <w:div w:id="613293988">
      <w:bodyDiv w:val="1"/>
      <w:marLeft w:val="0"/>
      <w:marRight w:val="0"/>
      <w:marTop w:val="0"/>
      <w:marBottom w:val="0"/>
      <w:divBdr>
        <w:top w:val="none" w:sz="0" w:space="0" w:color="auto"/>
        <w:left w:val="none" w:sz="0" w:space="0" w:color="auto"/>
        <w:bottom w:val="none" w:sz="0" w:space="0" w:color="auto"/>
        <w:right w:val="none" w:sz="0" w:space="0" w:color="auto"/>
      </w:divBdr>
      <w:divsChild>
        <w:div w:id="1543206768">
          <w:marLeft w:val="0"/>
          <w:marRight w:val="0"/>
          <w:marTop w:val="0"/>
          <w:marBottom w:val="0"/>
          <w:divBdr>
            <w:top w:val="none" w:sz="0" w:space="0" w:color="auto"/>
            <w:left w:val="none" w:sz="0" w:space="0" w:color="auto"/>
            <w:bottom w:val="none" w:sz="0" w:space="0" w:color="auto"/>
            <w:right w:val="none" w:sz="0" w:space="0" w:color="auto"/>
          </w:divBdr>
        </w:div>
      </w:divsChild>
    </w:div>
    <w:div w:id="614409696">
      <w:bodyDiv w:val="1"/>
      <w:marLeft w:val="0"/>
      <w:marRight w:val="0"/>
      <w:marTop w:val="0"/>
      <w:marBottom w:val="0"/>
      <w:divBdr>
        <w:top w:val="none" w:sz="0" w:space="0" w:color="auto"/>
        <w:left w:val="none" w:sz="0" w:space="0" w:color="auto"/>
        <w:bottom w:val="none" w:sz="0" w:space="0" w:color="auto"/>
        <w:right w:val="none" w:sz="0" w:space="0" w:color="auto"/>
      </w:divBdr>
      <w:divsChild>
        <w:div w:id="1675720353">
          <w:marLeft w:val="0"/>
          <w:marRight w:val="0"/>
          <w:marTop w:val="0"/>
          <w:marBottom w:val="0"/>
          <w:divBdr>
            <w:top w:val="none" w:sz="0" w:space="0" w:color="auto"/>
            <w:left w:val="none" w:sz="0" w:space="0" w:color="auto"/>
            <w:bottom w:val="none" w:sz="0" w:space="0" w:color="auto"/>
            <w:right w:val="none" w:sz="0" w:space="0" w:color="auto"/>
          </w:divBdr>
        </w:div>
      </w:divsChild>
    </w:div>
    <w:div w:id="617492408">
      <w:bodyDiv w:val="1"/>
      <w:marLeft w:val="0"/>
      <w:marRight w:val="0"/>
      <w:marTop w:val="0"/>
      <w:marBottom w:val="0"/>
      <w:divBdr>
        <w:top w:val="none" w:sz="0" w:space="0" w:color="auto"/>
        <w:left w:val="none" w:sz="0" w:space="0" w:color="auto"/>
        <w:bottom w:val="none" w:sz="0" w:space="0" w:color="auto"/>
        <w:right w:val="none" w:sz="0" w:space="0" w:color="auto"/>
      </w:divBdr>
      <w:divsChild>
        <w:div w:id="793446958">
          <w:marLeft w:val="0"/>
          <w:marRight w:val="0"/>
          <w:marTop w:val="0"/>
          <w:marBottom w:val="0"/>
          <w:divBdr>
            <w:top w:val="none" w:sz="0" w:space="0" w:color="auto"/>
            <w:left w:val="none" w:sz="0" w:space="0" w:color="auto"/>
            <w:bottom w:val="none" w:sz="0" w:space="0" w:color="auto"/>
            <w:right w:val="none" w:sz="0" w:space="0" w:color="auto"/>
          </w:divBdr>
        </w:div>
      </w:divsChild>
    </w:div>
    <w:div w:id="618025880">
      <w:bodyDiv w:val="1"/>
      <w:marLeft w:val="0"/>
      <w:marRight w:val="0"/>
      <w:marTop w:val="0"/>
      <w:marBottom w:val="0"/>
      <w:divBdr>
        <w:top w:val="none" w:sz="0" w:space="0" w:color="auto"/>
        <w:left w:val="none" w:sz="0" w:space="0" w:color="auto"/>
        <w:bottom w:val="none" w:sz="0" w:space="0" w:color="auto"/>
        <w:right w:val="none" w:sz="0" w:space="0" w:color="auto"/>
      </w:divBdr>
      <w:divsChild>
        <w:div w:id="2128814277">
          <w:marLeft w:val="0"/>
          <w:marRight w:val="0"/>
          <w:marTop w:val="0"/>
          <w:marBottom w:val="0"/>
          <w:divBdr>
            <w:top w:val="none" w:sz="0" w:space="0" w:color="auto"/>
            <w:left w:val="none" w:sz="0" w:space="0" w:color="auto"/>
            <w:bottom w:val="none" w:sz="0" w:space="0" w:color="auto"/>
            <w:right w:val="none" w:sz="0" w:space="0" w:color="auto"/>
          </w:divBdr>
        </w:div>
      </w:divsChild>
    </w:div>
    <w:div w:id="618071889">
      <w:bodyDiv w:val="1"/>
      <w:marLeft w:val="0"/>
      <w:marRight w:val="0"/>
      <w:marTop w:val="0"/>
      <w:marBottom w:val="0"/>
      <w:divBdr>
        <w:top w:val="none" w:sz="0" w:space="0" w:color="auto"/>
        <w:left w:val="none" w:sz="0" w:space="0" w:color="auto"/>
        <w:bottom w:val="none" w:sz="0" w:space="0" w:color="auto"/>
        <w:right w:val="none" w:sz="0" w:space="0" w:color="auto"/>
      </w:divBdr>
      <w:divsChild>
        <w:div w:id="246501196">
          <w:marLeft w:val="0"/>
          <w:marRight w:val="0"/>
          <w:marTop w:val="0"/>
          <w:marBottom w:val="0"/>
          <w:divBdr>
            <w:top w:val="none" w:sz="0" w:space="0" w:color="auto"/>
            <w:left w:val="none" w:sz="0" w:space="0" w:color="auto"/>
            <w:bottom w:val="none" w:sz="0" w:space="0" w:color="auto"/>
            <w:right w:val="none" w:sz="0" w:space="0" w:color="auto"/>
          </w:divBdr>
        </w:div>
      </w:divsChild>
    </w:div>
    <w:div w:id="621153471">
      <w:bodyDiv w:val="1"/>
      <w:marLeft w:val="0"/>
      <w:marRight w:val="0"/>
      <w:marTop w:val="0"/>
      <w:marBottom w:val="0"/>
      <w:divBdr>
        <w:top w:val="none" w:sz="0" w:space="0" w:color="auto"/>
        <w:left w:val="none" w:sz="0" w:space="0" w:color="auto"/>
        <w:bottom w:val="none" w:sz="0" w:space="0" w:color="auto"/>
        <w:right w:val="none" w:sz="0" w:space="0" w:color="auto"/>
      </w:divBdr>
      <w:divsChild>
        <w:div w:id="346368401">
          <w:marLeft w:val="0"/>
          <w:marRight w:val="0"/>
          <w:marTop w:val="0"/>
          <w:marBottom w:val="0"/>
          <w:divBdr>
            <w:top w:val="none" w:sz="0" w:space="0" w:color="auto"/>
            <w:left w:val="none" w:sz="0" w:space="0" w:color="auto"/>
            <w:bottom w:val="none" w:sz="0" w:space="0" w:color="auto"/>
            <w:right w:val="none" w:sz="0" w:space="0" w:color="auto"/>
          </w:divBdr>
        </w:div>
      </w:divsChild>
    </w:div>
    <w:div w:id="622686353">
      <w:bodyDiv w:val="1"/>
      <w:marLeft w:val="0"/>
      <w:marRight w:val="0"/>
      <w:marTop w:val="0"/>
      <w:marBottom w:val="0"/>
      <w:divBdr>
        <w:top w:val="none" w:sz="0" w:space="0" w:color="auto"/>
        <w:left w:val="none" w:sz="0" w:space="0" w:color="auto"/>
        <w:bottom w:val="none" w:sz="0" w:space="0" w:color="auto"/>
        <w:right w:val="none" w:sz="0" w:space="0" w:color="auto"/>
      </w:divBdr>
      <w:divsChild>
        <w:div w:id="1883202348">
          <w:marLeft w:val="0"/>
          <w:marRight w:val="0"/>
          <w:marTop w:val="0"/>
          <w:marBottom w:val="0"/>
          <w:divBdr>
            <w:top w:val="none" w:sz="0" w:space="0" w:color="auto"/>
            <w:left w:val="none" w:sz="0" w:space="0" w:color="auto"/>
            <w:bottom w:val="none" w:sz="0" w:space="0" w:color="auto"/>
            <w:right w:val="none" w:sz="0" w:space="0" w:color="auto"/>
          </w:divBdr>
        </w:div>
      </w:divsChild>
    </w:div>
    <w:div w:id="626735714">
      <w:bodyDiv w:val="1"/>
      <w:marLeft w:val="0"/>
      <w:marRight w:val="0"/>
      <w:marTop w:val="0"/>
      <w:marBottom w:val="0"/>
      <w:divBdr>
        <w:top w:val="none" w:sz="0" w:space="0" w:color="auto"/>
        <w:left w:val="none" w:sz="0" w:space="0" w:color="auto"/>
        <w:bottom w:val="none" w:sz="0" w:space="0" w:color="auto"/>
        <w:right w:val="none" w:sz="0" w:space="0" w:color="auto"/>
      </w:divBdr>
      <w:divsChild>
        <w:div w:id="314115687">
          <w:marLeft w:val="0"/>
          <w:marRight w:val="0"/>
          <w:marTop w:val="0"/>
          <w:marBottom w:val="0"/>
          <w:divBdr>
            <w:top w:val="none" w:sz="0" w:space="0" w:color="auto"/>
            <w:left w:val="none" w:sz="0" w:space="0" w:color="auto"/>
            <w:bottom w:val="none" w:sz="0" w:space="0" w:color="auto"/>
            <w:right w:val="none" w:sz="0" w:space="0" w:color="auto"/>
          </w:divBdr>
        </w:div>
      </w:divsChild>
    </w:div>
    <w:div w:id="627711592">
      <w:bodyDiv w:val="1"/>
      <w:marLeft w:val="0"/>
      <w:marRight w:val="0"/>
      <w:marTop w:val="0"/>
      <w:marBottom w:val="0"/>
      <w:divBdr>
        <w:top w:val="none" w:sz="0" w:space="0" w:color="auto"/>
        <w:left w:val="none" w:sz="0" w:space="0" w:color="auto"/>
        <w:bottom w:val="none" w:sz="0" w:space="0" w:color="auto"/>
        <w:right w:val="none" w:sz="0" w:space="0" w:color="auto"/>
      </w:divBdr>
      <w:divsChild>
        <w:div w:id="2115124940">
          <w:marLeft w:val="0"/>
          <w:marRight w:val="0"/>
          <w:marTop w:val="0"/>
          <w:marBottom w:val="0"/>
          <w:divBdr>
            <w:top w:val="none" w:sz="0" w:space="0" w:color="auto"/>
            <w:left w:val="none" w:sz="0" w:space="0" w:color="auto"/>
            <w:bottom w:val="none" w:sz="0" w:space="0" w:color="auto"/>
            <w:right w:val="none" w:sz="0" w:space="0" w:color="auto"/>
          </w:divBdr>
        </w:div>
      </w:divsChild>
    </w:div>
    <w:div w:id="630867995">
      <w:bodyDiv w:val="1"/>
      <w:marLeft w:val="0"/>
      <w:marRight w:val="0"/>
      <w:marTop w:val="0"/>
      <w:marBottom w:val="0"/>
      <w:divBdr>
        <w:top w:val="none" w:sz="0" w:space="0" w:color="auto"/>
        <w:left w:val="none" w:sz="0" w:space="0" w:color="auto"/>
        <w:bottom w:val="none" w:sz="0" w:space="0" w:color="auto"/>
        <w:right w:val="none" w:sz="0" w:space="0" w:color="auto"/>
      </w:divBdr>
      <w:divsChild>
        <w:div w:id="1652252483">
          <w:marLeft w:val="0"/>
          <w:marRight w:val="0"/>
          <w:marTop w:val="0"/>
          <w:marBottom w:val="0"/>
          <w:divBdr>
            <w:top w:val="none" w:sz="0" w:space="0" w:color="auto"/>
            <w:left w:val="none" w:sz="0" w:space="0" w:color="auto"/>
            <w:bottom w:val="none" w:sz="0" w:space="0" w:color="auto"/>
            <w:right w:val="none" w:sz="0" w:space="0" w:color="auto"/>
          </w:divBdr>
        </w:div>
      </w:divsChild>
    </w:div>
    <w:div w:id="631864944">
      <w:bodyDiv w:val="1"/>
      <w:marLeft w:val="0"/>
      <w:marRight w:val="0"/>
      <w:marTop w:val="0"/>
      <w:marBottom w:val="0"/>
      <w:divBdr>
        <w:top w:val="none" w:sz="0" w:space="0" w:color="auto"/>
        <w:left w:val="none" w:sz="0" w:space="0" w:color="auto"/>
        <w:bottom w:val="none" w:sz="0" w:space="0" w:color="auto"/>
        <w:right w:val="none" w:sz="0" w:space="0" w:color="auto"/>
      </w:divBdr>
      <w:divsChild>
        <w:div w:id="786122524">
          <w:marLeft w:val="0"/>
          <w:marRight w:val="0"/>
          <w:marTop w:val="0"/>
          <w:marBottom w:val="0"/>
          <w:divBdr>
            <w:top w:val="none" w:sz="0" w:space="0" w:color="auto"/>
            <w:left w:val="none" w:sz="0" w:space="0" w:color="auto"/>
            <w:bottom w:val="none" w:sz="0" w:space="0" w:color="auto"/>
            <w:right w:val="none" w:sz="0" w:space="0" w:color="auto"/>
          </w:divBdr>
        </w:div>
      </w:divsChild>
    </w:div>
    <w:div w:id="635645315">
      <w:bodyDiv w:val="1"/>
      <w:marLeft w:val="0"/>
      <w:marRight w:val="0"/>
      <w:marTop w:val="0"/>
      <w:marBottom w:val="0"/>
      <w:divBdr>
        <w:top w:val="none" w:sz="0" w:space="0" w:color="auto"/>
        <w:left w:val="none" w:sz="0" w:space="0" w:color="auto"/>
        <w:bottom w:val="none" w:sz="0" w:space="0" w:color="auto"/>
        <w:right w:val="none" w:sz="0" w:space="0" w:color="auto"/>
      </w:divBdr>
      <w:divsChild>
        <w:div w:id="1190410505">
          <w:marLeft w:val="0"/>
          <w:marRight w:val="0"/>
          <w:marTop w:val="0"/>
          <w:marBottom w:val="0"/>
          <w:divBdr>
            <w:top w:val="none" w:sz="0" w:space="0" w:color="auto"/>
            <w:left w:val="none" w:sz="0" w:space="0" w:color="auto"/>
            <w:bottom w:val="none" w:sz="0" w:space="0" w:color="auto"/>
            <w:right w:val="none" w:sz="0" w:space="0" w:color="auto"/>
          </w:divBdr>
        </w:div>
      </w:divsChild>
    </w:div>
    <w:div w:id="636380875">
      <w:bodyDiv w:val="1"/>
      <w:marLeft w:val="0"/>
      <w:marRight w:val="0"/>
      <w:marTop w:val="0"/>
      <w:marBottom w:val="0"/>
      <w:divBdr>
        <w:top w:val="none" w:sz="0" w:space="0" w:color="auto"/>
        <w:left w:val="none" w:sz="0" w:space="0" w:color="auto"/>
        <w:bottom w:val="none" w:sz="0" w:space="0" w:color="auto"/>
        <w:right w:val="none" w:sz="0" w:space="0" w:color="auto"/>
      </w:divBdr>
      <w:divsChild>
        <w:div w:id="782042750">
          <w:marLeft w:val="0"/>
          <w:marRight w:val="0"/>
          <w:marTop w:val="0"/>
          <w:marBottom w:val="0"/>
          <w:divBdr>
            <w:top w:val="none" w:sz="0" w:space="0" w:color="auto"/>
            <w:left w:val="none" w:sz="0" w:space="0" w:color="auto"/>
            <w:bottom w:val="none" w:sz="0" w:space="0" w:color="auto"/>
            <w:right w:val="none" w:sz="0" w:space="0" w:color="auto"/>
          </w:divBdr>
        </w:div>
      </w:divsChild>
    </w:div>
    <w:div w:id="648677838">
      <w:bodyDiv w:val="1"/>
      <w:marLeft w:val="0"/>
      <w:marRight w:val="0"/>
      <w:marTop w:val="0"/>
      <w:marBottom w:val="0"/>
      <w:divBdr>
        <w:top w:val="none" w:sz="0" w:space="0" w:color="auto"/>
        <w:left w:val="none" w:sz="0" w:space="0" w:color="auto"/>
        <w:bottom w:val="none" w:sz="0" w:space="0" w:color="auto"/>
        <w:right w:val="none" w:sz="0" w:space="0" w:color="auto"/>
      </w:divBdr>
      <w:divsChild>
        <w:div w:id="1082946739">
          <w:marLeft w:val="0"/>
          <w:marRight w:val="0"/>
          <w:marTop w:val="0"/>
          <w:marBottom w:val="0"/>
          <w:divBdr>
            <w:top w:val="none" w:sz="0" w:space="0" w:color="auto"/>
            <w:left w:val="none" w:sz="0" w:space="0" w:color="auto"/>
            <w:bottom w:val="none" w:sz="0" w:space="0" w:color="auto"/>
            <w:right w:val="none" w:sz="0" w:space="0" w:color="auto"/>
          </w:divBdr>
        </w:div>
      </w:divsChild>
    </w:div>
    <w:div w:id="649024385">
      <w:bodyDiv w:val="1"/>
      <w:marLeft w:val="0"/>
      <w:marRight w:val="0"/>
      <w:marTop w:val="0"/>
      <w:marBottom w:val="0"/>
      <w:divBdr>
        <w:top w:val="none" w:sz="0" w:space="0" w:color="auto"/>
        <w:left w:val="none" w:sz="0" w:space="0" w:color="auto"/>
        <w:bottom w:val="none" w:sz="0" w:space="0" w:color="auto"/>
        <w:right w:val="none" w:sz="0" w:space="0" w:color="auto"/>
      </w:divBdr>
      <w:divsChild>
        <w:div w:id="1778060887">
          <w:marLeft w:val="0"/>
          <w:marRight w:val="0"/>
          <w:marTop w:val="0"/>
          <w:marBottom w:val="0"/>
          <w:divBdr>
            <w:top w:val="none" w:sz="0" w:space="0" w:color="auto"/>
            <w:left w:val="none" w:sz="0" w:space="0" w:color="auto"/>
            <w:bottom w:val="none" w:sz="0" w:space="0" w:color="auto"/>
            <w:right w:val="none" w:sz="0" w:space="0" w:color="auto"/>
          </w:divBdr>
        </w:div>
      </w:divsChild>
    </w:div>
    <w:div w:id="649751085">
      <w:bodyDiv w:val="1"/>
      <w:marLeft w:val="0"/>
      <w:marRight w:val="0"/>
      <w:marTop w:val="0"/>
      <w:marBottom w:val="0"/>
      <w:divBdr>
        <w:top w:val="none" w:sz="0" w:space="0" w:color="auto"/>
        <w:left w:val="none" w:sz="0" w:space="0" w:color="auto"/>
        <w:bottom w:val="none" w:sz="0" w:space="0" w:color="auto"/>
        <w:right w:val="none" w:sz="0" w:space="0" w:color="auto"/>
      </w:divBdr>
      <w:divsChild>
        <w:div w:id="731193594">
          <w:marLeft w:val="0"/>
          <w:marRight w:val="0"/>
          <w:marTop w:val="0"/>
          <w:marBottom w:val="0"/>
          <w:divBdr>
            <w:top w:val="none" w:sz="0" w:space="0" w:color="auto"/>
            <w:left w:val="none" w:sz="0" w:space="0" w:color="auto"/>
            <w:bottom w:val="none" w:sz="0" w:space="0" w:color="auto"/>
            <w:right w:val="none" w:sz="0" w:space="0" w:color="auto"/>
          </w:divBdr>
        </w:div>
      </w:divsChild>
    </w:div>
    <w:div w:id="652489257">
      <w:bodyDiv w:val="1"/>
      <w:marLeft w:val="0"/>
      <w:marRight w:val="0"/>
      <w:marTop w:val="0"/>
      <w:marBottom w:val="0"/>
      <w:divBdr>
        <w:top w:val="none" w:sz="0" w:space="0" w:color="auto"/>
        <w:left w:val="none" w:sz="0" w:space="0" w:color="auto"/>
        <w:bottom w:val="none" w:sz="0" w:space="0" w:color="auto"/>
        <w:right w:val="none" w:sz="0" w:space="0" w:color="auto"/>
      </w:divBdr>
      <w:divsChild>
        <w:div w:id="1559169526">
          <w:marLeft w:val="0"/>
          <w:marRight w:val="0"/>
          <w:marTop w:val="0"/>
          <w:marBottom w:val="0"/>
          <w:divBdr>
            <w:top w:val="none" w:sz="0" w:space="0" w:color="auto"/>
            <w:left w:val="none" w:sz="0" w:space="0" w:color="auto"/>
            <w:bottom w:val="none" w:sz="0" w:space="0" w:color="auto"/>
            <w:right w:val="none" w:sz="0" w:space="0" w:color="auto"/>
          </w:divBdr>
        </w:div>
      </w:divsChild>
    </w:div>
    <w:div w:id="658727444">
      <w:bodyDiv w:val="1"/>
      <w:marLeft w:val="0"/>
      <w:marRight w:val="0"/>
      <w:marTop w:val="0"/>
      <w:marBottom w:val="0"/>
      <w:divBdr>
        <w:top w:val="none" w:sz="0" w:space="0" w:color="auto"/>
        <w:left w:val="none" w:sz="0" w:space="0" w:color="auto"/>
        <w:bottom w:val="none" w:sz="0" w:space="0" w:color="auto"/>
        <w:right w:val="none" w:sz="0" w:space="0" w:color="auto"/>
      </w:divBdr>
      <w:divsChild>
        <w:div w:id="1644195302">
          <w:marLeft w:val="0"/>
          <w:marRight w:val="0"/>
          <w:marTop w:val="0"/>
          <w:marBottom w:val="0"/>
          <w:divBdr>
            <w:top w:val="none" w:sz="0" w:space="0" w:color="auto"/>
            <w:left w:val="none" w:sz="0" w:space="0" w:color="auto"/>
            <w:bottom w:val="none" w:sz="0" w:space="0" w:color="auto"/>
            <w:right w:val="none" w:sz="0" w:space="0" w:color="auto"/>
          </w:divBdr>
        </w:div>
      </w:divsChild>
    </w:div>
    <w:div w:id="670177693">
      <w:bodyDiv w:val="1"/>
      <w:marLeft w:val="0"/>
      <w:marRight w:val="0"/>
      <w:marTop w:val="0"/>
      <w:marBottom w:val="0"/>
      <w:divBdr>
        <w:top w:val="none" w:sz="0" w:space="0" w:color="auto"/>
        <w:left w:val="none" w:sz="0" w:space="0" w:color="auto"/>
        <w:bottom w:val="none" w:sz="0" w:space="0" w:color="auto"/>
        <w:right w:val="none" w:sz="0" w:space="0" w:color="auto"/>
      </w:divBdr>
      <w:divsChild>
        <w:div w:id="537547339">
          <w:marLeft w:val="0"/>
          <w:marRight w:val="0"/>
          <w:marTop w:val="0"/>
          <w:marBottom w:val="0"/>
          <w:divBdr>
            <w:top w:val="none" w:sz="0" w:space="0" w:color="auto"/>
            <w:left w:val="none" w:sz="0" w:space="0" w:color="auto"/>
            <w:bottom w:val="none" w:sz="0" w:space="0" w:color="auto"/>
            <w:right w:val="none" w:sz="0" w:space="0" w:color="auto"/>
          </w:divBdr>
        </w:div>
      </w:divsChild>
    </w:div>
    <w:div w:id="675572720">
      <w:bodyDiv w:val="1"/>
      <w:marLeft w:val="0"/>
      <w:marRight w:val="0"/>
      <w:marTop w:val="0"/>
      <w:marBottom w:val="0"/>
      <w:divBdr>
        <w:top w:val="none" w:sz="0" w:space="0" w:color="auto"/>
        <w:left w:val="none" w:sz="0" w:space="0" w:color="auto"/>
        <w:bottom w:val="none" w:sz="0" w:space="0" w:color="auto"/>
        <w:right w:val="none" w:sz="0" w:space="0" w:color="auto"/>
      </w:divBdr>
      <w:divsChild>
        <w:div w:id="349792841">
          <w:marLeft w:val="0"/>
          <w:marRight w:val="0"/>
          <w:marTop w:val="0"/>
          <w:marBottom w:val="0"/>
          <w:divBdr>
            <w:top w:val="none" w:sz="0" w:space="0" w:color="auto"/>
            <w:left w:val="none" w:sz="0" w:space="0" w:color="auto"/>
            <w:bottom w:val="none" w:sz="0" w:space="0" w:color="auto"/>
            <w:right w:val="none" w:sz="0" w:space="0" w:color="auto"/>
          </w:divBdr>
        </w:div>
      </w:divsChild>
    </w:div>
    <w:div w:id="680008984">
      <w:bodyDiv w:val="1"/>
      <w:marLeft w:val="0"/>
      <w:marRight w:val="0"/>
      <w:marTop w:val="0"/>
      <w:marBottom w:val="0"/>
      <w:divBdr>
        <w:top w:val="none" w:sz="0" w:space="0" w:color="auto"/>
        <w:left w:val="none" w:sz="0" w:space="0" w:color="auto"/>
        <w:bottom w:val="none" w:sz="0" w:space="0" w:color="auto"/>
        <w:right w:val="none" w:sz="0" w:space="0" w:color="auto"/>
      </w:divBdr>
      <w:divsChild>
        <w:div w:id="766316793">
          <w:marLeft w:val="0"/>
          <w:marRight w:val="0"/>
          <w:marTop w:val="0"/>
          <w:marBottom w:val="0"/>
          <w:divBdr>
            <w:top w:val="none" w:sz="0" w:space="0" w:color="auto"/>
            <w:left w:val="none" w:sz="0" w:space="0" w:color="auto"/>
            <w:bottom w:val="none" w:sz="0" w:space="0" w:color="auto"/>
            <w:right w:val="none" w:sz="0" w:space="0" w:color="auto"/>
          </w:divBdr>
        </w:div>
      </w:divsChild>
    </w:div>
    <w:div w:id="684593174">
      <w:bodyDiv w:val="1"/>
      <w:marLeft w:val="0"/>
      <w:marRight w:val="0"/>
      <w:marTop w:val="0"/>
      <w:marBottom w:val="0"/>
      <w:divBdr>
        <w:top w:val="none" w:sz="0" w:space="0" w:color="auto"/>
        <w:left w:val="none" w:sz="0" w:space="0" w:color="auto"/>
        <w:bottom w:val="none" w:sz="0" w:space="0" w:color="auto"/>
        <w:right w:val="none" w:sz="0" w:space="0" w:color="auto"/>
      </w:divBdr>
      <w:divsChild>
        <w:div w:id="813568522">
          <w:marLeft w:val="0"/>
          <w:marRight w:val="0"/>
          <w:marTop w:val="0"/>
          <w:marBottom w:val="0"/>
          <w:divBdr>
            <w:top w:val="none" w:sz="0" w:space="0" w:color="auto"/>
            <w:left w:val="none" w:sz="0" w:space="0" w:color="auto"/>
            <w:bottom w:val="none" w:sz="0" w:space="0" w:color="auto"/>
            <w:right w:val="none" w:sz="0" w:space="0" w:color="auto"/>
          </w:divBdr>
        </w:div>
      </w:divsChild>
    </w:div>
    <w:div w:id="692800352">
      <w:bodyDiv w:val="1"/>
      <w:marLeft w:val="0"/>
      <w:marRight w:val="0"/>
      <w:marTop w:val="0"/>
      <w:marBottom w:val="0"/>
      <w:divBdr>
        <w:top w:val="none" w:sz="0" w:space="0" w:color="auto"/>
        <w:left w:val="none" w:sz="0" w:space="0" w:color="auto"/>
        <w:bottom w:val="none" w:sz="0" w:space="0" w:color="auto"/>
        <w:right w:val="none" w:sz="0" w:space="0" w:color="auto"/>
      </w:divBdr>
      <w:divsChild>
        <w:div w:id="2077436495">
          <w:marLeft w:val="0"/>
          <w:marRight w:val="0"/>
          <w:marTop w:val="0"/>
          <w:marBottom w:val="0"/>
          <w:divBdr>
            <w:top w:val="none" w:sz="0" w:space="0" w:color="auto"/>
            <w:left w:val="none" w:sz="0" w:space="0" w:color="auto"/>
            <w:bottom w:val="none" w:sz="0" w:space="0" w:color="auto"/>
            <w:right w:val="none" w:sz="0" w:space="0" w:color="auto"/>
          </w:divBdr>
        </w:div>
      </w:divsChild>
    </w:div>
    <w:div w:id="694383167">
      <w:bodyDiv w:val="1"/>
      <w:marLeft w:val="0"/>
      <w:marRight w:val="0"/>
      <w:marTop w:val="0"/>
      <w:marBottom w:val="0"/>
      <w:divBdr>
        <w:top w:val="none" w:sz="0" w:space="0" w:color="auto"/>
        <w:left w:val="none" w:sz="0" w:space="0" w:color="auto"/>
        <w:bottom w:val="none" w:sz="0" w:space="0" w:color="auto"/>
        <w:right w:val="none" w:sz="0" w:space="0" w:color="auto"/>
      </w:divBdr>
      <w:divsChild>
        <w:div w:id="1986005654">
          <w:marLeft w:val="0"/>
          <w:marRight w:val="0"/>
          <w:marTop w:val="0"/>
          <w:marBottom w:val="0"/>
          <w:divBdr>
            <w:top w:val="none" w:sz="0" w:space="0" w:color="auto"/>
            <w:left w:val="none" w:sz="0" w:space="0" w:color="auto"/>
            <w:bottom w:val="none" w:sz="0" w:space="0" w:color="auto"/>
            <w:right w:val="none" w:sz="0" w:space="0" w:color="auto"/>
          </w:divBdr>
        </w:div>
      </w:divsChild>
    </w:div>
    <w:div w:id="695810402">
      <w:bodyDiv w:val="1"/>
      <w:marLeft w:val="0"/>
      <w:marRight w:val="0"/>
      <w:marTop w:val="0"/>
      <w:marBottom w:val="0"/>
      <w:divBdr>
        <w:top w:val="none" w:sz="0" w:space="0" w:color="auto"/>
        <w:left w:val="none" w:sz="0" w:space="0" w:color="auto"/>
        <w:bottom w:val="none" w:sz="0" w:space="0" w:color="auto"/>
        <w:right w:val="none" w:sz="0" w:space="0" w:color="auto"/>
      </w:divBdr>
      <w:divsChild>
        <w:div w:id="523325917">
          <w:marLeft w:val="0"/>
          <w:marRight w:val="0"/>
          <w:marTop w:val="0"/>
          <w:marBottom w:val="0"/>
          <w:divBdr>
            <w:top w:val="none" w:sz="0" w:space="0" w:color="auto"/>
            <w:left w:val="none" w:sz="0" w:space="0" w:color="auto"/>
            <w:bottom w:val="none" w:sz="0" w:space="0" w:color="auto"/>
            <w:right w:val="none" w:sz="0" w:space="0" w:color="auto"/>
          </w:divBdr>
        </w:div>
      </w:divsChild>
    </w:div>
    <w:div w:id="699933560">
      <w:bodyDiv w:val="1"/>
      <w:marLeft w:val="0"/>
      <w:marRight w:val="0"/>
      <w:marTop w:val="0"/>
      <w:marBottom w:val="0"/>
      <w:divBdr>
        <w:top w:val="none" w:sz="0" w:space="0" w:color="auto"/>
        <w:left w:val="none" w:sz="0" w:space="0" w:color="auto"/>
        <w:bottom w:val="none" w:sz="0" w:space="0" w:color="auto"/>
        <w:right w:val="none" w:sz="0" w:space="0" w:color="auto"/>
      </w:divBdr>
      <w:divsChild>
        <w:div w:id="437678459">
          <w:marLeft w:val="0"/>
          <w:marRight w:val="0"/>
          <w:marTop w:val="0"/>
          <w:marBottom w:val="0"/>
          <w:divBdr>
            <w:top w:val="none" w:sz="0" w:space="0" w:color="auto"/>
            <w:left w:val="none" w:sz="0" w:space="0" w:color="auto"/>
            <w:bottom w:val="none" w:sz="0" w:space="0" w:color="auto"/>
            <w:right w:val="none" w:sz="0" w:space="0" w:color="auto"/>
          </w:divBdr>
        </w:div>
      </w:divsChild>
    </w:div>
    <w:div w:id="707488093">
      <w:bodyDiv w:val="1"/>
      <w:marLeft w:val="0"/>
      <w:marRight w:val="0"/>
      <w:marTop w:val="0"/>
      <w:marBottom w:val="0"/>
      <w:divBdr>
        <w:top w:val="none" w:sz="0" w:space="0" w:color="auto"/>
        <w:left w:val="none" w:sz="0" w:space="0" w:color="auto"/>
        <w:bottom w:val="none" w:sz="0" w:space="0" w:color="auto"/>
        <w:right w:val="none" w:sz="0" w:space="0" w:color="auto"/>
      </w:divBdr>
      <w:divsChild>
        <w:div w:id="1155099700">
          <w:marLeft w:val="0"/>
          <w:marRight w:val="0"/>
          <w:marTop w:val="0"/>
          <w:marBottom w:val="0"/>
          <w:divBdr>
            <w:top w:val="none" w:sz="0" w:space="0" w:color="auto"/>
            <w:left w:val="none" w:sz="0" w:space="0" w:color="auto"/>
            <w:bottom w:val="none" w:sz="0" w:space="0" w:color="auto"/>
            <w:right w:val="none" w:sz="0" w:space="0" w:color="auto"/>
          </w:divBdr>
        </w:div>
      </w:divsChild>
    </w:div>
    <w:div w:id="709106592">
      <w:bodyDiv w:val="1"/>
      <w:marLeft w:val="0"/>
      <w:marRight w:val="0"/>
      <w:marTop w:val="0"/>
      <w:marBottom w:val="0"/>
      <w:divBdr>
        <w:top w:val="none" w:sz="0" w:space="0" w:color="auto"/>
        <w:left w:val="none" w:sz="0" w:space="0" w:color="auto"/>
        <w:bottom w:val="none" w:sz="0" w:space="0" w:color="auto"/>
        <w:right w:val="none" w:sz="0" w:space="0" w:color="auto"/>
      </w:divBdr>
      <w:divsChild>
        <w:div w:id="1807626288">
          <w:marLeft w:val="0"/>
          <w:marRight w:val="0"/>
          <w:marTop w:val="0"/>
          <w:marBottom w:val="0"/>
          <w:divBdr>
            <w:top w:val="none" w:sz="0" w:space="0" w:color="auto"/>
            <w:left w:val="none" w:sz="0" w:space="0" w:color="auto"/>
            <w:bottom w:val="none" w:sz="0" w:space="0" w:color="auto"/>
            <w:right w:val="none" w:sz="0" w:space="0" w:color="auto"/>
          </w:divBdr>
        </w:div>
      </w:divsChild>
    </w:div>
    <w:div w:id="711005872">
      <w:bodyDiv w:val="1"/>
      <w:marLeft w:val="0"/>
      <w:marRight w:val="0"/>
      <w:marTop w:val="0"/>
      <w:marBottom w:val="0"/>
      <w:divBdr>
        <w:top w:val="none" w:sz="0" w:space="0" w:color="auto"/>
        <w:left w:val="none" w:sz="0" w:space="0" w:color="auto"/>
        <w:bottom w:val="none" w:sz="0" w:space="0" w:color="auto"/>
        <w:right w:val="none" w:sz="0" w:space="0" w:color="auto"/>
      </w:divBdr>
      <w:divsChild>
        <w:div w:id="327177617">
          <w:marLeft w:val="0"/>
          <w:marRight w:val="0"/>
          <w:marTop w:val="0"/>
          <w:marBottom w:val="0"/>
          <w:divBdr>
            <w:top w:val="none" w:sz="0" w:space="0" w:color="auto"/>
            <w:left w:val="none" w:sz="0" w:space="0" w:color="auto"/>
            <w:bottom w:val="none" w:sz="0" w:space="0" w:color="auto"/>
            <w:right w:val="none" w:sz="0" w:space="0" w:color="auto"/>
          </w:divBdr>
        </w:div>
      </w:divsChild>
    </w:div>
    <w:div w:id="718283148">
      <w:bodyDiv w:val="1"/>
      <w:marLeft w:val="0"/>
      <w:marRight w:val="0"/>
      <w:marTop w:val="0"/>
      <w:marBottom w:val="0"/>
      <w:divBdr>
        <w:top w:val="none" w:sz="0" w:space="0" w:color="auto"/>
        <w:left w:val="none" w:sz="0" w:space="0" w:color="auto"/>
        <w:bottom w:val="none" w:sz="0" w:space="0" w:color="auto"/>
        <w:right w:val="none" w:sz="0" w:space="0" w:color="auto"/>
      </w:divBdr>
      <w:divsChild>
        <w:div w:id="459035958">
          <w:marLeft w:val="0"/>
          <w:marRight w:val="0"/>
          <w:marTop w:val="0"/>
          <w:marBottom w:val="0"/>
          <w:divBdr>
            <w:top w:val="none" w:sz="0" w:space="0" w:color="auto"/>
            <w:left w:val="none" w:sz="0" w:space="0" w:color="auto"/>
            <w:bottom w:val="none" w:sz="0" w:space="0" w:color="auto"/>
            <w:right w:val="none" w:sz="0" w:space="0" w:color="auto"/>
          </w:divBdr>
        </w:div>
      </w:divsChild>
    </w:div>
    <w:div w:id="719406028">
      <w:bodyDiv w:val="1"/>
      <w:marLeft w:val="0"/>
      <w:marRight w:val="0"/>
      <w:marTop w:val="0"/>
      <w:marBottom w:val="0"/>
      <w:divBdr>
        <w:top w:val="none" w:sz="0" w:space="0" w:color="auto"/>
        <w:left w:val="none" w:sz="0" w:space="0" w:color="auto"/>
        <w:bottom w:val="none" w:sz="0" w:space="0" w:color="auto"/>
        <w:right w:val="none" w:sz="0" w:space="0" w:color="auto"/>
      </w:divBdr>
      <w:divsChild>
        <w:div w:id="829367833">
          <w:marLeft w:val="0"/>
          <w:marRight w:val="0"/>
          <w:marTop w:val="0"/>
          <w:marBottom w:val="0"/>
          <w:divBdr>
            <w:top w:val="none" w:sz="0" w:space="0" w:color="auto"/>
            <w:left w:val="none" w:sz="0" w:space="0" w:color="auto"/>
            <w:bottom w:val="none" w:sz="0" w:space="0" w:color="auto"/>
            <w:right w:val="none" w:sz="0" w:space="0" w:color="auto"/>
          </w:divBdr>
        </w:div>
      </w:divsChild>
    </w:div>
    <w:div w:id="720137365">
      <w:bodyDiv w:val="1"/>
      <w:marLeft w:val="0"/>
      <w:marRight w:val="0"/>
      <w:marTop w:val="0"/>
      <w:marBottom w:val="0"/>
      <w:divBdr>
        <w:top w:val="none" w:sz="0" w:space="0" w:color="auto"/>
        <w:left w:val="none" w:sz="0" w:space="0" w:color="auto"/>
        <w:bottom w:val="none" w:sz="0" w:space="0" w:color="auto"/>
        <w:right w:val="none" w:sz="0" w:space="0" w:color="auto"/>
      </w:divBdr>
      <w:divsChild>
        <w:div w:id="532109032">
          <w:marLeft w:val="0"/>
          <w:marRight w:val="0"/>
          <w:marTop w:val="0"/>
          <w:marBottom w:val="0"/>
          <w:divBdr>
            <w:top w:val="none" w:sz="0" w:space="0" w:color="auto"/>
            <w:left w:val="none" w:sz="0" w:space="0" w:color="auto"/>
            <w:bottom w:val="none" w:sz="0" w:space="0" w:color="auto"/>
            <w:right w:val="none" w:sz="0" w:space="0" w:color="auto"/>
          </w:divBdr>
        </w:div>
      </w:divsChild>
    </w:div>
    <w:div w:id="720985362">
      <w:bodyDiv w:val="1"/>
      <w:marLeft w:val="0"/>
      <w:marRight w:val="0"/>
      <w:marTop w:val="0"/>
      <w:marBottom w:val="0"/>
      <w:divBdr>
        <w:top w:val="none" w:sz="0" w:space="0" w:color="auto"/>
        <w:left w:val="none" w:sz="0" w:space="0" w:color="auto"/>
        <w:bottom w:val="none" w:sz="0" w:space="0" w:color="auto"/>
        <w:right w:val="none" w:sz="0" w:space="0" w:color="auto"/>
      </w:divBdr>
      <w:divsChild>
        <w:div w:id="486165500">
          <w:marLeft w:val="0"/>
          <w:marRight w:val="0"/>
          <w:marTop w:val="0"/>
          <w:marBottom w:val="0"/>
          <w:divBdr>
            <w:top w:val="none" w:sz="0" w:space="0" w:color="auto"/>
            <w:left w:val="none" w:sz="0" w:space="0" w:color="auto"/>
            <w:bottom w:val="none" w:sz="0" w:space="0" w:color="auto"/>
            <w:right w:val="none" w:sz="0" w:space="0" w:color="auto"/>
          </w:divBdr>
        </w:div>
      </w:divsChild>
    </w:div>
    <w:div w:id="721059555">
      <w:bodyDiv w:val="1"/>
      <w:marLeft w:val="0"/>
      <w:marRight w:val="0"/>
      <w:marTop w:val="0"/>
      <w:marBottom w:val="0"/>
      <w:divBdr>
        <w:top w:val="none" w:sz="0" w:space="0" w:color="auto"/>
        <w:left w:val="none" w:sz="0" w:space="0" w:color="auto"/>
        <w:bottom w:val="none" w:sz="0" w:space="0" w:color="auto"/>
        <w:right w:val="none" w:sz="0" w:space="0" w:color="auto"/>
      </w:divBdr>
      <w:divsChild>
        <w:div w:id="1713964283">
          <w:marLeft w:val="0"/>
          <w:marRight w:val="0"/>
          <w:marTop w:val="0"/>
          <w:marBottom w:val="0"/>
          <w:divBdr>
            <w:top w:val="none" w:sz="0" w:space="0" w:color="auto"/>
            <w:left w:val="none" w:sz="0" w:space="0" w:color="auto"/>
            <w:bottom w:val="none" w:sz="0" w:space="0" w:color="auto"/>
            <w:right w:val="none" w:sz="0" w:space="0" w:color="auto"/>
          </w:divBdr>
        </w:div>
      </w:divsChild>
    </w:div>
    <w:div w:id="721558069">
      <w:bodyDiv w:val="1"/>
      <w:marLeft w:val="0"/>
      <w:marRight w:val="0"/>
      <w:marTop w:val="0"/>
      <w:marBottom w:val="0"/>
      <w:divBdr>
        <w:top w:val="none" w:sz="0" w:space="0" w:color="auto"/>
        <w:left w:val="none" w:sz="0" w:space="0" w:color="auto"/>
        <w:bottom w:val="none" w:sz="0" w:space="0" w:color="auto"/>
        <w:right w:val="none" w:sz="0" w:space="0" w:color="auto"/>
      </w:divBdr>
      <w:divsChild>
        <w:div w:id="749084141">
          <w:marLeft w:val="0"/>
          <w:marRight w:val="0"/>
          <w:marTop w:val="0"/>
          <w:marBottom w:val="0"/>
          <w:divBdr>
            <w:top w:val="none" w:sz="0" w:space="0" w:color="auto"/>
            <w:left w:val="none" w:sz="0" w:space="0" w:color="auto"/>
            <w:bottom w:val="none" w:sz="0" w:space="0" w:color="auto"/>
            <w:right w:val="none" w:sz="0" w:space="0" w:color="auto"/>
          </w:divBdr>
        </w:div>
      </w:divsChild>
    </w:div>
    <w:div w:id="721828370">
      <w:bodyDiv w:val="1"/>
      <w:marLeft w:val="0"/>
      <w:marRight w:val="0"/>
      <w:marTop w:val="0"/>
      <w:marBottom w:val="0"/>
      <w:divBdr>
        <w:top w:val="none" w:sz="0" w:space="0" w:color="auto"/>
        <w:left w:val="none" w:sz="0" w:space="0" w:color="auto"/>
        <w:bottom w:val="none" w:sz="0" w:space="0" w:color="auto"/>
        <w:right w:val="none" w:sz="0" w:space="0" w:color="auto"/>
      </w:divBdr>
      <w:divsChild>
        <w:div w:id="2100054986">
          <w:marLeft w:val="0"/>
          <w:marRight w:val="0"/>
          <w:marTop w:val="0"/>
          <w:marBottom w:val="0"/>
          <w:divBdr>
            <w:top w:val="none" w:sz="0" w:space="0" w:color="auto"/>
            <w:left w:val="none" w:sz="0" w:space="0" w:color="auto"/>
            <w:bottom w:val="none" w:sz="0" w:space="0" w:color="auto"/>
            <w:right w:val="none" w:sz="0" w:space="0" w:color="auto"/>
          </w:divBdr>
        </w:div>
      </w:divsChild>
    </w:div>
    <w:div w:id="723406935">
      <w:bodyDiv w:val="1"/>
      <w:marLeft w:val="0"/>
      <w:marRight w:val="0"/>
      <w:marTop w:val="0"/>
      <w:marBottom w:val="0"/>
      <w:divBdr>
        <w:top w:val="none" w:sz="0" w:space="0" w:color="auto"/>
        <w:left w:val="none" w:sz="0" w:space="0" w:color="auto"/>
        <w:bottom w:val="none" w:sz="0" w:space="0" w:color="auto"/>
        <w:right w:val="none" w:sz="0" w:space="0" w:color="auto"/>
      </w:divBdr>
      <w:divsChild>
        <w:div w:id="2063215370">
          <w:marLeft w:val="0"/>
          <w:marRight w:val="0"/>
          <w:marTop w:val="0"/>
          <w:marBottom w:val="0"/>
          <w:divBdr>
            <w:top w:val="none" w:sz="0" w:space="0" w:color="auto"/>
            <w:left w:val="none" w:sz="0" w:space="0" w:color="auto"/>
            <w:bottom w:val="none" w:sz="0" w:space="0" w:color="auto"/>
            <w:right w:val="none" w:sz="0" w:space="0" w:color="auto"/>
          </w:divBdr>
        </w:div>
      </w:divsChild>
    </w:div>
    <w:div w:id="727874598">
      <w:bodyDiv w:val="1"/>
      <w:marLeft w:val="0"/>
      <w:marRight w:val="0"/>
      <w:marTop w:val="0"/>
      <w:marBottom w:val="0"/>
      <w:divBdr>
        <w:top w:val="none" w:sz="0" w:space="0" w:color="auto"/>
        <w:left w:val="none" w:sz="0" w:space="0" w:color="auto"/>
        <w:bottom w:val="none" w:sz="0" w:space="0" w:color="auto"/>
        <w:right w:val="none" w:sz="0" w:space="0" w:color="auto"/>
      </w:divBdr>
      <w:divsChild>
        <w:div w:id="1475562459">
          <w:marLeft w:val="0"/>
          <w:marRight w:val="0"/>
          <w:marTop w:val="0"/>
          <w:marBottom w:val="0"/>
          <w:divBdr>
            <w:top w:val="none" w:sz="0" w:space="0" w:color="auto"/>
            <w:left w:val="none" w:sz="0" w:space="0" w:color="auto"/>
            <w:bottom w:val="none" w:sz="0" w:space="0" w:color="auto"/>
            <w:right w:val="none" w:sz="0" w:space="0" w:color="auto"/>
          </w:divBdr>
        </w:div>
      </w:divsChild>
    </w:div>
    <w:div w:id="729038808">
      <w:bodyDiv w:val="1"/>
      <w:marLeft w:val="0"/>
      <w:marRight w:val="0"/>
      <w:marTop w:val="0"/>
      <w:marBottom w:val="0"/>
      <w:divBdr>
        <w:top w:val="none" w:sz="0" w:space="0" w:color="auto"/>
        <w:left w:val="none" w:sz="0" w:space="0" w:color="auto"/>
        <w:bottom w:val="none" w:sz="0" w:space="0" w:color="auto"/>
        <w:right w:val="none" w:sz="0" w:space="0" w:color="auto"/>
      </w:divBdr>
      <w:divsChild>
        <w:div w:id="247661135">
          <w:marLeft w:val="0"/>
          <w:marRight w:val="0"/>
          <w:marTop w:val="0"/>
          <w:marBottom w:val="0"/>
          <w:divBdr>
            <w:top w:val="none" w:sz="0" w:space="0" w:color="auto"/>
            <w:left w:val="none" w:sz="0" w:space="0" w:color="auto"/>
            <w:bottom w:val="none" w:sz="0" w:space="0" w:color="auto"/>
            <w:right w:val="none" w:sz="0" w:space="0" w:color="auto"/>
          </w:divBdr>
        </w:div>
      </w:divsChild>
    </w:div>
    <w:div w:id="729695238">
      <w:bodyDiv w:val="1"/>
      <w:marLeft w:val="0"/>
      <w:marRight w:val="0"/>
      <w:marTop w:val="0"/>
      <w:marBottom w:val="0"/>
      <w:divBdr>
        <w:top w:val="none" w:sz="0" w:space="0" w:color="auto"/>
        <w:left w:val="none" w:sz="0" w:space="0" w:color="auto"/>
        <w:bottom w:val="none" w:sz="0" w:space="0" w:color="auto"/>
        <w:right w:val="none" w:sz="0" w:space="0" w:color="auto"/>
      </w:divBdr>
      <w:divsChild>
        <w:div w:id="399212234">
          <w:marLeft w:val="0"/>
          <w:marRight w:val="0"/>
          <w:marTop w:val="0"/>
          <w:marBottom w:val="0"/>
          <w:divBdr>
            <w:top w:val="none" w:sz="0" w:space="0" w:color="auto"/>
            <w:left w:val="none" w:sz="0" w:space="0" w:color="auto"/>
            <w:bottom w:val="none" w:sz="0" w:space="0" w:color="auto"/>
            <w:right w:val="none" w:sz="0" w:space="0" w:color="auto"/>
          </w:divBdr>
        </w:div>
      </w:divsChild>
    </w:div>
    <w:div w:id="735401544">
      <w:bodyDiv w:val="1"/>
      <w:marLeft w:val="0"/>
      <w:marRight w:val="0"/>
      <w:marTop w:val="0"/>
      <w:marBottom w:val="0"/>
      <w:divBdr>
        <w:top w:val="none" w:sz="0" w:space="0" w:color="auto"/>
        <w:left w:val="none" w:sz="0" w:space="0" w:color="auto"/>
        <w:bottom w:val="none" w:sz="0" w:space="0" w:color="auto"/>
        <w:right w:val="none" w:sz="0" w:space="0" w:color="auto"/>
      </w:divBdr>
      <w:divsChild>
        <w:div w:id="41096715">
          <w:marLeft w:val="0"/>
          <w:marRight w:val="0"/>
          <w:marTop w:val="0"/>
          <w:marBottom w:val="0"/>
          <w:divBdr>
            <w:top w:val="none" w:sz="0" w:space="0" w:color="auto"/>
            <w:left w:val="none" w:sz="0" w:space="0" w:color="auto"/>
            <w:bottom w:val="none" w:sz="0" w:space="0" w:color="auto"/>
            <w:right w:val="none" w:sz="0" w:space="0" w:color="auto"/>
          </w:divBdr>
        </w:div>
      </w:divsChild>
    </w:div>
    <w:div w:id="736977715">
      <w:bodyDiv w:val="1"/>
      <w:marLeft w:val="0"/>
      <w:marRight w:val="0"/>
      <w:marTop w:val="0"/>
      <w:marBottom w:val="0"/>
      <w:divBdr>
        <w:top w:val="none" w:sz="0" w:space="0" w:color="auto"/>
        <w:left w:val="none" w:sz="0" w:space="0" w:color="auto"/>
        <w:bottom w:val="none" w:sz="0" w:space="0" w:color="auto"/>
        <w:right w:val="none" w:sz="0" w:space="0" w:color="auto"/>
      </w:divBdr>
      <w:divsChild>
        <w:div w:id="932588001">
          <w:marLeft w:val="0"/>
          <w:marRight w:val="0"/>
          <w:marTop w:val="0"/>
          <w:marBottom w:val="0"/>
          <w:divBdr>
            <w:top w:val="none" w:sz="0" w:space="0" w:color="auto"/>
            <w:left w:val="none" w:sz="0" w:space="0" w:color="auto"/>
            <w:bottom w:val="none" w:sz="0" w:space="0" w:color="auto"/>
            <w:right w:val="none" w:sz="0" w:space="0" w:color="auto"/>
          </w:divBdr>
        </w:div>
      </w:divsChild>
    </w:div>
    <w:div w:id="739210783">
      <w:bodyDiv w:val="1"/>
      <w:marLeft w:val="0"/>
      <w:marRight w:val="0"/>
      <w:marTop w:val="0"/>
      <w:marBottom w:val="0"/>
      <w:divBdr>
        <w:top w:val="none" w:sz="0" w:space="0" w:color="auto"/>
        <w:left w:val="none" w:sz="0" w:space="0" w:color="auto"/>
        <w:bottom w:val="none" w:sz="0" w:space="0" w:color="auto"/>
        <w:right w:val="none" w:sz="0" w:space="0" w:color="auto"/>
      </w:divBdr>
      <w:divsChild>
        <w:div w:id="1918242344">
          <w:marLeft w:val="0"/>
          <w:marRight w:val="0"/>
          <w:marTop w:val="0"/>
          <w:marBottom w:val="0"/>
          <w:divBdr>
            <w:top w:val="none" w:sz="0" w:space="0" w:color="auto"/>
            <w:left w:val="none" w:sz="0" w:space="0" w:color="auto"/>
            <w:bottom w:val="none" w:sz="0" w:space="0" w:color="auto"/>
            <w:right w:val="none" w:sz="0" w:space="0" w:color="auto"/>
          </w:divBdr>
        </w:div>
      </w:divsChild>
    </w:div>
    <w:div w:id="742290492">
      <w:bodyDiv w:val="1"/>
      <w:marLeft w:val="0"/>
      <w:marRight w:val="0"/>
      <w:marTop w:val="0"/>
      <w:marBottom w:val="0"/>
      <w:divBdr>
        <w:top w:val="none" w:sz="0" w:space="0" w:color="auto"/>
        <w:left w:val="none" w:sz="0" w:space="0" w:color="auto"/>
        <w:bottom w:val="none" w:sz="0" w:space="0" w:color="auto"/>
        <w:right w:val="none" w:sz="0" w:space="0" w:color="auto"/>
      </w:divBdr>
      <w:divsChild>
        <w:div w:id="2129817218">
          <w:marLeft w:val="0"/>
          <w:marRight w:val="0"/>
          <w:marTop w:val="0"/>
          <w:marBottom w:val="0"/>
          <w:divBdr>
            <w:top w:val="none" w:sz="0" w:space="0" w:color="auto"/>
            <w:left w:val="none" w:sz="0" w:space="0" w:color="auto"/>
            <w:bottom w:val="none" w:sz="0" w:space="0" w:color="auto"/>
            <w:right w:val="none" w:sz="0" w:space="0" w:color="auto"/>
          </w:divBdr>
        </w:div>
      </w:divsChild>
    </w:div>
    <w:div w:id="743339251">
      <w:bodyDiv w:val="1"/>
      <w:marLeft w:val="0"/>
      <w:marRight w:val="0"/>
      <w:marTop w:val="0"/>
      <w:marBottom w:val="0"/>
      <w:divBdr>
        <w:top w:val="none" w:sz="0" w:space="0" w:color="auto"/>
        <w:left w:val="none" w:sz="0" w:space="0" w:color="auto"/>
        <w:bottom w:val="none" w:sz="0" w:space="0" w:color="auto"/>
        <w:right w:val="none" w:sz="0" w:space="0" w:color="auto"/>
      </w:divBdr>
      <w:divsChild>
        <w:div w:id="1169246201">
          <w:marLeft w:val="0"/>
          <w:marRight w:val="0"/>
          <w:marTop w:val="0"/>
          <w:marBottom w:val="0"/>
          <w:divBdr>
            <w:top w:val="none" w:sz="0" w:space="0" w:color="auto"/>
            <w:left w:val="none" w:sz="0" w:space="0" w:color="auto"/>
            <w:bottom w:val="none" w:sz="0" w:space="0" w:color="auto"/>
            <w:right w:val="none" w:sz="0" w:space="0" w:color="auto"/>
          </w:divBdr>
        </w:div>
      </w:divsChild>
    </w:div>
    <w:div w:id="744953326">
      <w:bodyDiv w:val="1"/>
      <w:marLeft w:val="0"/>
      <w:marRight w:val="0"/>
      <w:marTop w:val="0"/>
      <w:marBottom w:val="0"/>
      <w:divBdr>
        <w:top w:val="none" w:sz="0" w:space="0" w:color="auto"/>
        <w:left w:val="none" w:sz="0" w:space="0" w:color="auto"/>
        <w:bottom w:val="none" w:sz="0" w:space="0" w:color="auto"/>
        <w:right w:val="none" w:sz="0" w:space="0" w:color="auto"/>
      </w:divBdr>
      <w:divsChild>
        <w:div w:id="1275751966">
          <w:marLeft w:val="0"/>
          <w:marRight w:val="0"/>
          <w:marTop w:val="0"/>
          <w:marBottom w:val="0"/>
          <w:divBdr>
            <w:top w:val="none" w:sz="0" w:space="0" w:color="auto"/>
            <w:left w:val="none" w:sz="0" w:space="0" w:color="auto"/>
            <w:bottom w:val="none" w:sz="0" w:space="0" w:color="auto"/>
            <w:right w:val="none" w:sz="0" w:space="0" w:color="auto"/>
          </w:divBdr>
        </w:div>
      </w:divsChild>
    </w:div>
    <w:div w:id="747045328">
      <w:bodyDiv w:val="1"/>
      <w:marLeft w:val="0"/>
      <w:marRight w:val="0"/>
      <w:marTop w:val="0"/>
      <w:marBottom w:val="0"/>
      <w:divBdr>
        <w:top w:val="none" w:sz="0" w:space="0" w:color="auto"/>
        <w:left w:val="none" w:sz="0" w:space="0" w:color="auto"/>
        <w:bottom w:val="none" w:sz="0" w:space="0" w:color="auto"/>
        <w:right w:val="none" w:sz="0" w:space="0" w:color="auto"/>
      </w:divBdr>
      <w:divsChild>
        <w:div w:id="1172111591">
          <w:marLeft w:val="0"/>
          <w:marRight w:val="0"/>
          <w:marTop w:val="0"/>
          <w:marBottom w:val="0"/>
          <w:divBdr>
            <w:top w:val="none" w:sz="0" w:space="0" w:color="auto"/>
            <w:left w:val="none" w:sz="0" w:space="0" w:color="auto"/>
            <w:bottom w:val="none" w:sz="0" w:space="0" w:color="auto"/>
            <w:right w:val="none" w:sz="0" w:space="0" w:color="auto"/>
          </w:divBdr>
        </w:div>
      </w:divsChild>
    </w:div>
    <w:div w:id="748697335">
      <w:bodyDiv w:val="1"/>
      <w:marLeft w:val="0"/>
      <w:marRight w:val="0"/>
      <w:marTop w:val="0"/>
      <w:marBottom w:val="0"/>
      <w:divBdr>
        <w:top w:val="none" w:sz="0" w:space="0" w:color="auto"/>
        <w:left w:val="none" w:sz="0" w:space="0" w:color="auto"/>
        <w:bottom w:val="none" w:sz="0" w:space="0" w:color="auto"/>
        <w:right w:val="none" w:sz="0" w:space="0" w:color="auto"/>
      </w:divBdr>
      <w:divsChild>
        <w:div w:id="1374689713">
          <w:marLeft w:val="0"/>
          <w:marRight w:val="0"/>
          <w:marTop w:val="0"/>
          <w:marBottom w:val="0"/>
          <w:divBdr>
            <w:top w:val="none" w:sz="0" w:space="0" w:color="auto"/>
            <w:left w:val="none" w:sz="0" w:space="0" w:color="auto"/>
            <w:bottom w:val="none" w:sz="0" w:space="0" w:color="auto"/>
            <w:right w:val="none" w:sz="0" w:space="0" w:color="auto"/>
          </w:divBdr>
        </w:div>
      </w:divsChild>
    </w:div>
    <w:div w:id="753207994">
      <w:bodyDiv w:val="1"/>
      <w:marLeft w:val="0"/>
      <w:marRight w:val="0"/>
      <w:marTop w:val="0"/>
      <w:marBottom w:val="0"/>
      <w:divBdr>
        <w:top w:val="none" w:sz="0" w:space="0" w:color="auto"/>
        <w:left w:val="none" w:sz="0" w:space="0" w:color="auto"/>
        <w:bottom w:val="none" w:sz="0" w:space="0" w:color="auto"/>
        <w:right w:val="none" w:sz="0" w:space="0" w:color="auto"/>
      </w:divBdr>
      <w:divsChild>
        <w:div w:id="841549078">
          <w:marLeft w:val="0"/>
          <w:marRight w:val="0"/>
          <w:marTop w:val="0"/>
          <w:marBottom w:val="0"/>
          <w:divBdr>
            <w:top w:val="none" w:sz="0" w:space="0" w:color="auto"/>
            <w:left w:val="none" w:sz="0" w:space="0" w:color="auto"/>
            <w:bottom w:val="none" w:sz="0" w:space="0" w:color="auto"/>
            <w:right w:val="none" w:sz="0" w:space="0" w:color="auto"/>
          </w:divBdr>
        </w:div>
      </w:divsChild>
    </w:div>
    <w:div w:id="753822231">
      <w:bodyDiv w:val="1"/>
      <w:marLeft w:val="0"/>
      <w:marRight w:val="0"/>
      <w:marTop w:val="0"/>
      <w:marBottom w:val="0"/>
      <w:divBdr>
        <w:top w:val="none" w:sz="0" w:space="0" w:color="auto"/>
        <w:left w:val="none" w:sz="0" w:space="0" w:color="auto"/>
        <w:bottom w:val="none" w:sz="0" w:space="0" w:color="auto"/>
        <w:right w:val="none" w:sz="0" w:space="0" w:color="auto"/>
      </w:divBdr>
      <w:divsChild>
        <w:div w:id="189031345">
          <w:marLeft w:val="0"/>
          <w:marRight w:val="0"/>
          <w:marTop w:val="0"/>
          <w:marBottom w:val="0"/>
          <w:divBdr>
            <w:top w:val="none" w:sz="0" w:space="0" w:color="auto"/>
            <w:left w:val="none" w:sz="0" w:space="0" w:color="auto"/>
            <w:bottom w:val="none" w:sz="0" w:space="0" w:color="auto"/>
            <w:right w:val="none" w:sz="0" w:space="0" w:color="auto"/>
          </w:divBdr>
        </w:div>
      </w:divsChild>
    </w:div>
    <w:div w:id="757865042">
      <w:bodyDiv w:val="1"/>
      <w:marLeft w:val="0"/>
      <w:marRight w:val="0"/>
      <w:marTop w:val="0"/>
      <w:marBottom w:val="0"/>
      <w:divBdr>
        <w:top w:val="none" w:sz="0" w:space="0" w:color="auto"/>
        <w:left w:val="none" w:sz="0" w:space="0" w:color="auto"/>
        <w:bottom w:val="none" w:sz="0" w:space="0" w:color="auto"/>
        <w:right w:val="none" w:sz="0" w:space="0" w:color="auto"/>
      </w:divBdr>
      <w:divsChild>
        <w:div w:id="1689212718">
          <w:marLeft w:val="0"/>
          <w:marRight w:val="0"/>
          <w:marTop w:val="0"/>
          <w:marBottom w:val="0"/>
          <w:divBdr>
            <w:top w:val="none" w:sz="0" w:space="0" w:color="auto"/>
            <w:left w:val="none" w:sz="0" w:space="0" w:color="auto"/>
            <w:bottom w:val="none" w:sz="0" w:space="0" w:color="auto"/>
            <w:right w:val="none" w:sz="0" w:space="0" w:color="auto"/>
          </w:divBdr>
        </w:div>
      </w:divsChild>
    </w:div>
    <w:div w:id="757990106">
      <w:bodyDiv w:val="1"/>
      <w:marLeft w:val="0"/>
      <w:marRight w:val="0"/>
      <w:marTop w:val="0"/>
      <w:marBottom w:val="0"/>
      <w:divBdr>
        <w:top w:val="none" w:sz="0" w:space="0" w:color="auto"/>
        <w:left w:val="none" w:sz="0" w:space="0" w:color="auto"/>
        <w:bottom w:val="none" w:sz="0" w:space="0" w:color="auto"/>
        <w:right w:val="none" w:sz="0" w:space="0" w:color="auto"/>
      </w:divBdr>
      <w:divsChild>
        <w:div w:id="280385620">
          <w:marLeft w:val="0"/>
          <w:marRight w:val="0"/>
          <w:marTop w:val="0"/>
          <w:marBottom w:val="0"/>
          <w:divBdr>
            <w:top w:val="none" w:sz="0" w:space="0" w:color="auto"/>
            <w:left w:val="none" w:sz="0" w:space="0" w:color="auto"/>
            <w:bottom w:val="none" w:sz="0" w:space="0" w:color="auto"/>
            <w:right w:val="none" w:sz="0" w:space="0" w:color="auto"/>
          </w:divBdr>
        </w:div>
      </w:divsChild>
    </w:div>
    <w:div w:id="758330921">
      <w:bodyDiv w:val="1"/>
      <w:marLeft w:val="0"/>
      <w:marRight w:val="0"/>
      <w:marTop w:val="0"/>
      <w:marBottom w:val="0"/>
      <w:divBdr>
        <w:top w:val="none" w:sz="0" w:space="0" w:color="auto"/>
        <w:left w:val="none" w:sz="0" w:space="0" w:color="auto"/>
        <w:bottom w:val="none" w:sz="0" w:space="0" w:color="auto"/>
        <w:right w:val="none" w:sz="0" w:space="0" w:color="auto"/>
      </w:divBdr>
      <w:divsChild>
        <w:div w:id="834808025">
          <w:marLeft w:val="0"/>
          <w:marRight w:val="0"/>
          <w:marTop w:val="0"/>
          <w:marBottom w:val="0"/>
          <w:divBdr>
            <w:top w:val="none" w:sz="0" w:space="0" w:color="auto"/>
            <w:left w:val="none" w:sz="0" w:space="0" w:color="auto"/>
            <w:bottom w:val="none" w:sz="0" w:space="0" w:color="auto"/>
            <w:right w:val="none" w:sz="0" w:space="0" w:color="auto"/>
          </w:divBdr>
        </w:div>
      </w:divsChild>
    </w:div>
    <w:div w:id="764425033">
      <w:bodyDiv w:val="1"/>
      <w:marLeft w:val="0"/>
      <w:marRight w:val="0"/>
      <w:marTop w:val="0"/>
      <w:marBottom w:val="0"/>
      <w:divBdr>
        <w:top w:val="none" w:sz="0" w:space="0" w:color="auto"/>
        <w:left w:val="none" w:sz="0" w:space="0" w:color="auto"/>
        <w:bottom w:val="none" w:sz="0" w:space="0" w:color="auto"/>
        <w:right w:val="none" w:sz="0" w:space="0" w:color="auto"/>
      </w:divBdr>
      <w:divsChild>
        <w:div w:id="61100406">
          <w:marLeft w:val="0"/>
          <w:marRight w:val="0"/>
          <w:marTop w:val="0"/>
          <w:marBottom w:val="0"/>
          <w:divBdr>
            <w:top w:val="none" w:sz="0" w:space="0" w:color="auto"/>
            <w:left w:val="none" w:sz="0" w:space="0" w:color="auto"/>
            <w:bottom w:val="none" w:sz="0" w:space="0" w:color="auto"/>
            <w:right w:val="none" w:sz="0" w:space="0" w:color="auto"/>
          </w:divBdr>
        </w:div>
      </w:divsChild>
    </w:div>
    <w:div w:id="764426146">
      <w:bodyDiv w:val="1"/>
      <w:marLeft w:val="0"/>
      <w:marRight w:val="0"/>
      <w:marTop w:val="0"/>
      <w:marBottom w:val="0"/>
      <w:divBdr>
        <w:top w:val="none" w:sz="0" w:space="0" w:color="auto"/>
        <w:left w:val="none" w:sz="0" w:space="0" w:color="auto"/>
        <w:bottom w:val="none" w:sz="0" w:space="0" w:color="auto"/>
        <w:right w:val="none" w:sz="0" w:space="0" w:color="auto"/>
      </w:divBdr>
      <w:divsChild>
        <w:div w:id="961158240">
          <w:marLeft w:val="0"/>
          <w:marRight w:val="0"/>
          <w:marTop w:val="0"/>
          <w:marBottom w:val="0"/>
          <w:divBdr>
            <w:top w:val="none" w:sz="0" w:space="0" w:color="auto"/>
            <w:left w:val="none" w:sz="0" w:space="0" w:color="auto"/>
            <w:bottom w:val="none" w:sz="0" w:space="0" w:color="auto"/>
            <w:right w:val="none" w:sz="0" w:space="0" w:color="auto"/>
          </w:divBdr>
        </w:div>
      </w:divsChild>
    </w:div>
    <w:div w:id="766193589">
      <w:bodyDiv w:val="1"/>
      <w:marLeft w:val="0"/>
      <w:marRight w:val="0"/>
      <w:marTop w:val="0"/>
      <w:marBottom w:val="0"/>
      <w:divBdr>
        <w:top w:val="none" w:sz="0" w:space="0" w:color="auto"/>
        <w:left w:val="none" w:sz="0" w:space="0" w:color="auto"/>
        <w:bottom w:val="none" w:sz="0" w:space="0" w:color="auto"/>
        <w:right w:val="none" w:sz="0" w:space="0" w:color="auto"/>
      </w:divBdr>
      <w:divsChild>
        <w:div w:id="596251370">
          <w:marLeft w:val="0"/>
          <w:marRight w:val="0"/>
          <w:marTop w:val="0"/>
          <w:marBottom w:val="0"/>
          <w:divBdr>
            <w:top w:val="none" w:sz="0" w:space="0" w:color="auto"/>
            <w:left w:val="none" w:sz="0" w:space="0" w:color="auto"/>
            <w:bottom w:val="none" w:sz="0" w:space="0" w:color="auto"/>
            <w:right w:val="none" w:sz="0" w:space="0" w:color="auto"/>
          </w:divBdr>
        </w:div>
      </w:divsChild>
    </w:div>
    <w:div w:id="767045824">
      <w:bodyDiv w:val="1"/>
      <w:marLeft w:val="0"/>
      <w:marRight w:val="0"/>
      <w:marTop w:val="0"/>
      <w:marBottom w:val="0"/>
      <w:divBdr>
        <w:top w:val="none" w:sz="0" w:space="0" w:color="auto"/>
        <w:left w:val="none" w:sz="0" w:space="0" w:color="auto"/>
        <w:bottom w:val="none" w:sz="0" w:space="0" w:color="auto"/>
        <w:right w:val="none" w:sz="0" w:space="0" w:color="auto"/>
      </w:divBdr>
      <w:divsChild>
        <w:div w:id="1813936368">
          <w:marLeft w:val="0"/>
          <w:marRight w:val="0"/>
          <w:marTop w:val="0"/>
          <w:marBottom w:val="0"/>
          <w:divBdr>
            <w:top w:val="none" w:sz="0" w:space="0" w:color="auto"/>
            <w:left w:val="none" w:sz="0" w:space="0" w:color="auto"/>
            <w:bottom w:val="none" w:sz="0" w:space="0" w:color="auto"/>
            <w:right w:val="none" w:sz="0" w:space="0" w:color="auto"/>
          </w:divBdr>
        </w:div>
      </w:divsChild>
    </w:div>
    <w:div w:id="768738820">
      <w:bodyDiv w:val="1"/>
      <w:marLeft w:val="0"/>
      <w:marRight w:val="0"/>
      <w:marTop w:val="0"/>
      <w:marBottom w:val="0"/>
      <w:divBdr>
        <w:top w:val="none" w:sz="0" w:space="0" w:color="auto"/>
        <w:left w:val="none" w:sz="0" w:space="0" w:color="auto"/>
        <w:bottom w:val="none" w:sz="0" w:space="0" w:color="auto"/>
        <w:right w:val="none" w:sz="0" w:space="0" w:color="auto"/>
      </w:divBdr>
      <w:divsChild>
        <w:div w:id="1274245499">
          <w:marLeft w:val="0"/>
          <w:marRight w:val="0"/>
          <w:marTop w:val="0"/>
          <w:marBottom w:val="0"/>
          <w:divBdr>
            <w:top w:val="none" w:sz="0" w:space="0" w:color="auto"/>
            <w:left w:val="none" w:sz="0" w:space="0" w:color="auto"/>
            <w:bottom w:val="none" w:sz="0" w:space="0" w:color="auto"/>
            <w:right w:val="none" w:sz="0" w:space="0" w:color="auto"/>
          </w:divBdr>
        </w:div>
      </w:divsChild>
    </w:div>
    <w:div w:id="771435088">
      <w:bodyDiv w:val="1"/>
      <w:marLeft w:val="0"/>
      <w:marRight w:val="0"/>
      <w:marTop w:val="0"/>
      <w:marBottom w:val="0"/>
      <w:divBdr>
        <w:top w:val="none" w:sz="0" w:space="0" w:color="auto"/>
        <w:left w:val="none" w:sz="0" w:space="0" w:color="auto"/>
        <w:bottom w:val="none" w:sz="0" w:space="0" w:color="auto"/>
        <w:right w:val="none" w:sz="0" w:space="0" w:color="auto"/>
      </w:divBdr>
      <w:divsChild>
        <w:div w:id="64111051">
          <w:marLeft w:val="0"/>
          <w:marRight w:val="0"/>
          <w:marTop w:val="0"/>
          <w:marBottom w:val="0"/>
          <w:divBdr>
            <w:top w:val="none" w:sz="0" w:space="0" w:color="auto"/>
            <w:left w:val="none" w:sz="0" w:space="0" w:color="auto"/>
            <w:bottom w:val="none" w:sz="0" w:space="0" w:color="auto"/>
            <w:right w:val="none" w:sz="0" w:space="0" w:color="auto"/>
          </w:divBdr>
        </w:div>
      </w:divsChild>
    </w:div>
    <w:div w:id="773669138">
      <w:bodyDiv w:val="1"/>
      <w:marLeft w:val="0"/>
      <w:marRight w:val="0"/>
      <w:marTop w:val="0"/>
      <w:marBottom w:val="0"/>
      <w:divBdr>
        <w:top w:val="none" w:sz="0" w:space="0" w:color="auto"/>
        <w:left w:val="none" w:sz="0" w:space="0" w:color="auto"/>
        <w:bottom w:val="none" w:sz="0" w:space="0" w:color="auto"/>
        <w:right w:val="none" w:sz="0" w:space="0" w:color="auto"/>
      </w:divBdr>
      <w:divsChild>
        <w:div w:id="919212481">
          <w:marLeft w:val="0"/>
          <w:marRight w:val="0"/>
          <w:marTop w:val="0"/>
          <w:marBottom w:val="0"/>
          <w:divBdr>
            <w:top w:val="none" w:sz="0" w:space="0" w:color="auto"/>
            <w:left w:val="none" w:sz="0" w:space="0" w:color="auto"/>
            <w:bottom w:val="none" w:sz="0" w:space="0" w:color="auto"/>
            <w:right w:val="none" w:sz="0" w:space="0" w:color="auto"/>
          </w:divBdr>
        </w:div>
      </w:divsChild>
    </w:div>
    <w:div w:id="774180227">
      <w:bodyDiv w:val="1"/>
      <w:marLeft w:val="0"/>
      <w:marRight w:val="0"/>
      <w:marTop w:val="0"/>
      <w:marBottom w:val="0"/>
      <w:divBdr>
        <w:top w:val="none" w:sz="0" w:space="0" w:color="auto"/>
        <w:left w:val="none" w:sz="0" w:space="0" w:color="auto"/>
        <w:bottom w:val="none" w:sz="0" w:space="0" w:color="auto"/>
        <w:right w:val="none" w:sz="0" w:space="0" w:color="auto"/>
      </w:divBdr>
      <w:divsChild>
        <w:div w:id="2076005410">
          <w:marLeft w:val="0"/>
          <w:marRight w:val="0"/>
          <w:marTop w:val="0"/>
          <w:marBottom w:val="0"/>
          <w:divBdr>
            <w:top w:val="none" w:sz="0" w:space="0" w:color="auto"/>
            <w:left w:val="none" w:sz="0" w:space="0" w:color="auto"/>
            <w:bottom w:val="none" w:sz="0" w:space="0" w:color="auto"/>
            <w:right w:val="none" w:sz="0" w:space="0" w:color="auto"/>
          </w:divBdr>
        </w:div>
      </w:divsChild>
    </w:div>
    <w:div w:id="779878727">
      <w:bodyDiv w:val="1"/>
      <w:marLeft w:val="0"/>
      <w:marRight w:val="0"/>
      <w:marTop w:val="0"/>
      <w:marBottom w:val="0"/>
      <w:divBdr>
        <w:top w:val="none" w:sz="0" w:space="0" w:color="auto"/>
        <w:left w:val="none" w:sz="0" w:space="0" w:color="auto"/>
        <w:bottom w:val="none" w:sz="0" w:space="0" w:color="auto"/>
        <w:right w:val="none" w:sz="0" w:space="0" w:color="auto"/>
      </w:divBdr>
      <w:divsChild>
        <w:div w:id="1272125439">
          <w:marLeft w:val="0"/>
          <w:marRight w:val="0"/>
          <w:marTop w:val="0"/>
          <w:marBottom w:val="0"/>
          <w:divBdr>
            <w:top w:val="none" w:sz="0" w:space="0" w:color="auto"/>
            <w:left w:val="none" w:sz="0" w:space="0" w:color="auto"/>
            <w:bottom w:val="none" w:sz="0" w:space="0" w:color="auto"/>
            <w:right w:val="none" w:sz="0" w:space="0" w:color="auto"/>
          </w:divBdr>
        </w:div>
      </w:divsChild>
    </w:div>
    <w:div w:id="781606704">
      <w:bodyDiv w:val="1"/>
      <w:marLeft w:val="0"/>
      <w:marRight w:val="0"/>
      <w:marTop w:val="0"/>
      <w:marBottom w:val="0"/>
      <w:divBdr>
        <w:top w:val="none" w:sz="0" w:space="0" w:color="auto"/>
        <w:left w:val="none" w:sz="0" w:space="0" w:color="auto"/>
        <w:bottom w:val="none" w:sz="0" w:space="0" w:color="auto"/>
        <w:right w:val="none" w:sz="0" w:space="0" w:color="auto"/>
      </w:divBdr>
      <w:divsChild>
        <w:div w:id="1529761071">
          <w:marLeft w:val="0"/>
          <w:marRight w:val="0"/>
          <w:marTop w:val="0"/>
          <w:marBottom w:val="0"/>
          <w:divBdr>
            <w:top w:val="none" w:sz="0" w:space="0" w:color="auto"/>
            <w:left w:val="none" w:sz="0" w:space="0" w:color="auto"/>
            <w:bottom w:val="none" w:sz="0" w:space="0" w:color="auto"/>
            <w:right w:val="none" w:sz="0" w:space="0" w:color="auto"/>
          </w:divBdr>
        </w:div>
      </w:divsChild>
    </w:div>
    <w:div w:id="792098968">
      <w:bodyDiv w:val="1"/>
      <w:marLeft w:val="0"/>
      <w:marRight w:val="0"/>
      <w:marTop w:val="0"/>
      <w:marBottom w:val="0"/>
      <w:divBdr>
        <w:top w:val="none" w:sz="0" w:space="0" w:color="auto"/>
        <w:left w:val="none" w:sz="0" w:space="0" w:color="auto"/>
        <w:bottom w:val="none" w:sz="0" w:space="0" w:color="auto"/>
        <w:right w:val="none" w:sz="0" w:space="0" w:color="auto"/>
      </w:divBdr>
      <w:divsChild>
        <w:div w:id="340552889">
          <w:marLeft w:val="0"/>
          <w:marRight w:val="0"/>
          <w:marTop w:val="0"/>
          <w:marBottom w:val="0"/>
          <w:divBdr>
            <w:top w:val="none" w:sz="0" w:space="0" w:color="auto"/>
            <w:left w:val="none" w:sz="0" w:space="0" w:color="auto"/>
            <w:bottom w:val="none" w:sz="0" w:space="0" w:color="auto"/>
            <w:right w:val="none" w:sz="0" w:space="0" w:color="auto"/>
          </w:divBdr>
        </w:div>
      </w:divsChild>
    </w:div>
    <w:div w:id="793132645">
      <w:bodyDiv w:val="1"/>
      <w:marLeft w:val="0"/>
      <w:marRight w:val="0"/>
      <w:marTop w:val="0"/>
      <w:marBottom w:val="0"/>
      <w:divBdr>
        <w:top w:val="none" w:sz="0" w:space="0" w:color="auto"/>
        <w:left w:val="none" w:sz="0" w:space="0" w:color="auto"/>
        <w:bottom w:val="none" w:sz="0" w:space="0" w:color="auto"/>
        <w:right w:val="none" w:sz="0" w:space="0" w:color="auto"/>
      </w:divBdr>
      <w:divsChild>
        <w:div w:id="70809823">
          <w:marLeft w:val="0"/>
          <w:marRight w:val="0"/>
          <w:marTop w:val="0"/>
          <w:marBottom w:val="0"/>
          <w:divBdr>
            <w:top w:val="none" w:sz="0" w:space="0" w:color="auto"/>
            <w:left w:val="none" w:sz="0" w:space="0" w:color="auto"/>
            <w:bottom w:val="none" w:sz="0" w:space="0" w:color="auto"/>
            <w:right w:val="none" w:sz="0" w:space="0" w:color="auto"/>
          </w:divBdr>
        </w:div>
      </w:divsChild>
    </w:div>
    <w:div w:id="799033459">
      <w:bodyDiv w:val="1"/>
      <w:marLeft w:val="0"/>
      <w:marRight w:val="0"/>
      <w:marTop w:val="0"/>
      <w:marBottom w:val="0"/>
      <w:divBdr>
        <w:top w:val="none" w:sz="0" w:space="0" w:color="auto"/>
        <w:left w:val="none" w:sz="0" w:space="0" w:color="auto"/>
        <w:bottom w:val="none" w:sz="0" w:space="0" w:color="auto"/>
        <w:right w:val="none" w:sz="0" w:space="0" w:color="auto"/>
      </w:divBdr>
      <w:divsChild>
        <w:div w:id="1770077450">
          <w:marLeft w:val="0"/>
          <w:marRight w:val="0"/>
          <w:marTop w:val="0"/>
          <w:marBottom w:val="0"/>
          <w:divBdr>
            <w:top w:val="none" w:sz="0" w:space="0" w:color="auto"/>
            <w:left w:val="none" w:sz="0" w:space="0" w:color="auto"/>
            <w:bottom w:val="none" w:sz="0" w:space="0" w:color="auto"/>
            <w:right w:val="none" w:sz="0" w:space="0" w:color="auto"/>
          </w:divBdr>
        </w:div>
      </w:divsChild>
    </w:div>
    <w:div w:id="803044187">
      <w:bodyDiv w:val="1"/>
      <w:marLeft w:val="0"/>
      <w:marRight w:val="0"/>
      <w:marTop w:val="0"/>
      <w:marBottom w:val="0"/>
      <w:divBdr>
        <w:top w:val="none" w:sz="0" w:space="0" w:color="auto"/>
        <w:left w:val="none" w:sz="0" w:space="0" w:color="auto"/>
        <w:bottom w:val="none" w:sz="0" w:space="0" w:color="auto"/>
        <w:right w:val="none" w:sz="0" w:space="0" w:color="auto"/>
      </w:divBdr>
      <w:divsChild>
        <w:div w:id="1325931279">
          <w:marLeft w:val="0"/>
          <w:marRight w:val="0"/>
          <w:marTop w:val="0"/>
          <w:marBottom w:val="0"/>
          <w:divBdr>
            <w:top w:val="none" w:sz="0" w:space="0" w:color="auto"/>
            <w:left w:val="none" w:sz="0" w:space="0" w:color="auto"/>
            <w:bottom w:val="none" w:sz="0" w:space="0" w:color="auto"/>
            <w:right w:val="none" w:sz="0" w:space="0" w:color="auto"/>
          </w:divBdr>
        </w:div>
      </w:divsChild>
    </w:div>
    <w:div w:id="804203022">
      <w:bodyDiv w:val="1"/>
      <w:marLeft w:val="0"/>
      <w:marRight w:val="0"/>
      <w:marTop w:val="0"/>
      <w:marBottom w:val="0"/>
      <w:divBdr>
        <w:top w:val="none" w:sz="0" w:space="0" w:color="auto"/>
        <w:left w:val="none" w:sz="0" w:space="0" w:color="auto"/>
        <w:bottom w:val="none" w:sz="0" w:space="0" w:color="auto"/>
        <w:right w:val="none" w:sz="0" w:space="0" w:color="auto"/>
      </w:divBdr>
      <w:divsChild>
        <w:div w:id="1974828866">
          <w:marLeft w:val="0"/>
          <w:marRight w:val="0"/>
          <w:marTop w:val="0"/>
          <w:marBottom w:val="0"/>
          <w:divBdr>
            <w:top w:val="none" w:sz="0" w:space="0" w:color="auto"/>
            <w:left w:val="none" w:sz="0" w:space="0" w:color="auto"/>
            <w:bottom w:val="none" w:sz="0" w:space="0" w:color="auto"/>
            <w:right w:val="none" w:sz="0" w:space="0" w:color="auto"/>
          </w:divBdr>
        </w:div>
      </w:divsChild>
    </w:div>
    <w:div w:id="805582204">
      <w:bodyDiv w:val="1"/>
      <w:marLeft w:val="0"/>
      <w:marRight w:val="0"/>
      <w:marTop w:val="0"/>
      <w:marBottom w:val="0"/>
      <w:divBdr>
        <w:top w:val="none" w:sz="0" w:space="0" w:color="auto"/>
        <w:left w:val="none" w:sz="0" w:space="0" w:color="auto"/>
        <w:bottom w:val="none" w:sz="0" w:space="0" w:color="auto"/>
        <w:right w:val="none" w:sz="0" w:space="0" w:color="auto"/>
      </w:divBdr>
      <w:divsChild>
        <w:div w:id="1649817138">
          <w:marLeft w:val="0"/>
          <w:marRight w:val="0"/>
          <w:marTop w:val="0"/>
          <w:marBottom w:val="0"/>
          <w:divBdr>
            <w:top w:val="none" w:sz="0" w:space="0" w:color="auto"/>
            <w:left w:val="none" w:sz="0" w:space="0" w:color="auto"/>
            <w:bottom w:val="none" w:sz="0" w:space="0" w:color="auto"/>
            <w:right w:val="none" w:sz="0" w:space="0" w:color="auto"/>
          </w:divBdr>
        </w:div>
      </w:divsChild>
    </w:div>
    <w:div w:id="815688713">
      <w:bodyDiv w:val="1"/>
      <w:marLeft w:val="0"/>
      <w:marRight w:val="0"/>
      <w:marTop w:val="0"/>
      <w:marBottom w:val="0"/>
      <w:divBdr>
        <w:top w:val="none" w:sz="0" w:space="0" w:color="auto"/>
        <w:left w:val="none" w:sz="0" w:space="0" w:color="auto"/>
        <w:bottom w:val="none" w:sz="0" w:space="0" w:color="auto"/>
        <w:right w:val="none" w:sz="0" w:space="0" w:color="auto"/>
      </w:divBdr>
      <w:divsChild>
        <w:div w:id="843208551">
          <w:marLeft w:val="0"/>
          <w:marRight w:val="0"/>
          <w:marTop w:val="0"/>
          <w:marBottom w:val="0"/>
          <w:divBdr>
            <w:top w:val="none" w:sz="0" w:space="0" w:color="auto"/>
            <w:left w:val="none" w:sz="0" w:space="0" w:color="auto"/>
            <w:bottom w:val="none" w:sz="0" w:space="0" w:color="auto"/>
            <w:right w:val="none" w:sz="0" w:space="0" w:color="auto"/>
          </w:divBdr>
        </w:div>
      </w:divsChild>
    </w:div>
    <w:div w:id="820922391">
      <w:bodyDiv w:val="1"/>
      <w:marLeft w:val="0"/>
      <w:marRight w:val="0"/>
      <w:marTop w:val="0"/>
      <w:marBottom w:val="0"/>
      <w:divBdr>
        <w:top w:val="none" w:sz="0" w:space="0" w:color="auto"/>
        <w:left w:val="none" w:sz="0" w:space="0" w:color="auto"/>
        <w:bottom w:val="none" w:sz="0" w:space="0" w:color="auto"/>
        <w:right w:val="none" w:sz="0" w:space="0" w:color="auto"/>
      </w:divBdr>
      <w:divsChild>
        <w:div w:id="1292323233">
          <w:marLeft w:val="0"/>
          <w:marRight w:val="0"/>
          <w:marTop w:val="0"/>
          <w:marBottom w:val="0"/>
          <w:divBdr>
            <w:top w:val="none" w:sz="0" w:space="0" w:color="auto"/>
            <w:left w:val="none" w:sz="0" w:space="0" w:color="auto"/>
            <w:bottom w:val="none" w:sz="0" w:space="0" w:color="auto"/>
            <w:right w:val="none" w:sz="0" w:space="0" w:color="auto"/>
          </w:divBdr>
        </w:div>
      </w:divsChild>
    </w:div>
    <w:div w:id="821850173">
      <w:bodyDiv w:val="1"/>
      <w:marLeft w:val="0"/>
      <w:marRight w:val="0"/>
      <w:marTop w:val="0"/>
      <w:marBottom w:val="0"/>
      <w:divBdr>
        <w:top w:val="none" w:sz="0" w:space="0" w:color="auto"/>
        <w:left w:val="none" w:sz="0" w:space="0" w:color="auto"/>
        <w:bottom w:val="none" w:sz="0" w:space="0" w:color="auto"/>
        <w:right w:val="none" w:sz="0" w:space="0" w:color="auto"/>
      </w:divBdr>
      <w:divsChild>
        <w:div w:id="1847938668">
          <w:marLeft w:val="0"/>
          <w:marRight w:val="0"/>
          <w:marTop w:val="0"/>
          <w:marBottom w:val="0"/>
          <w:divBdr>
            <w:top w:val="none" w:sz="0" w:space="0" w:color="auto"/>
            <w:left w:val="none" w:sz="0" w:space="0" w:color="auto"/>
            <w:bottom w:val="none" w:sz="0" w:space="0" w:color="auto"/>
            <w:right w:val="none" w:sz="0" w:space="0" w:color="auto"/>
          </w:divBdr>
        </w:div>
      </w:divsChild>
    </w:div>
    <w:div w:id="822161821">
      <w:bodyDiv w:val="1"/>
      <w:marLeft w:val="0"/>
      <w:marRight w:val="0"/>
      <w:marTop w:val="0"/>
      <w:marBottom w:val="0"/>
      <w:divBdr>
        <w:top w:val="none" w:sz="0" w:space="0" w:color="auto"/>
        <w:left w:val="none" w:sz="0" w:space="0" w:color="auto"/>
        <w:bottom w:val="none" w:sz="0" w:space="0" w:color="auto"/>
        <w:right w:val="none" w:sz="0" w:space="0" w:color="auto"/>
      </w:divBdr>
      <w:divsChild>
        <w:div w:id="1054737219">
          <w:marLeft w:val="0"/>
          <w:marRight w:val="0"/>
          <w:marTop w:val="0"/>
          <w:marBottom w:val="0"/>
          <w:divBdr>
            <w:top w:val="none" w:sz="0" w:space="0" w:color="auto"/>
            <w:left w:val="none" w:sz="0" w:space="0" w:color="auto"/>
            <w:bottom w:val="none" w:sz="0" w:space="0" w:color="auto"/>
            <w:right w:val="none" w:sz="0" w:space="0" w:color="auto"/>
          </w:divBdr>
        </w:div>
      </w:divsChild>
    </w:div>
    <w:div w:id="825515033">
      <w:bodyDiv w:val="1"/>
      <w:marLeft w:val="0"/>
      <w:marRight w:val="0"/>
      <w:marTop w:val="0"/>
      <w:marBottom w:val="0"/>
      <w:divBdr>
        <w:top w:val="none" w:sz="0" w:space="0" w:color="auto"/>
        <w:left w:val="none" w:sz="0" w:space="0" w:color="auto"/>
        <w:bottom w:val="none" w:sz="0" w:space="0" w:color="auto"/>
        <w:right w:val="none" w:sz="0" w:space="0" w:color="auto"/>
      </w:divBdr>
      <w:divsChild>
        <w:div w:id="1795757319">
          <w:marLeft w:val="0"/>
          <w:marRight w:val="0"/>
          <w:marTop w:val="0"/>
          <w:marBottom w:val="0"/>
          <w:divBdr>
            <w:top w:val="none" w:sz="0" w:space="0" w:color="auto"/>
            <w:left w:val="none" w:sz="0" w:space="0" w:color="auto"/>
            <w:bottom w:val="none" w:sz="0" w:space="0" w:color="auto"/>
            <w:right w:val="none" w:sz="0" w:space="0" w:color="auto"/>
          </w:divBdr>
        </w:div>
      </w:divsChild>
    </w:div>
    <w:div w:id="831407871">
      <w:bodyDiv w:val="1"/>
      <w:marLeft w:val="0"/>
      <w:marRight w:val="0"/>
      <w:marTop w:val="0"/>
      <w:marBottom w:val="0"/>
      <w:divBdr>
        <w:top w:val="none" w:sz="0" w:space="0" w:color="auto"/>
        <w:left w:val="none" w:sz="0" w:space="0" w:color="auto"/>
        <w:bottom w:val="none" w:sz="0" w:space="0" w:color="auto"/>
        <w:right w:val="none" w:sz="0" w:space="0" w:color="auto"/>
      </w:divBdr>
      <w:divsChild>
        <w:div w:id="1914124293">
          <w:marLeft w:val="0"/>
          <w:marRight w:val="0"/>
          <w:marTop w:val="0"/>
          <w:marBottom w:val="0"/>
          <w:divBdr>
            <w:top w:val="none" w:sz="0" w:space="0" w:color="auto"/>
            <w:left w:val="none" w:sz="0" w:space="0" w:color="auto"/>
            <w:bottom w:val="none" w:sz="0" w:space="0" w:color="auto"/>
            <w:right w:val="none" w:sz="0" w:space="0" w:color="auto"/>
          </w:divBdr>
        </w:div>
      </w:divsChild>
    </w:div>
    <w:div w:id="831679161">
      <w:bodyDiv w:val="1"/>
      <w:marLeft w:val="0"/>
      <w:marRight w:val="0"/>
      <w:marTop w:val="0"/>
      <w:marBottom w:val="0"/>
      <w:divBdr>
        <w:top w:val="none" w:sz="0" w:space="0" w:color="auto"/>
        <w:left w:val="none" w:sz="0" w:space="0" w:color="auto"/>
        <w:bottom w:val="none" w:sz="0" w:space="0" w:color="auto"/>
        <w:right w:val="none" w:sz="0" w:space="0" w:color="auto"/>
      </w:divBdr>
      <w:divsChild>
        <w:div w:id="713962544">
          <w:marLeft w:val="0"/>
          <w:marRight w:val="0"/>
          <w:marTop w:val="0"/>
          <w:marBottom w:val="0"/>
          <w:divBdr>
            <w:top w:val="none" w:sz="0" w:space="0" w:color="auto"/>
            <w:left w:val="none" w:sz="0" w:space="0" w:color="auto"/>
            <w:bottom w:val="none" w:sz="0" w:space="0" w:color="auto"/>
            <w:right w:val="none" w:sz="0" w:space="0" w:color="auto"/>
          </w:divBdr>
        </w:div>
      </w:divsChild>
    </w:div>
    <w:div w:id="833374478">
      <w:bodyDiv w:val="1"/>
      <w:marLeft w:val="0"/>
      <w:marRight w:val="0"/>
      <w:marTop w:val="0"/>
      <w:marBottom w:val="0"/>
      <w:divBdr>
        <w:top w:val="none" w:sz="0" w:space="0" w:color="auto"/>
        <w:left w:val="none" w:sz="0" w:space="0" w:color="auto"/>
        <w:bottom w:val="none" w:sz="0" w:space="0" w:color="auto"/>
        <w:right w:val="none" w:sz="0" w:space="0" w:color="auto"/>
      </w:divBdr>
      <w:divsChild>
        <w:div w:id="1035421856">
          <w:marLeft w:val="0"/>
          <w:marRight w:val="0"/>
          <w:marTop w:val="0"/>
          <w:marBottom w:val="0"/>
          <w:divBdr>
            <w:top w:val="none" w:sz="0" w:space="0" w:color="auto"/>
            <w:left w:val="none" w:sz="0" w:space="0" w:color="auto"/>
            <w:bottom w:val="none" w:sz="0" w:space="0" w:color="auto"/>
            <w:right w:val="none" w:sz="0" w:space="0" w:color="auto"/>
          </w:divBdr>
        </w:div>
      </w:divsChild>
    </w:div>
    <w:div w:id="833767273">
      <w:bodyDiv w:val="1"/>
      <w:marLeft w:val="0"/>
      <w:marRight w:val="0"/>
      <w:marTop w:val="0"/>
      <w:marBottom w:val="0"/>
      <w:divBdr>
        <w:top w:val="none" w:sz="0" w:space="0" w:color="auto"/>
        <w:left w:val="none" w:sz="0" w:space="0" w:color="auto"/>
        <w:bottom w:val="none" w:sz="0" w:space="0" w:color="auto"/>
        <w:right w:val="none" w:sz="0" w:space="0" w:color="auto"/>
      </w:divBdr>
      <w:divsChild>
        <w:div w:id="129439563">
          <w:marLeft w:val="0"/>
          <w:marRight w:val="0"/>
          <w:marTop w:val="0"/>
          <w:marBottom w:val="0"/>
          <w:divBdr>
            <w:top w:val="none" w:sz="0" w:space="0" w:color="auto"/>
            <w:left w:val="none" w:sz="0" w:space="0" w:color="auto"/>
            <w:bottom w:val="none" w:sz="0" w:space="0" w:color="auto"/>
            <w:right w:val="none" w:sz="0" w:space="0" w:color="auto"/>
          </w:divBdr>
        </w:div>
      </w:divsChild>
    </w:div>
    <w:div w:id="833840109">
      <w:bodyDiv w:val="1"/>
      <w:marLeft w:val="0"/>
      <w:marRight w:val="0"/>
      <w:marTop w:val="0"/>
      <w:marBottom w:val="0"/>
      <w:divBdr>
        <w:top w:val="none" w:sz="0" w:space="0" w:color="auto"/>
        <w:left w:val="none" w:sz="0" w:space="0" w:color="auto"/>
        <w:bottom w:val="none" w:sz="0" w:space="0" w:color="auto"/>
        <w:right w:val="none" w:sz="0" w:space="0" w:color="auto"/>
      </w:divBdr>
      <w:divsChild>
        <w:div w:id="396974831">
          <w:marLeft w:val="0"/>
          <w:marRight w:val="0"/>
          <w:marTop w:val="0"/>
          <w:marBottom w:val="0"/>
          <w:divBdr>
            <w:top w:val="none" w:sz="0" w:space="0" w:color="auto"/>
            <w:left w:val="none" w:sz="0" w:space="0" w:color="auto"/>
            <w:bottom w:val="none" w:sz="0" w:space="0" w:color="auto"/>
            <w:right w:val="none" w:sz="0" w:space="0" w:color="auto"/>
          </w:divBdr>
        </w:div>
      </w:divsChild>
    </w:div>
    <w:div w:id="833884921">
      <w:bodyDiv w:val="1"/>
      <w:marLeft w:val="0"/>
      <w:marRight w:val="0"/>
      <w:marTop w:val="0"/>
      <w:marBottom w:val="0"/>
      <w:divBdr>
        <w:top w:val="none" w:sz="0" w:space="0" w:color="auto"/>
        <w:left w:val="none" w:sz="0" w:space="0" w:color="auto"/>
        <w:bottom w:val="none" w:sz="0" w:space="0" w:color="auto"/>
        <w:right w:val="none" w:sz="0" w:space="0" w:color="auto"/>
      </w:divBdr>
      <w:divsChild>
        <w:div w:id="1984657745">
          <w:marLeft w:val="0"/>
          <w:marRight w:val="0"/>
          <w:marTop w:val="0"/>
          <w:marBottom w:val="0"/>
          <w:divBdr>
            <w:top w:val="none" w:sz="0" w:space="0" w:color="auto"/>
            <w:left w:val="none" w:sz="0" w:space="0" w:color="auto"/>
            <w:bottom w:val="none" w:sz="0" w:space="0" w:color="auto"/>
            <w:right w:val="none" w:sz="0" w:space="0" w:color="auto"/>
          </w:divBdr>
        </w:div>
      </w:divsChild>
    </w:div>
    <w:div w:id="834683200">
      <w:bodyDiv w:val="1"/>
      <w:marLeft w:val="0"/>
      <w:marRight w:val="0"/>
      <w:marTop w:val="0"/>
      <w:marBottom w:val="0"/>
      <w:divBdr>
        <w:top w:val="none" w:sz="0" w:space="0" w:color="auto"/>
        <w:left w:val="none" w:sz="0" w:space="0" w:color="auto"/>
        <w:bottom w:val="none" w:sz="0" w:space="0" w:color="auto"/>
        <w:right w:val="none" w:sz="0" w:space="0" w:color="auto"/>
      </w:divBdr>
      <w:divsChild>
        <w:div w:id="1834640979">
          <w:marLeft w:val="0"/>
          <w:marRight w:val="0"/>
          <w:marTop w:val="0"/>
          <w:marBottom w:val="0"/>
          <w:divBdr>
            <w:top w:val="none" w:sz="0" w:space="0" w:color="auto"/>
            <w:left w:val="none" w:sz="0" w:space="0" w:color="auto"/>
            <w:bottom w:val="none" w:sz="0" w:space="0" w:color="auto"/>
            <w:right w:val="none" w:sz="0" w:space="0" w:color="auto"/>
          </w:divBdr>
        </w:div>
      </w:divsChild>
    </w:div>
    <w:div w:id="834805933">
      <w:bodyDiv w:val="1"/>
      <w:marLeft w:val="0"/>
      <w:marRight w:val="0"/>
      <w:marTop w:val="0"/>
      <w:marBottom w:val="0"/>
      <w:divBdr>
        <w:top w:val="none" w:sz="0" w:space="0" w:color="auto"/>
        <w:left w:val="none" w:sz="0" w:space="0" w:color="auto"/>
        <w:bottom w:val="none" w:sz="0" w:space="0" w:color="auto"/>
        <w:right w:val="none" w:sz="0" w:space="0" w:color="auto"/>
      </w:divBdr>
      <w:divsChild>
        <w:div w:id="1490051243">
          <w:marLeft w:val="0"/>
          <w:marRight w:val="0"/>
          <w:marTop w:val="0"/>
          <w:marBottom w:val="0"/>
          <w:divBdr>
            <w:top w:val="none" w:sz="0" w:space="0" w:color="auto"/>
            <w:left w:val="none" w:sz="0" w:space="0" w:color="auto"/>
            <w:bottom w:val="none" w:sz="0" w:space="0" w:color="auto"/>
            <w:right w:val="none" w:sz="0" w:space="0" w:color="auto"/>
          </w:divBdr>
        </w:div>
      </w:divsChild>
    </w:div>
    <w:div w:id="835338645">
      <w:bodyDiv w:val="1"/>
      <w:marLeft w:val="0"/>
      <w:marRight w:val="0"/>
      <w:marTop w:val="0"/>
      <w:marBottom w:val="0"/>
      <w:divBdr>
        <w:top w:val="none" w:sz="0" w:space="0" w:color="auto"/>
        <w:left w:val="none" w:sz="0" w:space="0" w:color="auto"/>
        <w:bottom w:val="none" w:sz="0" w:space="0" w:color="auto"/>
        <w:right w:val="none" w:sz="0" w:space="0" w:color="auto"/>
      </w:divBdr>
      <w:divsChild>
        <w:div w:id="1326783231">
          <w:marLeft w:val="0"/>
          <w:marRight w:val="0"/>
          <w:marTop w:val="0"/>
          <w:marBottom w:val="0"/>
          <w:divBdr>
            <w:top w:val="none" w:sz="0" w:space="0" w:color="auto"/>
            <w:left w:val="none" w:sz="0" w:space="0" w:color="auto"/>
            <w:bottom w:val="none" w:sz="0" w:space="0" w:color="auto"/>
            <w:right w:val="none" w:sz="0" w:space="0" w:color="auto"/>
          </w:divBdr>
        </w:div>
      </w:divsChild>
    </w:div>
    <w:div w:id="835730333">
      <w:bodyDiv w:val="1"/>
      <w:marLeft w:val="0"/>
      <w:marRight w:val="0"/>
      <w:marTop w:val="0"/>
      <w:marBottom w:val="0"/>
      <w:divBdr>
        <w:top w:val="none" w:sz="0" w:space="0" w:color="auto"/>
        <w:left w:val="none" w:sz="0" w:space="0" w:color="auto"/>
        <w:bottom w:val="none" w:sz="0" w:space="0" w:color="auto"/>
        <w:right w:val="none" w:sz="0" w:space="0" w:color="auto"/>
      </w:divBdr>
      <w:divsChild>
        <w:div w:id="726337154">
          <w:marLeft w:val="0"/>
          <w:marRight w:val="0"/>
          <w:marTop w:val="0"/>
          <w:marBottom w:val="0"/>
          <w:divBdr>
            <w:top w:val="none" w:sz="0" w:space="0" w:color="auto"/>
            <w:left w:val="none" w:sz="0" w:space="0" w:color="auto"/>
            <w:bottom w:val="none" w:sz="0" w:space="0" w:color="auto"/>
            <w:right w:val="none" w:sz="0" w:space="0" w:color="auto"/>
          </w:divBdr>
        </w:div>
      </w:divsChild>
    </w:div>
    <w:div w:id="838278570">
      <w:bodyDiv w:val="1"/>
      <w:marLeft w:val="0"/>
      <w:marRight w:val="0"/>
      <w:marTop w:val="0"/>
      <w:marBottom w:val="0"/>
      <w:divBdr>
        <w:top w:val="none" w:sz="0" w:space="0" w:color="auto"/>
        <w:left w:val="none" w:sz="0" w:space="0" w:color="auto"/>
        <w:bottom w:val="none" w:sz="0" w:space="0" w:color="auto"/>
        <w:right w:val="none" w:sz="0" w:space="0" w:color="auto"/>
      </w:divBdr>
      <w:divsChild>
        <w:div w:id="799883370">
          <w:marLeft w:val="0"/>
          <w:marRight w:val="0"/>
          <w:marTop w:val="0"/>
          <w:marBottom w:val="0"/>
          <w:divBdr>
            <w:top w:val="none" w:sz="0" w:space="0" w:color="auto"/>
            <w:left w:val="none" w:sz="0" w:space="0" w:color="auto"/>
            <w:bottom w:val="none" w:sz="0" w:space="0" w:color="auto"/>
            <w:right w:val="none" w:sz="0" w:space="0" w:color="auto"/>
          </w:divBdr>
        </w:div>
      </w:divsChild>
    </w:div>
    <w:div w:id="844594689">
      <w:bodyDiv w:val="1"/>
      <w:marLeft w:val="0"/>
      <w:marRight w:val="0"/>
      <w:marTop w:val="0"/>
      <w:marBottom w:val="0"/>
      <w:divBdr>
        <w:top w:val="none" w:sz="0" w:space="0" w:color="auto"/>
        <w:left w:val="none" w:sz="0" w:space="0" w:color="auto"/>
        <w:bottom w:val="none" w:sz="0" w:space="0" w:color="auto"/>
        <w:right w:val="none" w:sz="0" w:space="0" w:color="auto"/>
      </w:divBdr>
      <w:divsChild>
        <w:div w:id="814223349">
          <w:marLeft w:val="0"/>
          <w:marRight w:val="0"/>
          <w:marTop w:val="0"/>
          <w:marBottom w:val="0"/>
          <w:divBdr>
            <w:top w:val="none" w:sz="0" w:space="0" w:color="auto"/>
            <w:left w:val="none" w:sz="0" w:space="0" w:color="auto"/>
            <w:bottom w:val="none" w:sz="0" w:space="0" w:color="auto"/>
            <w:right w:val="none" w:sz="0" w:space="0" w:color="auto"/>
          </w:divBdr>
        </w:div>
      </w:divsChild>
    </w:div>
    <w:div w:id="845051495">
      <w:bodyDiv w:val="1"/>
      <w:marLeft w:val="0"/>
      <w:marRight w:val="0"/>
      <w:marTop w:val="0"/>
      <w:marBottom w:val="0"/>
      <w:divBdr>
        <w:top w:val="none" w:sz="0" w:space="0" w:color="auto"/>
        <w:left w:val="none" w:sz="0" w:space="0" w:color="auto"/>
        <w:bottom w:val="none" w:sz="0" w:space="0" w:color="auto"/>
        <w:right w:val="none" w:sz="0" w:space="0" w:color="auto"/>
      </w:divBdr>
      <w:divsChild>
        <w:div w:id="341051414">
          <w:marLeft w:val="0"/>
          <w:marRight w:val="0"/>
          <w:marTop w:val="0"/>
          <w:marBottom w:val="0"/>
          <w:divBdr>
            <w:top w:val="none" w:sz="0" w:space="0" w:color="auto"/>
            <w:left w:val="none" w:sz="0" w:space="0" w:color="auto"/>
            <w:bottom w:val="none" w:sz="0" w:space="0" w:color="auto"/>
            <w:right w:val="none" w:sz="0" w:space="0" w:color="auto"/>
          </w:divBdr>
        </w:div>
      </w:divsChild>
    </w:div>
    <w:div w:id="846866668">
      <w:bodyDiv w:val="1"/>
      <w:marLeft w:val="0"/>
      <w:marRight w:val="0"/>
      <w:marTop w:val="0"/>
      <w:marBottom w:val="0"/>
      <w:divBdr>
        <w:top w:val="none" w:sz="0" w:space="0" w:color="auto"/>
        <w:left w:val="none" w:sz="0" w:space="0" w:color="auto"/>
        <w:bottom w:val="none" w:sz="0" w:space="0" w:color="auto"/>
        <w:right w:val="none" w:sz="0" w:space="0" w:color="auto"/>
      </w:divBdr>
      <w:divsChild>
        <w:div w:id="300233025">
          <w:marLeft w:val="0"/>
          <w:marRight w:val="0"/>
          <w:marTop w:val="0"/>
          <w:marBottom w:val="0"/>
          <w:divBdr>
            <w:top w:val="none" w:sz="0" w:space="0" w:color="auto"/>
            <w:left w:val="none" w:sz="0" w:space="0" w:color="auto"/>
            <w:bottom w:val="none" w:sz="0" w:space="0" w:color="auto"/>
            <w:right w:val="none" w:sz="0" w:space="0" w:color="auto"/>
          </w:divBdr>
        </w:div>
      </w:divsChild>
    </w:div>
    <w:div w:id="847134891">
      <w:bodyDiv w:val="1"/>
      <w:marLeft w:val="0"/>
      <w:marRight w:val="0"/>
      <w:marTop w:val="0"/>
      <w:marBottom w:val="0"/>
      <w:divBdr>
        <w:top w:val="none" w:sz="0" w:space="0" w:color="auto"/>
        <w:left w:val="none" w:sz="0" w:space="0" w:color="auto"/>
        <w:bottom w:val="none" w:sz="0" w:space="0" w:color="auto"/>
        <w:right w:val="none" w:sz="0" w:space="0" w:color="auto"/>
      </w:divBdr>
      <w:divsChild>
        <w:div w:id="1419446527">
          <w:marLeft w:val="0"/>
          <w:marRight w:val="0"/>
          <w:marTop w:val="0"/>
          <w:marBottom w:val="0"/>
          <w:divBdr>
            <w:top w:val="none" w:sz="0" w:space="0" w:color="auto"/>
            <w:left w:val="none" w:sz="0" w:space="0" w:color="auto"/>
            <w:bottom w:val="none" w:sz="0" w:space="0" w:color="auto"/>
            <w:right w:val="none" w:sz="0" w:space="0" w:color="auto"/>
          </w:divBdr>
        </w:div>
      </w:divsChild>
    </w:div>
    <w:div w:id="849293854">
      <w:bodyDiv w:val="1"/>
      <w:marLeft w:val="0"/>
      <w:marRight w:val="0"/>
      <w:marTop w:val="0"/>
      <w:marBottom w:val="0"/>
      <w:divBdr>
        <w:top w:val="none" w:sz="0" w:space="0" w:color="auto"/>
        <w:left w:val="none" w:sz="0" w:space="0" w:color="auto"/>
        <w:bottom w:val="none" w:sz="0" w:space="0" w:color="auto"/>
        <w:right w:val="none" w:sz="0" w:space="0" w:color="auto"/>
      </w:divBdr>
      <w:divsChild>
        <w:div w:id="1281376962">
          <w:marLeft w:val="0"/>
          <w:marRight w:val="0"/>
          <w:marTop w:val="0"/>
          <w:marBottom w:val="0"/>
          <w:divBdr>
            <w:top w:val="none" w:sz="0" w:space="0" w:color="auto"/>
            <w:left w:val="none" w:sz="0" w:space="0" w:color="auto"/>
            <w:bottom w:val="none" w:sz="0" w:space="0" w:color="auto"/>
            <w:right w:val="none" w:sz="0" w:space="0" w:color="auto"/>
          </w:divBdr>
        </w:div>
      </w:divsChild>
    </w:div>
    <w:div w:id="850725195">
      <w:bodyDiv w:val="1"/>
      <w:marLeft w:val="0"/>
      <w:marRight w:val="0"/>
      <w:marTop w:val="0"/>
      <w:marBottom w:val="0"/>
      <w:divBdr>
        <w:top w:val="none" w:sz="0" w:space="0" w:color="auto"/>
        <w:left w:val="none" w:sz="0" w:space="0" w:color="auto"/>
        <w:bottom w:val="none" w:sz="0" w:space="0" w:color="auto"/>
        <w:right w:val="none" w:sz="0" w:space="0" w:color="auto"/>
      </w:divBdr>
      <w:divsChild>
        <w:div w:id="1722901185">
          <w:marLeft w:val="0"/>
          <w:marRight w:val="0"/>
          <w:marTop w:val="0"/>
          <w:marBottom w:val="0"/>
          <w:divBdr>
            <w:top w:val="none" w:sz="0" w:space="0" w:color="auto"/>
            <w:left w:val="none" w:sz="0" w:space="0" w:color="auto"/>
            <w:bottom w:val="none" w:sz="0" w:space="0" w:color="auto"/>
            <w:right w:val="none" w:sz="0" w:space="0" w:color="auto"/>
          </w:divBdr>
        </w:div>
      </w:divsChild>
    </w:div>
    <w:div w:id="851801707">
      <w:bodyDiv w:val="1"/>
      <w:marLeft w:val="0"/>
      <w:marRight w:val="0"/>
      <w:marTop w:val="0"/>
      <w:marBottom w:val="0"/>
      <w:divBdr>
        <w:top w:val="none" w:sz="0" w:space="0" w:color="auto"/>
        <w:left w:val="none" w:sz="0" w:space="0" w:color="auto"/>
        <w:bottom w:val="none" w:sz="0" w:space="0" w:color="auto"/>
        <w:right w:val="none" w:sz="0" w:space="0" w:color="auto"/>
      </w:divBdr>
      <w:divsChild>
        <w:div w:id="1324091647">
          <w:marLeft w:val="0"/>
          <w:marRight w:val="0"/>
          <w:marTop w:val="0"/>
          <w:marBottom w:val="0"/>
          <w:divBdr>
            <w:top w:val="none" w:sz="0" w:space="0" w:color="auto"/>
            <w:left w:val="none" w:sz="0" w:space="0" w:color="auto"/>
            <w:bottom w:val="none" w:sz="0" w:space="0" w:color="auto"/>
            <w:right w:val="none" w:sz="0" w:space="0" w:color="auto"/>
          </w:divBdr>
        </w:div>
      </w:divsChild>
    </w:div>
    <w:div w:id="852765543">
      <w:bodyDiv w:val="1"/>
      <w:marLeft w:val="0"/>
      <w:marRight w:val="0"/>
      <w:marTop w:val="0"/>
      <w:marBottom w:val="0"/>
      <w:divBdr>
        <w:top w:val="none" w:sz="0" w:space="0" w:color="auto"/>
        <w:left w:val="none" w:sz="0" w:space="0" w:color="auto"/>
        <w:bottom w:val="none" w:sz="0" w:space="0" w:color="auto"/>
        <w:right w:val="none" w:sz="0" w:space="0" w:color="auto"/>
      </w:divBdr>
      <w:divsChild>
        <w:div w:id="1651592142">
          <w:marLeft w:val="0"/>
          <w:marRight w:val="0"/>
          <w:marTop w:val="0"/>
          <w:marBottom w:val="0"/>
          <w:divBdr>
            <w:top w:val="none" w:sz="0" w:space="0" w:color="auto"/>
            <w:left w:val="none" w:sz="0" w:space="0" w:color="auto"/>
            <w:bottom w:val="none" w:sz="0" w:space="0" w:color="auto"/>
            <w:right w:val="none" w:sz="0" w:space="0" w:color="auto"/>
          </w:divBdr>
        </w:div>
      </w:divsChild>
    </w:div>
    <w:div w:id="853954450">
      <w:bodyDiv w:val="1"/>
      <w:marLeft w:val="0"/>
      <w:marRight w:val="0"/>
      <w:marTop w:val="0"/>
      <w:marBottom w:val="0"/>
      <w:divBdr>
        <w:top w:val="none" w:sz="0" w:space="0" w:color="auto"/>
        <w:left w:val="none" w:sz="0" w:space="0" w:color="auto"/>
        <w:bottom w:val="none" w:sz="0" w:space="0" w:color="auto"/>
        <w:right w:val="none" w:sz="0" w:space="0" w:color="auto"/>
      </w:divBdr>
      <w:divsChild>
        <w:div w:id="48655612">
          <w:marLeft w:val="0"/>
          <w:marRight w:val="0"/>
          <w:marTop w:val="0"/>
          <w:marBottom w:val="0"/>
          <w:divBdr>
            <w:top w:val="none" w:sz="0" w:space="0" w:color="auto"/>
            <w:left w:val="none" w:sz="0" w:space="0" w:color="auto"/>
            <w:bottom w:val="none" w:sz="0" w:space="0" w:color="auto"/>
            <w:right w:val="none" w:sz="0" w:space="0" w:color="auto"/>
          </w:divBdr>
        </w:div>
      </w:divsChild>
    </w:div>
    <w:div w:id="854345103">
      <w:bodyDiv w:val="1"/>
      <w:marLeft w:val="0"/>
      <w:marRight w:val="0"/>
      <w:marTop w:val="0"/>
      <w:marBottom w:val="0"/>
      <w:divBdr>
        <w:top w:val="none" w:sz="0" w:space="0" w:color="auto"/>
        <w:left w:val="none" w:sz="0" w:space="0" w:color="auto"/>
        <w:bottom w:val="none" w:sz="0" w:space="0" w:color="auto"/>
        <w:right w:val="none" w:sz="0" w:space="0" w:color="auto"/>
      </w:divBdr>
      <w:divsChild>
        <w:div w:id="628898611">
          <w:marLeft w:val="0"/>
          <w:marRight w:val="0"/>
          <w:marTop w:val="0"/>
          <w:marBottom w:val="0"/>
          <w:divBdr>
            <w:top w:val="none" w:sz="0" w:space="0" w:color="auto"/>
            <w:left w:val="none" w:sz="0" w:space="0" w:color="auto"/>
            <w:bottom w:val="none" w:sz="0" w:space="0" w:color="auto"/>
            <w:right w:val="none" w:sz="0" w:space="0" w:color="auto"/>
          </w:divBdr>
        </w:div>
      </w:divsChild>
    </w:div>
    <w:div w:id="857550296">
      <w:bodyDiv w:val="1"/>
      <w:marLeft w:val="0"/>
      <w:marRight w:val="0"/>
      <w:marTop w:val="0"/>
      <w:marBottom w:val="0"/>
      <w:divBdr>
        <w:top w:val="none" w:sz="0" w:space="0" w:color="auto"/>
        <w:left w:val="none" w:sz="0" w:space="0" w:color="auto"/>
        <w:bottom w:val="none" w:sz="0" w:space="0" w:color="auto"/>
        <w:right w:val="none" w:sz="0" w:space="0" w:color="auto"/>
      </w:divBdr>
      <w:divsChild>
        <w:div w:id="736585660">
          <w:marLeft w:val="0"/>
          <w:marRight w:val="0"/>
          <w:marTop w:val="0"/>
          <w:marBottom w:val="0"/>
          <w:divBdr>
            <w:top w:val="none" w:sz="0" w:space="0" w:color="auto"/>
            <w:left w:val="none" w:sz="0" w:space="0" w:color="auto"/>
            <w:bottom w:val="none" w:sz="0" w:space="0" w:color="auto"/>
            <w:right w:val="none" w:sz="0" w:space="0" w:color="auto"/>
          </w:divBdr>
        </w:div>
      </w:divsChild>
    </w:div>
    <w:div w:id="860238701">
      <w:bodyDiv w:val="1"/>
      <w:marLeft w:val="0"/>
      <w:marRight w:val="0"/>
      <w:marTop w:val="0"/>
      <w:marBottom w:val="0"/>
      <w:divBdr>
        <w:top w:val="none" w:sz="0" w:space="0" w:color="auto"/>
        <w:left w:val="none" w:sz="0" w:space="0" w:color="auto"/>
        <w:bottom w:val="none" w:sz="0" w:space="0" w:color="auto"/>
        <w:right w:val="none" w:sz="0" w:space="0" w:color="auto"/>
      </w:divBdr>
      <w:divsChild>
        <w:div w:id="2022506861">
          <w:marLeft w:val="0"/>
          <w:marRight w:val="0"/>
          <w:marTop w:val="0"/>
          <w:marBottom w:val="0"/>
          <w:divBdr>
            <w:top w:val="none" w:sz="0" w:space="0" w:color="auto"/>
            <w:left w:val="none" w:sz="0" w:space="0" w:color="auto"/>
            <w:bottom w:val="none" w:sz="0" w:space="0" w:color="auto"/>
            <w:right w:val="none" w:sz="0" w:space="0" w:color="auto"/>
          </w:divBdr>
        </w:div>
      </w:divsChild>
    </w:div>
    <w:div w:id="860555702">
      <w:bodyDiv w:val="1"/>
      <w:marLeft w:val="0"/>
      <w:marRight w:val="0"/>
      <w:marTop w:val="0"/>
      <w:marBottom w:val="0"/>
      <w:divBdr>
        <w:top w:val="none" w:sz="0" w:space="0" w:color="auto"/>
        <w:left w:val="none" w:sz="0" w:space="0" w:color="auto"/>
        <w:bottom w:val="none" w:sz="0" w:space="0" w:color="auto"/>
        <w:right w:val="none" w:sz="0" w:space="0" w:color="auto"/>
      </w:divBdr>
      <w:divsChild>
        <w:div w:id="673386168">
          <w:marLeft w:val="0"/>
          <w:marRight w:val="0"/>
          <w:marTop w:val="0"/>
          <w:marBottom w:val="0"/>
          <w:divBdr>
            <w:top w:val="none" w:sz="0" w:space="0" w:color="auto"/>
            <w:left w:val="none" w:sz="0" w:space="0" w:color="auto"/>
            <w:bottom w:val="none" w:sz="0" w:space="0" w:color="auto"/>
            <w:right w:val="none" w:sz="0" w:space="0" w:color="auto"/>
          </w:divBdr>
        </w:div>
      </w:divsChild>
    </w:div>
    <w:div w:id="863832641">
      <w:bodyDiv w:val="1"/>
      <w:marLeft w:val="0"/>
      <w:marRight w:val="0"/>
      <w:marTop w:val="0"/>
      <w:marBottom w:val="0"/>
      <w:divBdr>
        <w:top w:val="none" w:sz="0" w:space="0" w:color="auto"/>
        <w:left w:val="none" w:sz="0" w:space="0" w:color="auto"/>
        <w:bottom w:val="none" w:sz="0" w:space="0" w:color="auto"/>
        <w:right w:val="none" w:sz="0" w:space="0" w:color="auto"/>
      </w:divBdr>
      <w:divsChild>
        <w:div w:id="523977070">
          <w:marLeft w:val="0"/>
          <w:marRight w:val="0"/>
          <w:marTop w:val="0"/>
          <w:marBottom w:val="0"/>
          <w:divBdr>
            <w:top w:val="none" w:sz="0" w:space="0" w:color="auto"/>
            <w:left w:val="none" w:sz="0" w:space="0" w:color="auto"/>
            <w:bottom w:val="none" w:sz="0" w:space="0" w:color="auto"/>
            <w:right w:val="none" w:sz="0" w:space="0" w:color="auto"/>
          </w:divBdr>
        </w:div>
      </w:divsChild>
    </w:div>
    <w:div w:id="866523174">
      <w:bodyDiv w:val="1"/>
      <w:marLeft w:val="0"/>
      <w:marRight w:val="0"/>
      <w:marTop w:val="0"/>
      <w:marBottom w:val="0"/>
      <w:divBdr>
        <w:top w:val="none" w:sz="0" w:space="0" w:color="auto"/>
        <w:left w:val="none" w:sz="0" w:space="0" w:color="auto"/>
        <w:bottom w:val="none" w:sz="0" w:space="0" w:color="auto"/>
        <w:right w:val="none" w:sz="0" w:space="0" w:color="auto"/>
      </w:divBdr>
      <w:divsChild>
        <w:div w:id="393360159">
          <w:marLeft w:val="0"/>
          <w:marRight w:val="0"/>
          <w:marTop w:val="0"/>
          <w:marBottom w:val="0"/>
          <w:divBdr>
            <w:top w:val="none" w:sz="0" w:space="0" w:color="auto"/>
            <w:left w:val="none" w:sz="0" w:space="0" w:color="auto"/>
            <w:bottom w:val="none" w:sz="0" w:space="0" w:color="auto"/>
            <w:right w:val="none" w:sz="0" w:space="0" w:color="auto"/>
          </w:divBdr>
        </w:div>
      </w:divsChild>
    </w:div>
    <w:div w:id="868419373">
      <w:bodyDiv w:val="1"/>
      <w:marLeft w:val="0"/>
      <w:marRight w:val="0"/>
      <w:marTop w:val="0"/>
      <w:marBottom w:val="0"/>
      <w:divBdr>
        <w:top w:val="none" w:sz="0" w:space="0" w:color="auto"/>
        <w:left w:val="none" w:sz="0" w:space="0" w:color="auto"/>
        <w:bottom w:val="none" w:sz="0" w:space="0" w:color="auto"/>
        <w:right w:val="none" w:sz="0" w:space="0" w:color="auto"/>
      </w:divBdr>
      <w:divsChild>
        <w:div w:id="843133440">
          <w:marLeft w:val="0"/>
          <w:marRight w:val="0"/>
          <w:marTop w:val="0"/>
          <w:marBottom w:val="0"/>
          <w:divBdr>
            <w:top w:val="none" w:sz="0" w:space="0" w:color="auto"/>
            <w:left w:val="none" w:sz="0" w:space="0" w:color="auto"/>
            <w:bottom w:val="none" w:sz="0" w:space="0" w:color="auto"/>
            <w:right w:val="none" w:sz="0" w:space="0" w:color="auto"/>
          </w:divBdr>
        </w:div>
      </w:divsChild>
    </w:div>
    <w:div w:id="869689287">
      <w:bodyDiv w:val="1"/>
      <w:marLeft w:val="0"/>
      <w:marRight w:val="0"/>
      <w:marTop w:val="0"/>
      <w:marBottom w:val="0"/>
      <w:divBdr>
        <w:top w:val="none" w:sz="0" w:space="0" w:color="auto"/>
        <w:left w:val="none" w:sz="0" w:space="0" w:color="auto"/>
        <w:bottom w:val="none" w:sz="0" w:space="0" w:color="auto"/>
        <w:right w:val="none" w:sz="0" w:space="0" w:color="auto"/>
      </w:divBdr>
      <w:divsChild>
        <w:div w:id="1618482212">
          <w:marLeft w:val="0"/>
          <w:marRight w:val="0"/>
          <w:marTop w:val="0"/>
          <w:marBottom w:val="0"/>
          <w:divBdr>
            <w:top w:val="none" w:sz="0" w:space="0" w:color="auto"/>
            <w:left w:val="none" w:sz="0" w:space="0" w:color="auto"/>
            <w:bottom w:val="none" w:sz="0" w:space="0" w:color="auto"/>
            <w:right w:val="none" w:sz="0" w:space="0" w:color="auto"/>
          </w:divBdr>
        </w:div>
      </w:divsChild>
    </w:div>
    <w:div w:id="872428392">
      <w:bodyDiv w:val="1"/>
      <w:marLeft w:val="0"/>
      <w:marRight w:val="0"/>
      <w:marTop w:val="0"/>
      <w:marBottom w:val="0"/>
      <w:divBdr>
        <w:top w:val="none" w:sz="0" w:space="0" w:color="auto"/>
        <w:left w:val="none" w:sz="0" w:space="0" w:color="auto"/>
        <w:bottom w:val="none" w:sz="0" w:space="0" w:color="auto"/>
        <w:right w:val="none" w:sz="0" w:space="0" w:color="auto"/>
      </w:divBdr>
      <w:divsChild>
        <w:div w:id="1194344951">
          <w:marLeft w:val="0"/>
          <w:marRight w:val="0"/>
          <w:marTop w:val="0"/>
          <w:marBottom w:val="0"/>
          <w:divBdr>
            <w:top w:val="none" w:sz="0" w:space="0" w:color="auto"/>
            <w:left w:val="none" w:sz="0" w:space="0" w:color="auto"/>
            <w:bottom w:val="none" w:sz="0" w:space="0" w:color="auto"/>
            <w:right w:val="none" w:sz="0" w:space="0" w:color="auto"/>
          </w:divBdr>
        </w:div>
      </w:divsChild>
    </w:div>
    <w:div w:id="873662997">
      <w:bodyDiv w:val="1"/>
      <w:marLeft w:val="0"/>
      <w:marRight w:val="0"/>
      <w:marTop w:val="0"/>
      <w:marBottom w:val="0"/>
      <w:divBdr>
        <w:top w:val="none" w:sz="0" w:space="0" w:color="auto"/>
        <w:left w:val="none" w:sz="0" w:space="0" w:color="auto"/>
        <w:bottom w:val="none" w:sz="0" w:space="0" w:color="auto"/>
        <w:right w:val="none" w:sz="0" w:space="0" w:color="auto"/>
      </w:divBdr>
      <w:divsChild>
        <w:div w:id="1508014570">
          <w:marLeft w:val="0"/>
          <w:marRight w:val="0"/>
          <w:marTop w:val="0"/>
          <w:marBottom w:val="0"/>
          <w:divBdr>
            <w:top w:val="none" w:sz="0" w:space="0" w:color="auto"/>
            <w:left w:val="none" w:sz="0" w:space="0" w:color="auto"/>
            <w:bottom w:val="none" w:sz="0" w:space="0" w:color="auto"/>
            <w:right w:val="none" w:sz="0" w:space="0" w:color="auto"/>
          </w:divBdr>
        </w:div>
      </w:divsChild>
    </w:div>
    <w:div w:id="876433238">
      <w:bodyDiv w:val="1"/>
      <w:marLeft w:val="0"/>
      <w:marRight w:val="0"/>
      <w:marTop w:val="0"/>
      <w:marBottom w:val="0"/>
      <w:divBdr>
        <w:top w:val="none" w:sz="0" w:space="0" w:color="auto"/>
        <w:left w:val="none" w:sz="0" w:space="0" w:color="auto"/>
        <w:bottom w:val="none" w:sz="0" w:space="0" w:color="auto"/>
        <w:right w:val="none" w:sz="0" w:space="0" w:color="auto"/>
      </w:divBdr>
      <w:divsChild>
        <w:div w:id="2047214400">
          <w:marLeft w:val="0"/>
          <w:marRight w:val="0"/>
          <w:marTop w:val="0"/>
          <w:marBottom w:val="0"/>
          <w:divBdr>
            <w:top w:val="none" w:sz="0" w:space="0" w:color="auto"/>
            <w:left w:val="none" w:sz="0" w:space="0" w:color="auto"/>
            <w:bottom w:val="none" w:sz="0" w:space="0" w:color="auto"/>
            <w:right w:val="none" w:sz="0" w:space="0" w:color="auto"/>
          </w:divBdr>
        </w:div>
      </w:divsChild>
    </w:div>
    <w:div w:id="877399439">
      <w:bodyDiv w:val="1"/>
      <w:marLeft w:val="0"/>
      <w:marRight w:val="0"/>
      <w:marTop w:val="0"/>
      <w:marBottom w:val="0"/>
      <w:divBdr>
        <w:top w:val="none" w:sz="0" w:space="0" w:color="auto"/>
        <w:left w:val="none" w:sz="0" w:space="0" w:color="auto"/>
        <w:bottom w:val="none" w:sz="0" w:space="0" w:color="auto"/>
        <w:right w:val="none" w:sz="0" w:space="0" w:color="auto"/>
      </w:divBdr>
      <w:divsChild>
        <w:div w:id="275991192">
          <w:marLeft w:val="0"/>
          <w:marRight w:val="0"/>
          <w:marTop w:val="0"/>
          <w:marBottom w:val="0"/>
          <w:divBdr>
            <w:top w:val="none" w:sz="0" w:space="0" w:color="auto"/>
            <w:left w:val="none" w:sz="0" w:space="0" w:color="auto"/>
            <w:bottom w:val="none" w:sz="0" w:space="0" w:color="auto"/>
            <w:right w:val="none" w:sz="0" w:space="0" w:color="auto"/>
          </w:divBdr>
        </w:div>
      </w:divsChild>
    </w:div>
    <w:div w:id="878662342">
      <w:bodyDiv w:val="1"/>
      <w:marLeft w:val="0"/>
      <w:marRight w:val="0"/>
      <w:marTop w:val="0"/>
      <w:marBottom w:val="0"/>
      <w:divBdr>
        <w:top w:val="none" w:sz="0" w:space="0" w:color="auto"/>
        <w:left w:val="none" w:sz="0" w:space="0" w:color="auto"/>
        <w:bottom w:val="none" w:sz="0" w:space="0" w:color="auto"/>
        <w:right w:val="none" w:sz="0" w:space="0" w:color="auto"/>
      </w:divBdr>
      <w:divsChild>
        <w:div w:id="507670180">
          <w:marLeft w:val="0"/>
          <w:marRight w:val="0"/>
          <w:marTop w:val="0"/>
          <w:marBottom w:val="0"/>
          <w:divBdr>
            <w:top w:val="none" w:sz="0" w:space="0" w:color="auto"/>
            <w:left w:val="none" w:sz="0" w:space="0" w:color="auto"/>
            <w:bottom w:val="none" w:sz="0" w:space="0" w:color="auto"/>
            <w:right w:val="none" w:sz="0" w:space="0" w:color="auto"/>
          </w:divBdr>
        </w:div>
      </w:divsChild>
    </w:div>
    <w:div w:id="879439203">
      <w:bodyDiv w:val="1"/>
      <w:marLeft w:val="0"/>
      <w:marRight w:val="0"/>
      <w:marTop w:val="0"/>
      <w:marBottom w:val="0"/>
      <w:divBdr>
        <w:top w:val="none" w:sz="0" w:space="0" w:color="auto"/>
        <w:left w:val="none" w:sz="0" w:space="0" w:color="auto"/>
        <w:bottom w:val="none" w:sz="0" w:space="0" w:color="auto"/>
        <w:right w:val="none" w:sz="0" w:space="0" w:color="auto"/>
      </w:divBdr>
      <w:divsChild>
        <w:div w:id="1456027576">
          <w:marLeft w:val="0"/>
          <w:marRight w:val="0"/>
          <w:marTop w:val="0"/>
          <w:marBottom w:val="0"/>
          <w:divBdr>
            <w:top w:val="none" w:sz="0" w:space="0" w:color="auto"/>
            <w:left w:val="none" w:sz="0" w:space="0" w:color="auto"/>
            <w:bottom w:val="none" w:sz="0" w:space="0" w:color="auto"/>
            <w:right w:val="none" w:sz="0" w:space="0" w:color="auto"/>
          </w:divBdr>
        </w:div>
      </w:divsChild>
    </w:div>
    <w:div w:id="883954018">
      <w:bodyDiv w:val="1"/>
      <w:marLeft w:val="0"/>
      <w:marRight w:val="0"/>
      <w:marTop w:val="0"/>
      <w:marBottom w:val="0"/>
      <w:divBdr>
        <w:top w:val="none" w:sz="0" w:space="0" w:color="auto"/>
        <w:left w:val="none" w:sz="0" w:space="0" w:color="auto"/>
        <w:bottom w:val="none" w:sz="0" w:space="0" w:color="auto"/>
        <w:right w:val="none" w:sz="0" w:space="0" w:color="auto"/>
      </w:divBdr>
      <w:divsChild>
        <w:div w:id="286932891">
          <w:marLeft w:val="0"/>
          <w:marRight w:val="0"/>
          <w:marTop w:val="0"/>
          <w:marBottom w:val="0"/>
          <w:divBdr>
            <w:top w:val="none" w:sz="0" w:space="0" w:color="auto"/>
            <w:left w:val="none" w:sz="0" w:space="0" w:color="auto"/>
            <w:bottom w:val="none" w:sz="0" w:space="0" w:color="auto"/>
            <w:right w:val="none" w:sz="0" w:space="0" w:color="auto"/>
          </w:divBdr>
        </w:div>
      </w:divsChild>
    </w:div>
    <w:div w:id="886255463">
      <w:bodyDiv w:val="1"/>
      <w:marLeft w:val="0"/>
      <w:marRight w:val="0"/>
      <w:marTop w:val="0"/>
      <w:marBottom w:val="0"/>
      <w:divBdr>
        <w:top w:val="none" w:sz="0" w:space="0" w:color="auto"/>
        <w:left w:val="none" w:sz="0" w:space="0" w:color="auto"/>
        <w:bottom w:val="none" w:sz="0" w:space="0" w:color="auto"/>
        <w:right w:val="none" w:sz="0" w:space="0" w:color="auto"/>
      </w:divBdr>
      <w:divsChild>
        <w:div w:id="378943623">
          <w:marLeft w:val="0"/>
          <w:marRight w:val="0"/>
          <w:marTop w:val="0"/>
          <w:marBottom w:val="0"/>
          <w:divBdr>
            <w:top w:val="none" w:sz="0" w:space="0" w:color="auto"/>
            <w:left w:val="none" w:sz="0" w:space="0" w:color="auto"/>
            <w:bottom w:val="none" w:sz="0" w:space="0" w:color="auto"/>
            <w:right w:val="none" w:sz="0" w:space="0" w:color="auto"/>
          </w:divBdr>
        </w:div>
      </w:divsChild>
    </w:div>
    <w:div w:id="887035345">
      <w:bodyDiv w:val="1"/>
      <w:marLeft w:val="0"/>
      <w:marRight w:val="0"/>
      <w:marTop w:val="0"/>
      <w:marBottom w:val="0"/>
      <w:divBdr>
        <w:top w:val="none" w:sz="0" w:space="0" w:color="auto"/>
        <w:left w:val="none" w:sz="0" w:space="0" w:color="auto"/>
        <w:bottom w:val="none" w:sz="0" w:space="0" w:color="auto"/>
        <w:right w:val="none" w:sz="0" w:space="0" w:color="auto"/>
      </w:divBdr>
      <w:divsChild>
        <w:div w:id="1846937445">
          <w:marLeft w:val="0"/>
          <w:marRight w:val="0"/>
          <w:marTop w:val="0"/>
          <w:marBottom w:val="0"/>
          <w:divBdr>
            <w:top w:val="none" w:sz="0" w:space="0" w:color="auto"/>
            <w:left w:val="none" w:sz="0" w:space="0" w:color="auto"/>
            <w:bottom w:val="none" w:sz="0" w:space="0" w:color="auto"/>
            <w:right w:val="none" w:sz="0" w:space="0" w:color="auto"/>
          </w:divBdr>
        </w:div>
      </w:divsChild>
    </w:div>
    <w:div w:id="888761671">
      <w:bodyDiv w:val="1"/>
      <w:marLeft w:val="0"/>
      <w:marRight w:val="0"/>
      <w:marTop w:val="0"/>
      <w:marBottom w:val="0"/>
      <w:divBdr>
        <w:top w:val="none" w:sz="0" w:space="0" w:color="auto"/>
        <w:left w:val="none" w:sz="0" w:space="0" w:color="auto"/>
        <w:bottom w:val="none" w:sz="0" w:space="0" w:color="auto"/>
        <w:right w:val="none" w:sz="0" w:space="0" w:color="auto"/>
      </w:divBdr>
    </w:div>
    <w:div w:id="890460764">
      <w:bodyDiv w:val="1"/>
      <w:marLeft w:val="0"/>
      <w:marRight w:val="0"/>
      <w:marTop w:val="0"/>
      <w:marBottom w:val="0"/>
      <w:divBdr>
        <w:top w:val="none" w:sz="0" w:space="0" w:color="auto"/>
        <w:left w:val="none" w:sz="0" w:space="0" w:color="auto"/>
        <w:bottom w:val="none" w:sz="0" w:space="0" w:color="auto"/>
        <w:right w:val="none" w:sz="0" w:space="0" w:color="auto"/>
      </w:divBdr>
      <w:divsChild>
        <w:div w:id="1936012853">
          <w:marLeft w:val="0"/>
          <w:marRight w:val="0"/>
          <w:marTop w:val="0"/>
          <w:marBottom w:val="0"/>
          <w:divBdr>
            <w:top w:val="none" w:sz="0" w:space="0" w:color="auto"/>
            <w:left w:val="none" w:sz="0" w:space="0" w:color="auto"/>
            <w:bottom w:val="none" w:sz="0" w:space="0" w:color="auto"/>
            <w:right w:val="none" w:sz="0" w:space="0" w:color="auto"/>
          </w:divBdr>
        </w:div>
      </w:divsChild>
    </w:div>
    <w:div w:id="892616794">
      <w:bodyDiv w:val="1"/>
      <w:marLeft w:val="0"/>
      <w:marRight w:val="0"/>
      <w:marTop w:val="0"/>
      <w:marBottom w:val="0"/>
      <w:divBdr>
        <w:top w:val="none" w:sz="0" w:space="0" w:color="auto"/>
        <w:left w:val="none" w:sz="0" w:space="0" w:color="auto"/>
        <w:bottom w:val="none" w:sz="0" w:space="0" w:color="auto"/>
        <w:right w:val="none" w:sz="0" w:space="0" w:color="auto"/>
      </w:divBdr>
      <w:divsChild>
        <w:div w:id="1141732605">
          <w:marLeft w:val="0"/>
          <w:marRight w:val="0"/>
          <w:marTop w:val="0"/>
          <w:marBottom w:val="0"/>
          <w:divBdr>
            <w:top w:val="none" w:sz="0" w:space="0" w:color="auto"/>
            <w:left w:val="none" w:sz="0" w:space="0" w:color="auto"/>
            <w:bottom w:val="none" w:sz="0" w:space="0" w:color="auto"/>
            <w:right w:val="none" w:sz="0" w:space="0" w:color="auto"/>
          </w:divBdr>
        </w:div>
      </w:divsChild>
    </w:div>
    <w:div w:id="894849713">
      <w:bodyDiv w:val="1"/>
      <w:marLeft w:val="0"/>
      <w:marRight w:val="0"/>
      <w:marTop w:val="0"/>
      <w:marBottom w:val="0"/>
      <w:divBdr>
        <w:top w:val="none" w:sz="0" w:space="0" w:color="auto"/>
        <w:left w:val="none" w:sz="0" w:space="0" w:color="auto"/>
        <w:bottom w:val="none" w:sz="0" w:space="0" w:color="auto"/>
        <w:right w:val="none" w:sz="0" w:space="0" w:color="auto"/>
      </w:divBdr>
      <w:divsChild>
        <w:div w:id="152112530">
          <w:marLeft w:val="0"/>
          <w:marRight w:val="0"/>
          <w:marTop w:val="0"/>
          <w:marBottom w:val="0"/>
          <w:divBdr>
            <w:top w:val="none" w:sz="0" w:space="0" w:color="auto"/>
            <w:left w:val="none" w:sz="0" w:space="0" w:color="auto"/>
            <w:bottom w:val="none" w:sz="0" w:space="0" w:color="auto"/>
            <w:right w:val="none" w:sz="0" w:space="0" w:color="auto"/>
          </w:divBdr>
        </w:div>
      </w:divsChild>
    </w:div>
    <w:div w:id="898125469">
      <w:bodyDiv w:val="1"/>
      <w:marLeft w:val="0"/>
      <w:marRight w:val="0"/>
      <w:marTop w:val="0"/>
      <w:marBottom w:val="0"/>
      <w:divBdr>
        <w:top w:val="none" w:sz="0" w:space="0" w:color="auto"/>
        <w:left w:val="none" w:sz="0" w:space="0" w:color="auto"/>
        <w:bottom w:val="none" w:sz="0" w:space="0" w:color="auto"/>
        <w:right w:val="none" w:sz="0" w:space="0" w:color="auto"/>
      </w:divBdr>
      <w:divsChild>
        <w:div w:id="1773892227">
          <w:marLeft w:val="0"/>
          <w:marRight w:val="0"/>
          <w:marTop w:val="0"/>
          <w:marBottom w:val="0"/>
          <w:divBdr>
            <w:top w:val="none" w:sz="0" w:space="0" w:color="auto"/>
            <w:left w:val="none" w:sz="0" w:space="0" w:color="auto"/>
            <w:bottom w:val="none" w:sz="0" w:space="0" w:color="auto"/>
            <w:right w:val="none" w:sz="0" w:space="0" w:color="auto"/>
          </w:divBdr>
        </w:div>
      </w:divsChild>
    </w:div>
    <w:div w:id="901598438">
      <w:bodyDiv w:val="1"/>
      <w:marLeft w:val="0"/>
      <w:marRight w:val="0"/>
      <w:marTop w:val="0"/>
      <w:marBottom w:val="0"/>
      <w:divBdr>
        <w:top w:val="none" w:sz="0" w:space="0" w:color="auto"/>
        <w:left w:val="none" w:sz="0" w:space="0" w:color="auto"/>
        <w:bottom w:val="none" w:sz="0" w:space="0" w:color="auto"/>
        <w:right w:val="none" w:sz="0" w:space="0" w:color="auto"/>
      </w:divBdr>
      <w:divsChild>
        <w:div w:id="191067789">
          <w:marLeft w:val="0"/>
          <w:marRight w:val="0"/>
          <w:marTop w:val="0"/>
          <w:marBottom w:val="0"/>
          <w:divBdr>
            <w:top w:val="none" w:sz="0" w:space="0" w:color="auto"/>
            <w:left w:val="none" w:sz="0" w:space="0" w:color="auto"/>
            <w:bottom w:val="none" w:sz="0" w:space="0" w:color="auto"/>
            <w:right w:val="none" w:sz="0" w:space="0" w:color="auto"/>
          </w:divBdr>
        </w:div>
      </w:divsChild>
    </w:div>
    <w:div w:id="903755693">
      <w:bodyDiv w:val="1"/>
      <w:marLeft w:val="0"/>
      <w:marRight w:val="0"/>
      <w:marTop w:val="0"/>
      <w:marBottom w:val="0"/>
      <w:divBdr>
        <w:top w:val="none" w:sz="0" w:space="0" w:color="auto"/>
        <w:left w:val="none" w:sz="0" w:space="0" w:color="auto"/>
        <w:bottom w:val="none" w:sz="0" w:space="0" w:color="auto"/>
        <w:right w:val="none" w:sz="0" w:space="0" w:color="auto"/>
      </w:divBdr>
      <w:divsChild>
        <w:div w:id="44957814">
          <w:marLeft w:val="0"/>
          <w:marRight w:val="0"/>
          <w:marTop w:val="0"/>
          <w:marBottom w:val="0"/>
          <w:divBdr>
            <w:top w:val="none" w:sz="0" w:space="0" w:color="auto"/>
            <w:left w:val="none" w:sz="0" w:space="0" w:color="auto"/>
            <w:bottom w:val="none" w:sz="0" w:space="0" w:color="auto"/>
            <w:right w:val="none" w:sz="0" w:space="0" w:color="auto"/>
          </w:divBdr>
        </w:div>
      </w:divsChild>
    </w:div>
    <w:div w:id="904072796">
      <w:bodyDiv w:val="1"/>
      <w:marLeft w:val="0"/>
      <w:marRight w:val="0"/>
      <w:marTop w:val="0"/>
      <w:marBottom w:val="0"/>
      <w:divBdr>
        <w:top w:val="none" w:sz="0" w:space="0" w:color="auto"/>
        <w:left w:val="none" w:sz="0" w:space="0" w:color="auto"/>
        <w:bottom w:val="none" w:sz="0" w:space="0" w:color="auto"/>
        <w:right w:val="none" w:sz="0" w:space="0" w:color="auto"/>
      </w:divBdr>
      <w:divsChild>
        <w:div w:id="159466876">
          <w:marLeft w:val="0"/>
          <w:marRight w:val="0"/>
          <w:marTop w:val="0"/>
          <w:marBottom w:val="0"/>
          <w:divBdr>
            <w:top w:val="none" w:sz="0" w:space="0" w:color="auto"/>
            <w:left w:val="none" w:sz="0" w:space="0" w:color="auto"/>
            <w:bottom w:val="none" w:sz="0" w:space="0" w:color="auto"/>
            <w:right w:val="none" w:sz="0" w:space="0" w:color="auto"/>
          </w:divBdr>
        </w:div>
      </w:divsChild>
    </w:div>
    <w:div w:id="904533249">
      <w:bodyDiv w:val="1"/>
      <w:marLeft w:val="0"/>
      <w:marRight w:val="0"/>
      <w:marTop w:val="0"/>
      <w:marBottom w:val="0"/>
      <w:divBdr>
        <w:top w:val="none" w:sz="0" w:space="0" w:color="auto"/>
        <w:left w:val="none" w:sz="0" w:space="0" w:color="auto"/>
        <w:bottom w:val="none" w:sz="0" w:space="0" w:color="auto"/>
        <w:right w:val="none" w:sz="0" w:space="0" w:color="auto"/>
      </w:divBdr>
      <w:divsChild>
        <w:div w:id="889340640">
          <w:marLeft w:val="0"/>
          <w:marRight w:val="0"/>
          <w:marTop w:val="0"/>
          <w:marBottom w:val="0"/>
          <w:divBdr>
            <w:top w:val="none" w:sz="0" w:space="0" w:color="auto"/>
            <w:left w:val="none" w:sz="0" w:space="0" w:color="auto"/>
            <w:bottom w:val="none" w:sz="0" w:space="0" w:color="auto"/>
            <w:right w:val="none" w:sz="0" w:space="0" w:color="auto"/>
          </w:divBdr>
        </w:div>
      </w:divsChild>
    </w:div>
    <w:div w:id="907957373">
      <w:bodyDiv w:val="1"/>
      <w:marLeft w:val="0"/>
      <w:marRight w:val="0"/>
      <w:marTop w:val="0"/>
      <w:marBottom w:val="0"/>
      <w:divBdr>
        <w:top w:val="none" w:sz="0" w:space="0" w:color="auto"/>
        <w:left w:val="none" w:sz="0" w:space="0" w:color="auto"/>
        <w:bottom w:val="none" w:sz="0" w:space="0" w:color="auto"/>
        <w:right w:val="none" w:sz="0" w:space="0" w:color="auto"/>
      </w:divBdr>
      <w:divsChild>
        <w:div w:id="443160175">
          <w:marLeft w:val="0"/>
          <w:marRight w:val="0"/>
          <w:marTop w:val="0"/>
          <w:marBottom w:val="0"/>
          <w:divBdr>
            <w:top w:val="none" w:sz="0" w:space="0" w:color="auto"/>
            <w:left w:val="none" w:sz="0" w:space="0" w:color="auto"/>
            <w:bottom w:val="none" w:sz="0" w:space="0" w:color="auto"/>
            <w:right w:val="none" w:sz="0" w:space="0" w:color="auto"/>
          </w:divBdr>
        </w:div>
      </w:divsChild>
    </w:div>
    <w:div w:id="915363016">
      <w:bodyDiv w:val="1"/>
      <w:marLeft w:val="0"/>
      <w:marRight w:val="0"/>
      <w:marTop w:val="0"/>
      <w:marBottom w:val="0"/>
      <w:divBdr>
        <w:top w:val="none" w:sz="0" w:space="0" w:color="auto"/>
        <w:left w:val="none" w:sz="0" w:space="0" w:color="auto"/>
        <w:bottom w:val="none" w:sz="0" w:space="0" w:color="auto"/>
        <w:right w:val="none" w:sz="0" w:space="0" w:color="auto"/>
      </w:divBdr>
      <w:divsChild>
        <w:div w:id="782335923">
          <w:marLeft w:val="0"/>
          <w:marRight w:val="0"/>
          <w:marTop w:val="0"/>
          <w:marBottom w:val="0"/>
          <w:divBdr>
            <w:top w:val="none" w:sz="0" w:space="0" w:color="auto"/>
            <w:left w:val="none" w:sz="0" w:space="0" w:color="auto"/>
            <w:bottom w:val="none" w:sz="0" w:space="0" w:color="auto"/>
            <w:right w:val="none" w:sz="0" w:space="0" w:color="auto"/>
          </w:divBdr>
        </w:div>
      </w:divsChild>
    </w:div>
    <w:div w:id="919218148">
      <w:bodyDiv w:val="1"/>
      <w:marLeft w:val="0"/>
      <w:marRight w:val="0"/>
      <w:marTop w:val="0"/>
      <w:marBottom w:val="0"/>
      <w:divBdr>
        <w:top w:val="none" w:sz="0" w:space="0" w:color="auto"/>
        <w:left w:val="none" w:sz="0" w:space="0" w:color="auto"/>
        <w:bottom w:val="none" w:sz="0" w:space="0" w:color="auto"/>
        <w:right w:val="none" w:sz="0" w:space="0" w:color="auto"/>
      </w:divBdr>
      <w:divsChild>
        <w:div w:id="1328631057">
          <w:marLeft w:val="0"/>
          <w:marRight w:val="0"/>
          <w:marTop w:val="0"/>
          <w:marBottom w:val="0"/>
          <w:divBdr>
            <w:top w:val="none" w:sz="0" w:space="0" w:color="auto"/>
            <w:left w:val="none" w:sz="0" w:space="0" w:color="auto"/>
            <w:bottom w:val="none" w:sz="0" w:space="0" w:color="auto"/>
            <w:right w:val="none" w:sz="0" w:space="0" w:color="auto"/>
          </w:divBdr>
        </w:div>
      </w:divsChild>
    </w:div>
    <w:div w:id="919869435">
      <w:bodyDiv w:val="1"/>
      <w:marLeft w:val="0"/>
      <w:marRight w:val="0"/>
      <w:marTop w:val="0"/>
      <w:marBottom w:val="0"/>
      <w:divBdr>
        <w:top w:val="none" w:sz="0" w:space="0" w:color="auto"/>
        <w:left w:val="none" w:sz="0" w:space="0" w:color="auto"/>
        <w:bottom w:val="none" w:sz="0" w:space="0" w:color="auto"/>
        <w:right w:val="none" w:sz="0" w:space="0" w:color="auto"/>
      </w:divBdr>
      <w:divsChild>
        <w:div w:id="697893879">
          <w:marLeft w:val="0"/>
          <w:marRight w:val="0"/>
          <w:marTop w:val="0"/>
          <w:marBottom w:val="0"/>
          <w:divBdr>
            <w:top w:val="none" w:sz="0" w:space="0" w:color="auto"/>
            <w:left w:val="none" w:sz="0" w:space="0" w:color="auto"/>
            <w:bottom w:val="none" w:sz="0" w:space="0" w:color="auto"/>
            <w:right w:val="none" w:sz="0" w:space="0" w:color="auto"/>
          </w:divBdr>
        </w:div>
      </w:divsChild>
    </w:div>
    <w:div w:id="920214200">
      <w:bodyDiv w:val="1"/>
      <w:marLeft w:val="0"/>
      <w:marRight w:val="0"/>
      <w:marTop w:val="0"/>
      <w:marBottom w:val="0"/>
      <w:divBdr>
        <w:top w:val="none" w:sz="0" w:space="0" w:color="auto"/>
        <w:left w:val="none" w:sz="0" w:space="0" w:color="auto"/>
        <w:bottom w:val="none" w:sz="0" w:space="0" w:color="auto"/>
        <w:right w:val="none" w:sz="0" w:space="0" w:color="auto"/>
      </w:divBdr>
      <w:divsChild>
        <w:div w:id="1049954376">
          <w:marLeft w:val="0"/>
          <w:marRight w:val="0"/>
          <w:marTop w:val="0"/>
          <w:marBottom w:val="0"/>
          <w:divBdr>
            <w:top w:val="none" w:sz="0" w:space="0" w:color="auto"/>
            <w:left w:val="none" w:sz="0" w:space="0" w:color="auto"/>
            <w:bottom w:val="none" w:sz="0" w:space="0" w:color="auto"/>
            <w:right w:val="none" w:sz="0" w:space="0" w:color="auto"/>
          </w:divBdr>
        </w:div>
      </w:divsChild>
    </w:div>
    <w:div w:id="920989209">
      <w:bodyDiv w:val="1"/>
      <w:marLeft w:val="0"/>
      <w:marRight w:val="0"/>
      <w:marTop w:val="0"/>
      <w:marBottom w:val="0"/>
      <w:divBdr>
        <w:top w:val="none" w:sz="0" w:space="0" w:color="auto"/>
        <w:left w:val="none" w:sz="0" w:space="0" w:color="auto"/>
        <w:bottom w:val="none" w:sz="0" w:space="0" w:color="auto"/>
        <w:right w:val="none" w:sz="0" w:space="0" w:color="auto"/>
      </w:divBdr>
      <w:divsChild>
        <w:div w:id="2043704623">
          <w:marLeft w:val="0"/>
          <w:marRight w:val="0"/>
          <w:marTop w:val="0"/>
          <w:marBottom w:val="0"/>
          <w:divBdr>
            <w:top w:val="none" w:sz="0" w:space="0" w:color="auto"/>
            <w:left w:val="none" w:sz="0" w:space="0" w:color="auto"/>
            <w:bottom w:val="none" w:sz="0" w:space="0" w:color="auto"/>
            <w:right w:val="none" w:sz="0" w:space="0" w:color="auto"/>
          </w:divBdr>
        </w:div>
      </w:divsChild>
    </w:div>
    <w:div w:id="921379448">
      <w:bodyDiv w:val="1"/>
      <w:marLeft w:val="0"/>
      <w:marRight w:val="0"/>
      <w:marTop w:val="0"/>
      <w:marBottom w:val="0"/>
      <w:divBdr>
        <w:top w:val="none" w:sz="0" w:space="0" w:color="auto"/>
        <w:left w:val="none" w:sz="0" w:space="0" w:color="auto"/>
        <w:bottom w:val="none" w:sz="0" w:space="0" w:color="auto"/>
        <w:right w:val="none" w:sz="0" w:space="0" w:color="auto"/>
      </w:divBdr>
      <w:divsChild>
        <w:div w:id="967395655">
          <w:marLeft w:val="0"/>
          <w:marRight w:val="0"/>
          <w:marTop w:val="0"/>
          <w:marBottom w:val="0"/>
          <w:divBdr>
            <w:top w:val="none" w:sz="0" w:space="0" w:color="auto"/>
            <w:left w:val="none" w:sz="0" w:space="0" w:color="auto"/>
            <w:bottom w:val="none" w:sz="0" w:space="0" w:color="auto"/>
            <w:right w:val="none" w:sz="0" w:space="0" w:color="auto"/>
          </w:divBdr>
        </w:div>
      </w:divsChild>
    </w:div>
    <w:div w:id="924991290">
      <w:bodyDiv w:val="1"/>
      <w:marLeft w:val="0"/>
      <w:marRight w:val="0"/>
      <w:marTop w:val="0"/>
      <w:marBottom w:val="0"/>
      <w:divBdr>
        <w:top w:val="none" w:sz="0" w:space="0" w:color="auto"/>
        <w:left w:val="none" w:sz="0" w:space="0" w:color="auto"/>
        <w:bottom w:val="none" w:sz="0" w:space="0" w:color="auto"/>
        <w:right w:val="none" w:sz="0" w:space="0" w:color="auto"/>
      </w:divBdr>
      <w:divsChild>
        <w:div w:id="2004383580">
          <w:marLeft w:val="0"/>
          <w:marRight w:val="0"/>
          <w:marTop w:val="0"/>
          <w:marBottom w:val="0"/>
          <w:divBdr>
            <w:top w:val="none" w:sz="0" w:space="0" w:color="auto"/>
            <w:left w:val="none" w:sz="0" w:space="0" w:color="auto"/>
            <w:bottom w:val="none" w:sz="0" w:space="0" w:color="auto"/>
            <w:right w:val="none" w:sz="0" w:space="0" w:color="auto"/>
          </w:divBdr>
        </w:div>
      </w:divsChild>
    </w:div>
    <w:div w:id="926037657">
      <w:bodyDiv w:val="1"/>
      <w:marLeft w:val="0"/>
      <w:marRight w:val="0"/>
      <w:marTop w:val="0"/>
      <w:marBottom w:val="0"/>
      <w:divBdr>
        <w:top w:val="none" w:sz="0" w:space="0" w:color="auto"/>
        <w:left w:val="none" w:sz="0" w:space="0" w:color="auto"/>
        <w:bottom w:val="none" w:sz="0" w:space="0" w:color="auto"/>
        <w:right w:val="none" w:sz="0" w:space="0" w:color="auto"/>
      </w:divBdr>
      <w:divsChild>
        <w:div w:id="1390375288">
          <w:marLeft w:val="0"/>
          <w:marRight w:val="0"/>
          <w:marTop w:val="0"/>
          <w:marBottom w:val="0"/>
          <w:divBdr>
            <w:top w:val="none" w:sz="0" w:space="0" w:color="auto"/>
            <w:left w:val="none" w:sz="0" w:space="0" w:color="auto"/>
            <w:bottom w:val="none" w:sz="0" w:space="0" w:color="auto"/>
            <w:right w:val="none" w:sz="0" w:space="0" w:color="auto"/>
          </w:divBdr>
        </w:div>
      </w:divsChild>
    </w:div>
    <w:div w:id="928462070">
      <w:bodyDiv w:val="1"/>
      <w:marLeft w:val="0"/>
      <w:marRight w:val="0"/>
      <w:marTop w:val="0"/>
      <w:marBottom w:val="0"/>
      <w:divBdr>
        <w:top w:val="none" w:sz="0" w:space="0" w:color="auto"/>
        <w:left w:val="none" w:sz="0" w:space="0" w:color="auto"/>
        <w:bottom w:val="none" w:sz="0" w:space="0" w:color="auto"/>
        <w:right w:val="none" w:sz="0" w:space="0" w:color="auto"/>
      </w:divBdr>
      <w:divsChild>
        <w:div w:id="174223696">
          <w:marLeft w:val="0"/>
          <w:marRight w:val="0"/>
          <w:marTop w:val="0"/>
          <w:marBottom w:val="0"/>
          <w:divBdr>
            <w:top w:val="none" w:sz="0" w:space="0" w:color="auto"/>
            <w:left w:val="none" w:sz="0" w:space="0" w:color="auto"/>
            <w:bottom w:val="none" w:sz="0" w:space="0" w:color="auto"/>
            <w:right w:val="none" w:sz="0" w:space="0" w:color="auto"/>
          </w:divBdr>
        </w:div>
      </w:divsChild>
    </w:div>
    <w:div w:id="932468356">
      <w:bodyDiv w:val="1"/>
      <w:marLeft w:val="0"/>
      <w:marRight w:val="0"/>
      <w:marTop w:val="0"/>
      <w:marBottom w:val="0"/>
      <w:divBdr>
        <w:top w:val="none" w:sz="0" w:space="0" w:color="auto"/>
        <w:left w:val="none" w:sz="0" w:space="0" w:color="auto"/>
        <w:bottom w:val="none" w:sz="0" w:space="0" w:color="auto"/>
        <w:right w:val="none" w:sz="0" w:space="0" w:color="auto"/>
      </w:divBdr>
      <w:divsChild>
        <w:div w:id="549537338">
          <w:marLeft w:val="0"/>
          <w:marRight w:val="0"/>
          <w:marTop w:val="0"/>
          <w:marBottom w:val="0"/>
          <w:divBdr>
            <w:top w:val="none" w:sz="0" w:space="0" w:color="auto"/>
            <w:left w:val="none" w:sz="0" w:space="0" w:color="auto"/>
            <w:bottom w:val="none" w:sz="0" w:space="0" w:color="auto"/>
            <w:right w:val="none" w:sz="0" w:space="0" w:color="auto"/>
          </w:divBdr>
        </w:div>
      </w:divsChild>
    </w:div>
    <w:div w:id="932979496">
      <w:bodyDiv w:val="1"/>
      <w:marLeft w:val="0"/>
      <w:marRight w:val="0"/>
      <w:marTop w:val="0"/>
      <w:marBottom w:val="0"/>
      <w:divBdr>
        <w:top w:val="none" w:sz="0" w:space="0" w:color="auto"/>
        <w:left w:val="none" w:sz="0" w:space="0" w:color="auto"/>
        <w:bottom w:val="none" w:sz="0" w:space="0" w:color="auto"/>
        <w:right w:val="none" w:sz="0" w:space="0" w:color="auto"/>
      </w:divBdr>
      <w:divsChild>
        <w:div w:id="2143499479">
          <w:marLeft w:val="0"/>
          <w:marRight w:val="0"/>
          <w:marTop w:val="0"/>
          <w:marBottom w:val="0"/>
          <w:divBdr>
            <w:top w:val="none" w:sz="0" w:space="0" w:color="auto"/>
            <w:left w:val="none" w:sz="0" w:space="0" w:color="auto"/>
            <w:bottom w:val="none" w:sz="0" w:space="0" w:color="auto"/>
            <w:right w:val="none" w:sz="0" w:space="0" w:color="auto"/>
          </w:divBdr>
        </w:div>
      </w:divsChild>
    </w:div>
    <w:div w:id="935401036">
      <w:bodyDiv w:val="1"/>
      <w:marLeft w:val="0"/>
      <w:marRight w:val="0"/>
      <w:marTop w:val="0"/>
      <w:marBottom w:val="0"/>
      <w:divBdr>
        <w:top w:val="none" w:sz="0" w:space="0" w:color="auto"/>
        <w:left w:val="none" w:sz="0" w:space="0" w:color="auto"/>
        <w:bottom w:val="none" w:sz="0" w:space="0" w:color="auto"/>
        <w:right w:val="none" w:sz="0" w:space="0" w:color="auto"/>
      </w:divBdr>
      <w:divsChild>
        <w:div w:id="1989161595">
          <w:marLeft w:val="0"/>
          <w:marRight w:val="0"/>
          <w:marTop w:val="0"/>
          <w:marBottom w:val="0"/>
          <w:divBdr>
            <w:top w:val="none" w:sz="0" w:space="0" w:color="auto"/>
            <w:left w:val="none" w:sz="0" w:space="0" w:color="auto"/>
            <w:bottom w:val="none" w:sz="0" w:space="0" w:color="auto"/>
            <w:right w:val="none" w:sz="0" w:space="0" w:color="auto"/>
          </w:divBdr>
        </w:div>
      </w:divsChild>
    </w:div>
    <w:div w:id="940528623">
      <w:bodyDiv w:val="1"/>
      <w:marLeft w:val="0"/>
      <w:marRight w:val="0"/>
      <w:marTop w:val="0"/>
      <w:marBottom w:val="0"/>
      <w:divBdr>
        <w:top w:val="none" w:sz="0" w:space="0" w:color="auto"/>
        <w:left w:val="none" w:sz="0" w:space="0" w:color="auto"/>
        <w:bottom w:val="none" w:sz="0" w:space="0" w:color="auto"/>
        <w:right w:val="none" w:sz="0" w:space="0" w:color="auto"/>
      </w:divBdr>
      <w:divsChild>
        <w:div w:id="303585287">
          <w:marLeft w:val="0"/>
          <w:marRight w:val="0"/>
          <w:marTop w:val="0"/>
          <w:marBottom w:val="0"/>
          <w:divBdr>
            <w:top w:val="none" w:sz="0" w:space="0" w:color="auto"/>
            <w:left w:val="none" w:sz="0" w:space="0" w:color="auto"/>
            <w:bottom w:val="none" w:sz="0" w:space="0" w:color="auto"/>
            <w:right w:val="none" w:sz="0" w:space="0" w:color="auto"/>
          </w:divBdr>
        </w:div>
      </w:divsChild>
    </w:div>
    <w:div w:id="943266877">
      <w:bodyDiv w:val="1"/>
      <w:marLeft w:val="0"/>
      <w:marRight w:val="0"/>
      <w:marTop w:val="0"/>
      <w:marBottom w:val="0"/>
      <w:divBdr>
        <w:top w:val="none" w:sz="0" w:space="0" w:color="auto"/>
        <w:left w:val="none" w:sz="0" w:space="0" w:color="auto"/>
        <w:bottom w:val="none" w:sz="0" w:space="0" w:color="auto"/>
        <w:right w:val="none" w:sz="0" w:space="0" w:color="auto"/>
      </w:divBdr>
      <w:divsChild>
        <w:div w:id="21245600">
          <w:marLeft w:val="0"/>
          <w:marRight w:val="0"/>
          <w:marTop w:val="0"/>
          <w:marBottom w:val="0"/>
          <w:divBdr>
            <w:top w:val="none" w:sz="0" w:space="0" w:color="auto"/>
            <w:left w:val="none" w:sz="0" w:space="0" w:color="auto"/>
            <w:bottom w:val="none" w:sz="0" w:space="0" w:color="auto"/>
            <w:right w:val="none" w:sz="0" w:space="0" w:color="auto"/>
          </w:divBdr>
        </w:div>
      </w:divsChild>
    </w:div>
    <w:div w:id="947857803">
      <w:bodyDiv w:val="1"/>
      <w:marLeft w:val="0"/>
      <w:marRight w:val="0"/>
      <w:marTop w:val="0"/>
      <w:marBottom w:val="0"/>
      <w:divBdr>
        <w:top w:val="none" w:sz="0" w:space="0" w:color="auto"/>
        <w:left w:val="none" w:sz="0" w:space="0" w:color="auto"/>
        <w:bottom w:val="none" w:sz="0" w:space="0" w:color="auto"/>
        <w:right w:val="none" w:sz="0" w:space="0" w:color="auto"/>
      </w:divBdr>
      <w:divsChild>
        <w:div w:id="1127356496">
          <w:marLeft w:val="0"/>
          <w:marRight w:val="0"/>
          <w:marTop w:val="0"/>
          <w:marBottom w:val="0"/>
          <w:divBdr>
            <w:top w:val="none" w:sz="0" w:space="0" w:color="auto"/>
            <w:left w:val="none" w:sz="0" w:space="0" w:color="auto"/>
            <w:bottom w:val="none" w:sz="0" w:space="0" w:color="auto"/>
            <w:right w:val="none" w:sz="0" w:space="0" w:color="auto"/>
          </w:divBdr>
        </w:div>
      </w:divsChild>
    </w:div>
    <w:div w:id="954557693">
      <w:bodyDiv w:val="1"/>
      <w:marLeft w:val="0"/>
      <w:marRight w:val="0"/>
      <w:marTop w:val="0"/>
      <w:marBottom w:val="0"/>
      <w:divBdr>
        <w:top w:val="none" w:sz="0" w:space="0" w:color="auto"/>
        <w:left w:val="none" w:sz="0" w:space="0" w:color="auto"/>
        <w:bottom w:val="none" w:sz="0" w:space="0" w:color="auto"/>
        <w:right w:val="none" w:sz="0" w:space="0" w:color="auto"/>
      </w:divBdr>
      <w:divsChild>
        <w:div w:id="553929728">
          <w:marLeft w:val="0"/>
          <w:marRight w:val="0"/>
          <w:marTop w:val="0"/>
          <w:marBottom w:val="0"/>
          <w:divBdr>
            <w:top w:val="none" w:sz="0" w:space="0" w:color="auto"/>
            <w:left w:val="none" w:sz="0" w:space="0" w:color="auto"/>
            <w:bottom w:val="none" w:sz="0" w:space="0" w:color="auto"/>
            <w:right w:val="none" w:sz="0" w:space="0" w:color="auto"/>
          </w:divBdr>
        </w:div>
      </w:divsChild>
    </w:div>
    <w:div w:id="954941761">
      <w:bodyDiv w:val="1"/>
      <w:marLeft w:val="0"/>
      <w:marRight w:val="0"/>
      <w:marTop w:val="0"/>
      <w:marBottom w:val="0"/>
      <w:divBdr>
        <w:top w:val="none" w:sz="0" w:space="0" w:color="auto"/>
        <w:left w:val="none" w:sz="0" w:space="0" w:color="auto"/>
        <w:bottom w:val="none" w:sz="0" w:space="0" w:color="auto"/>
        <w:right w:val="none" w:sz="0" w:space="0" w:color="auto"/>
      </w:divBdr>
      <w:divsChild>
        <w:div w:id="1826126831">
          <w:marLeft w:val="0"/>
          <w:marRight w:val="0"/>
          <w:marTop w:val="0"/>
          <w:marBottom w:val="0"/>
          <w:divBdr>
            <w:top w:val="none" w:sz="0" w:space="0" w:color="auto"/>
            <w:left w:val="none" w:sz="0" w:space="0" w:color="auto"/>
            <w:bottom w:val="none" w:sz="0" w:space="0" w:color="auto"/>
            <w:right w:val="none" w:sz="0" w:space="0" w:color="auto"/>
          </w:divBdr>
        </w:div>
      </w:divsChild>
    </w:div>
    <w:div w:id="955522289">
      <w:bodyDiv w:val="1"/>
      <w:marLeft w:val="0"/>
      <w:marRight w:val="0"/>
      <w:marTop w:val="0"/>
      <w:marBottom w:val="0"/>
      <w:divBdr>
        <w:top w:val="none" w:sz="0" w:space="0" w:color="auto"/>
        <w:left w:val="none" w:sz="0" w:space="0" w:color="auto"/>
        <w:bottom w:val="none" w:sz="0" w:space="0" w:color="auto"/>
        <w:right w:val="none" w:sz="0" w:space="0" w:color="auto"/>
      </w:divBdr>
      <w:divsChild>
        <w:div w:id="910770392">
          <w:marLeft w:val="0"/>
          <w:marRight w:val="0"/>
          <w:marTop w:val="0"/>
          <w:marBottom w:val="0"/>
          <w:divBdr>
            <w:top w:val="none" w:sz="0" w:space="0" w:color="auto"/>
            <w:left w:val="none" w:sz="0" w:space="0" w:color="auto"/>
            <w:bottom w:val="none" w:sz="0" w:space="0" w:color="auto"/>
            <w:right w:val="none" w:sz="0" w:space="0" w:color="auto"/>
          </w:divBdr>
        </w:div>
      </w:divsChild>
    </w:div>
    <w:div w:id="960649385">
      <w:bodyDiv w:val="1"/>
      <w:marLeft w:val="0"/>
      <w:marRight w:val="0"/>
      <w:marTop w:val="0"/>
      <w:marBottom w:val="0"/>
      <w:divBdr>
        <w:top w:val="none" w:sz="0" w:space="0" w:color="auto"/>
        <w:left w:val="none" w:sz="0" w:space="0" w:color="auto"/>
        <w:bottom w:val="none" w:sz="0" w:space="0" w:color="auto"/>
        <w:right w:val="none" w:sz="0" w:space="0" w:color="auto"/>
      </w:divBdr>
      <w:divsChild>
        <w:div w:id="127822797">
          <w:marLeft w:val="0"/>
          <w:marRight w:val="0"/>
          <w:marTop w:val="0"/>
          <w:marBottom w:val="0"/>
          <w:divBdr>
            <w:top w:val="none" w:sz="0" w:space="0" w:color="auto"/>
            <w:left w:val="none" w:sz="0" w:space="0" w:color="auto"/>
            <w:bottom w:val="none" w:sz="0" w:space="0" w:color="auto"/>
            <w:right w:val="none" w:sz="0" w:space="0" w:color="auto"/>
          </w:divBdr>
        </w:div>
      </w:divsChild>
    </w:div>
    <w:div w:id="968509380">
      <w:bodyDiv w:val="1"/>
      <w:marLeft w:val="0"/>
      <w:marRight w:val="0"/>
      <w:marTop w:val="0"/>
      <w:marBottom w:val="0"/>
      <w:divBdr>
        <w:top w:val="none" w:sz="0" w:space="0" w:color="auto"/>
        <w:left w:val="none" w:sz="0" w:space="0" w:color="auto"/>
        <w:bottom w:val="none" w:sz="0" w:space="0" w:color="auto"/>
        <w:right w:val="none" w:sz="0" w:space="0" w:color="auto"/>
      </w:divBdr>
      <w:divsChild>
        <w:div w:id="1007752782">
          <w:marLeft w:val="0"/>
          <w:marRight w:val="0"/>
          <w:marTop w:val="0"/>
          <w:marBottom w:val="0"/>
          <w:divBdr>
            <w:top w:val="none" w:sz="0" w:space="0" w:color="auto"/>
            <w:left w:val="none" w:sz="0" w:space="0" w:color="auto"/>
            <w:bottom w:val="none" w:sz="0" w:space="0" w:color="auto"/>
            <w:right w:val="none" w:sz="0" w:space="0" w:color="auto"/>
          </w:divBdr>
        </w:div>
      </w:divsChild>
    </w:div>
    <w:div w:id="969164878">
      <w:bodyDiv w:val="1"/>
      <w:marLeft w:val="0"/>
      <w:marRight w:val="0"/>
      <w:marTop w:val="0"/>
      <w:marBottom w:val="0"/>
      <w:divBdr>
        <w:top w:val="none" w:sz="0" w:space="0" w:color="auto"/>
        <w:left w:val="none" w:sz="0" w:space="0" w:color="auto"/>
        <w:bottom w:val="none" w:sz="0" w:space="0" w:color="auto"/>
        <w:right w:val="none" w:sz="0" w:space="0" w:color="auto"/>
      </w:divBdr>
      <w:divsChild>
        <w:div w:id="314259935">
          <w:marLeft w:val="0"/>
          <w:marRight w:val="0"/>
          <w:marTop w:val="0"/>
          <w:marBottom w:val="0"/>
          <w:divBdr>
            <w:top w:val="none" w:sz="0" w:space="0" w:color="auto"/>
            <w:left w:val="none" w:sz="0" w:space="0" w:color="auto"/>
            <w:bottom w:val="none" w:sz="0" w:space="0" w:color="auto"/>
            <w:right w:val="none" w:sz="0" w:space="0" w:color="auto"/>
          </w:divBdr>
        </w:div>
      </w:divsChild>
    </w:div>
    <w:div w:id="971597159">
      <w:bodyDiv w:val="1"/>
      <w:marLeft w:val="0"/>
      <w:marRight w:val="0"/>
      <w:marTop w:val="0"/>
      <w:marBottom w:val="0"/>
      <w:divBdr>
        <w:top w:val="none" w:sz="0" w:space="0" w:color="auto"/>
        <w:left w:val="none" w:sz="0" w:space="0" w:color="auto"/>
        <w:bottom w:val="none" w:sz="0" w:space="0" w:color="auto"/>
        <w:right w:val="none" w:sz="0" w:space="0" w:color="auto"/>
      </w:divBdr>
      <w:divsChild>
        <w:div w:id="856817949">
          <w:marLeft w:val="0"/>
          <w:marRight w:val="0"/>
          <w:marTop w:val="0"/>
          <w:marBottom w:val="0"/>
          <w:divBdr>
            <w:top w:val="none" w:sz="0" w:space="0" w:color="auto"/>
            <w:left w:val="none" w:sz="0" w:space="0" w:color="auto"/>
            <w:bottom w:val="none" w:sz="0" w:space="0" w:color="auto"/>
            <w:right w:val="none" w:sz="0" w:space="0" w:color="auto"/>
          </w:divBdr>
        </w:div>
      </w:divsChild>
    </w:div>
    <w:div w:id="977564480">
      <w:bodyDiv w:val="1"/>
      <w:marLeft w:val="0"/>
      <w:marRight w:val="0"/>
      <w:marTop w:val="0"/>
      <w:marBottom w:val="0"/>
      <w:divBdr>
        <w:top w:val="none" w:sz="0" w:space="0" w:color="auto"/>
        <w:left w:val="none" w:sz="0" w:space="0" w:color="auto"/>
        <w:bottom w:val="none" w:sz="0" w:space="0" w:color="auto"/>
        <w:right w:val="none" w:sz="0" w:space="0" w:color="auto"/>
      </w:divBdr>
      <w:divsChild>
        <w:div w:id="420445091">
          <w:marLeft w:val="0"/>
          <w:marRight w:val="0"/>
          <w:marTop w:val="0"/>
          <w:marBottom w:val="0"/>
          <w:divBdr>
            <w:top w:val="none" w:sz="0" w:space="0" w:color="auto"/>
            <w:left w:val="none" w:sz="0" w:space="0" w:color="auto"/>
            <w:bottom w:val="none" w:sz="0" w:space="0" w:color="auto"/>
            <w:right w:val="none" w:sz="0" w:space="0" w:color="auto"/>
          </w:divBdr>
        </w:div>
      </w:divsChild>
    </w:div>
    <w:div w:id="984043446">
      <w:bodyDiv w:val="1"/>
      <w:marLeft w:val="0"/>
      <w:marRight w:val="0"/>
      <w:marTop w:val="0"/>
      <w:marBottom w:val="0"/>
      <w:divBdr>
        <w:top w:val="none" w:sz="0" w:space="0" w:color="auto"/>
        <w:left w:val="none" w:sz="0" w:space="0" w:color="auto"/>
        <w:bottom w:val="none" w:sz="0" w:space="0" w:color="auto"/>
        <w:right w:val="none" w:sz="0" w:space="0" w:color="auto"/>
      </w:divBdr>
      <w:divsChild>
        <w:div w:id="1126965108">
          <w:marLeft w:val="0"/>
          <w:marRight w:val="0"/>
          <w:marTop w:val="0"/>
          <w:marBottom w:val="0"/>
          <w:divBdr>
            <w:top w:val="none" w:sz="0" w:space="0" w:color="auto"/>
            <w:left w:val="none" w:sz="0" w:space="0" w:color="auto"/>
            <w:bottom w:val="none" w:sz="0" w:space="0" w:color="auto"/>
            <w:right w:val="none" w:sz="0" w:space="0" w:color="auto"/>
          </w:divBdr>
        </w:div>
      </w:divsChild>
    </w:div>
    <w:div w:id="984164697">
      <w:bodyDiv w:val="1"/>
      <w:marLeft w:val="0"/>
      <w:marRight w:val="0"/>
      <w:marTop w:val="0"/>
      <w:marBottom w:val="0"/>
      <w:divBdr>
        <w:top w:val="none" w:sz="0" w:space="0" w:color="auto"/>
        <w:left w:val="none" w:sz="0" w:space="0" w:color="auto"/>
        <w:bottom w:val="none" w:sz="0" w:space="0" w:color="auto"/>
        <w:right w:val="none" w:sz="0" w:space="0" w:color="auto"/>
      </w:divBdr>
      <w:divsChild>
        <w:div w:id="575164910">
          <w:marLeft w:val="0"/>
          <w:marRight w:val="0"/>
          <w:marTop w:val="0"/>
          <w:marBottom w:val="0"/>
          <w:divBdr>
            <w:top w:val="none" w:sz="0" w:space="0" w:color="auto"/>
            <w:left w:val="none" w:sz="0" w:space="0" w:color="auto"/>
            <w:bottom w:val="none" w:sz="0" w:space="0" w:color="auto"/>
            <w:right w:val="none" w:sz="0" w:space="0" w:color="auto"/>
          </w:divBdr>
        </w:div>
      </w:divsChild>
    </w:div>
    <w:div w:id="986976824">
      <w:bodyDiv w:val="1"/>
      <w:marLeft w:val="0"/>
      <w:marRight w:val="0"/>
      <w:marTop w:val="0"/>
      <w:marBottom w:val="0"/>
      <w:divBdr>
        <w:top w:val="none" w:sz="0" w:space="0" w:color="auto"/>
        <w:left w:val="none" w:sz="0" w:space="0" w:color="auto"/>
        <w:bottom w:val="none" w:sz="0" w:space="0" w:color="auto"/>
        <w:right w:val="none" w:sz="0" w:space="0" w:color="auto"/>
      </w:divBdr>
      <w:divsChild>
        <w:div w:id="642396338">
          <w:marLeft w:val="0"/>
          <w:marRight w:val="0"/>
          <w:marTop w:val="0"/>
          <w:marBottom w:val="0"/>
          <w:divBdr>
            <w:top w:val="none" w:sz="0" w:space="0" w:color="auto"/>
            <w:left w:val="none" w:sz="0" w:space="0" w:color="auto"/>
            <w:bottom w:val="none" w:sz="0" w:space="0" w:color="auto"/>
            <w:right w:val="none" w:sz="0" w:space="0" w:color="auto"/>
          </w:divBdr>
        </w:div>
      </w:divsChild>
    </w:div>
    <w:div w:id="987518534">
      <w:bodyDiv w:val="1"/>
      <w:marLeft w:val="0"/>
      <w:marRight w:val="0"/>
      <w:marTop w:val="0"/>
      <w:marBottom w:val="0"/>
      <w:divBdr>
        <w:top w:val="none" w:sz="0" w:space="0" w:color="auto"/>
        <w:left w:val="none" w:sz="0" w:space="0" w:color="auto"/>
        <w:bottom w:val="none" w:sz="0" w:space="0" w:color="auto"/>
        <w:right w:val="none" w:sz="0" w:space="0" w:color="auto"/>
      </w:divBdr>
      <w:divsChild>
        <w:div w:id="870729261">
          <w:marLeft w:val="0"/>
          <w:marRight w:val="0"/>
          <w:marTop w:val="0"/>
          <w:marBottom w:val="0"/>
          <w:divBdr>
            <w:top w:val="none" w:sz="0" w:space="0" w:color="auto"/>
            <w:left w:val="none" w:sz="0" w:space="0" w:color="auto"/>
            <w:bottom w:val="none" w:sz="0" w:space="0" w:color="auto"/>
            <w:right w:val="none" w:sz="0" w:space="0" w:color="auto"/>
          </w:divBdr>
        </w:div>
      </w:divsChild>
    </w:div>
    <w:div w:id="989139519">
      <w:bodyDiv w:val="1"/>
      <w:marLeft w:val="0"/>
      <w:marRight w:val="0"/>
      <w:marTop w:val="0"/>
      <w:marBottom w:val="0"/>
      <w:divBdr>
        <w:top w:val="none" w:sz="0" w:space="0" w:color="auto"/>
        <w:left w:val="none" w:sz="0" w:space="0" w:color="auto"/>
        <w:bottom w:val="none" w:sz="0" w:space="0" w:color="auto"/>
        <w:right w:val="none" w:sz="0" w:space="0" w:color="auto"/>
      </w:divBdr>
      <w:divsChild>
        <w:div w:id="361057200">
          <w:marLeft w:val="0"/>
          <w:marRight w:val="0"/>
          <w:marTop w:val="0"/>
          <w:marBottom w:val="0"/>
          <w:divBdr>
            <w:top w:val="none" w:sz="0" w:space="0" w:color="auto"/>
            <w:left w:val="none" w:sz="0" w:space="0" w:color="auto"/>
            <w:bottom w:val="none" w:sz="0" w:space="0" w:color="auto"/>
            <w:right w:val="none" w:sz="0" w:space="0" w:color="auto"/>
          </w:divBdr>
        </w:div>
      </w:divsChild>
    </w:div>
    <w:div w:id="994912948">
      <w:bodyDiv w:val="1"/>
      <w:marLeft w:val="0"/>
      <w:marRight w:val="0"/>
      <w:marTop w:val="0"/>
      <w:marBottom w:val="0"/>
      <w:divBdr>
        <w:top w:val="none" w:sz="0" w:space="0" w:color="auto"/>
        <w:left w:val="none" w:sz="0" w:space="0" w:color="auto"/>
        <w:bottom w:val="none" w:sz="0" w:space="0" w:color="auto"/>
        <w:right w:val="none" w:sz="0" w:space="0" w:color="auto"/>
      </w:divBdr>
      <w:divsChild>
        <w:div w:id="646402749">
          <w:marLeft w:val="0"/>
          <w:marRight w:val="0"/>
          <w:marTop w:val="0"/>
          <w:marBottom w:val="0"/>
          <w:divBdr>
            <w:top w:val="none" w:sz="0" w:space="0" w:color="auto"/>
            <w:left w:val="none" w:sz="0" w:space="0" w:color="auto"/>
            <w:bottom w:val="none" w:sz="0" w:space="0" w:color="auto"/>
            <w:right w:val="none" w:sz="0" w:space="0" w:color="auto"/>
          </w:divBdr>
        </w:div>
      </w:divsChild>
    </w:div>
    <w:div w:id="996374894">
      <w:bodyDiv w:val="1"/>
      <w:marLeft w:val="0"/>
      <w:marRight w:val="0"/>
      <w:marTop w:val="0"/>
      <w:marBottom w:val="0"/>
      <w:divBdr>
        <w:top w:val="none" w:sz="0" w:space="0" w:color="auto"/>
        <w:left w:val="none" w:sz="0" w:space="0" w:color="auto"/>
        <w:bottom w:val="none" w:sz="0" w:space="0" w:color="auto"/>
        <w:right w:val="none" w:sz="0" w:space="0" w:color="auto"/>
      </w:divBdr>
      <w:divsChild>
        <w:div w:id="222568965">
          <w:marLeft w:val="0"/>
          <w:marRight w:val="0"/>
          <w:marTop w:val="0"/>
          <w:marBottom w:val="0"/>
          <w:divBdr>
            <w:top w:val="none" w:sz="0" w:space="0" w:color="auto"/>
            <w:left w:val="none" w:sz="0" w:space="0" w:color="auto"/>
            <w:bottom w:val="none" w:sz="0" w:space="0" w:color="auto"/>
            <w:right w:val="none" w:sz="0" w:space="0" w:color="auto"/>
          </w:divBdr>
        </w:div>
      </w:divsChild>
    </w:div>
    <w:div w:id="998578944">
      <w:bodyDiv w:val="1"/>
      <w:marLeft w:val="0"/>
      <w:marRight w:val="0"/>
      <w:marTop w:val="0"/>
      <w:marBottom w:val="0"/>
      <w:divBdr>
        <w:top w:val="none" w:sz="0" w:space="0" w:color="auto"/>
        <w:left w:val="none" w:sz="0" w:space="0" w:color="auto"/>
        <w:bottom w:val="none" w:sz="0" w:space="0" w:color="auto"/>
        <w:right w:val="none" w:sz="0" w:space="0" w:color="auto"/>
      </w:divBdr>
      <w:divsChild>
        <w:div w:id="208881013">
          <w:marLeft w:val="0"/>
          <w:marRight w:val="0"/>
          <w:marTop w:val="0"/>
          <w:marBottom w:val="0"/>
          <w:divBdr>
            <w:top w:val="none" w:sz="0" w:space="0" w:color="auto"/>
            <w:left w:val="none" w:sz="0" w:space="0" w:color="auto"/>
            <w:bottom w:val="none" w:sz="0" w:space="0" w:color="auto"/>
            <w:right w:val="none" w:sz="0" w:space="0" w:color="auto"/>
          </w:divBdr>
        </w:div>
      </w:divsChild>
    </w:div>
    <w:div w:id="999650071">
      <w:bodyDiv w:val="1"/>
      <w:marLeft w:val="0"/>
      <w:marRight w:val="0"/>
      <w:marTop w:val="0"/>
      <w:marBottom w:val="0"/>
      <w:divBdr>
        <w:top w:val="none" w:sz="0" w:space="0" w:color="auto"/>
        <w:left w:val="none" w:sz="0" w:space="0" w:color="auto"/>
        <w:bottom w:val="none" w:sz="0" w:space="0" w:color="auto"/>
        <w:right w:val="none" w:sz="0" w:space="0" w:color="auto"/>
      </w:divBdr>
      <w:divsChild>
        <w:div w:id="1824348047">
          <w:marLeft w:val="0"/>
          <w:marRight w:val="0"/>
          <w:marTop w:val="0"/>
          <w:marBottom w:val="0"/>
          <w:divBdr>
            <w:top w:val="none" w:sz="0" w:space="0" w:color="auto"/>
            <w:left w:val="none" w:sz="0" w:space="0" w:color="auto"/>
            <w:bottom w:val="none" w:sz="0" w:space="0" w:color="auto"/>
            <w:right w:val="none" w:sz="0" w:space="0" w:color="auto"/>
          </w:divBdr>
        </w:div>
      </w:divsChild>
    </w:div>
    <w:div w:id="999965025">
      <w:bodyDiv w:val="1"/>
      <w:marLeft w:val="0"/>
      <w:marRight w:val="0"/>
      <w:marTop w:val="0"/>
      <w:marBottom w:val="0"/>
      <w:divBdr>
        <w:top w:val="none" w:sz="0" w:space="0" w:color="auto"/>
        <w:left w:val="none" w:sz="0" w:space="0" w:color="auto"/>
        <w:bottom w:val="none" w:sz="0" w:space="0" w:color="auto"/>
        <w:right w:val="none" w:sz="0" w:space="0" w:color="auto"/>
      </w:divBdr>
      <w:divsChild>
        <w:div w:id="106436845">
          <w:marLeft w:val="0"/>
          <w:marRight w:val="0"/>
          <w:marTop w:val="0"/>
          <w:marBottom w:val="0"/>
          <w:divBdr>
            <w:top w:val="none" w:sz="0" w:space="0" w:color="auto"/>
            <w:left w:val="none" w:sz="0" w:space="0" w:color="auto"/>
            <w:bottom w:val="none" w:sz="0" w:space="0" w:color="auto"/>
            <w:right w:val="none" w:sz="0" w:space="0" w:color="auto"/>
          </w:divBdr>
        </w:div>
      </w:divsChild>
    </w:div>
    <w:div w:id="1001665488">
      <w:bodyDiv w:val="1"/>
      <w:marLeft w:val="0"/>
      <w:marRight w:val="0"/>
      <w:marTop w:val="0"/>
      <w:marBottom w:val="0"/>
      <w:divBdr>
        <w:top w:val="none" w:sz="0" w:space="0" w:color="auto"/>
        <w:left w:val="none" w:sz="0" w:space="0" w:color="auto"/>
        <w:bottom w:val="none" w:sz="0" w:space="0" w:color="auto"/>
        <w:right w:val="none" w:sz="0" w:space="0" w:color="auto"/>
      </w:divBdr>
      <w:divsChild>
        <w:div w:id="1343045571">
          <w:marLeft w:val="0"/>
          <w:marRight w:val="0"/>
          <w:marTop w:val="0"/>
          <w:marBottom w:val="0"/>
          <w:divBdr>
            <w:top w:val="none" w:sz="0" w:space="0" w:color="auto"/>
            <w:left w:val="none" w:sz="0" w:space="0" w:color="auto"/>
            <w:bottom w:val="none" w:sz="0" w:space="0" w:color="auto"/>
            <w:right w:val="none" w:sz="0" w:space="0" w:color="auto"/>
          </w:divBdr>
        </w:div>
      </w:divsChild>
    </w:div>
    <w:div w:id="1007905842">
      <w:bodyDiv w:val="1"/>
      <w:marLeft w:val="0"/>
      <w:marRight w:val="0"/>
      <w:marTop w:val="0"/>
      <w:marBottom w:val="0"/>
      <w:divBdr>
        <w:top w:val="none" w:sz="0" w:space="0" w:color="auto"/>
        <w:left w:val="none" w:sz="0" w:space="0" w:color="auto"/>
        <w:bottom w:val="none" w:sz="0" w:space="0" w:color="auto"/>
        <w:right w:val="none" w:sz="0" w:space="0" w:color="auto"/>
      </w:divBdr>
      <w:divsChild>
        <w:div w:id="682435878">
          <w:marLeft w:val="0"/>
          <w:marRight w:val="0"/>
          <w:marTop w:val="0"/>
          <w:marBottom w:val="0"/>
          <w:divBdr>
            <w:top w:val="none" w:sz="0" w:space="0" w:color="auto"/>
            <w:left w:val="none" w:sz="0" w:space="0" w:color="auto"/>
            <w:bottom w:val="none" w:sz="0" w:space="0" w:color="auto"/>
            <w:right w:val="none" w:sz="0" w:space="0" w:color="auto"/>
          </w:divBdr>
        </w:div>
      </w:divsChild>
    </w:div>
    <w:div w:id="1015375784">
      <w:bodyDiv w:val="1"/>
      <w:marLeft w:val="0"/>
      <w:marRight w:val="0"/>
      <w:marTop w:val="0"/>
      <w:marBottom w:val="0"/>
      <w:divBdr>
        <w:top w:val="none" w:sz="0" w:space="0" w:color="auto"/>
        <w:left w:val="none" w:sz="0" w:space="0" w:color="auto"/>
        <w:bottom w:val="none" w:sz="0" w:space="0" w:color="auto"/>
        <w:right w:val="none" w:sz="0" w:space="0" w:color="auto"/>
      </w:divBdr>
      <w:divsChild>
        <w:div w:id="814567007">
          <w:marLeft w:val="0"/>
          <w:marRight w:val="0"/>
          <w:marTop w:val="0"/>
          <w:marBottom w:val="0"/>
          <w:divBdr>
            <w:top w:val="none" w:sz="0" w:space="0" w:color="auto"/>
            <w:left w:val="none" w:sz="0" w:space="0" w:color="auto"/>
            <w:bottom w:val="none" w:sz="0" w:space="0" w:color="auto"/>
            <w:right w:val="none" w:sz="0" w:space="0" w:color="auto"/>
          </w:divBdr>
        </w:div>
      </w:divsChild>
    </w:div>
    <w:div w:id="1018197636">
      <w:bodyDiv w:val="1"/>
      <w:marLeft w:val="0"/>
      <w:marRight w:val="0"/>
      <w:marTop w:val="0"/>
      <w:marBottom w:val="0"/>
      <w:divBdr>
        <w:top w:val="none" w:sz="0" w:space="0" w:color="auto"/>
        <w:left w:val="none" w:sz="0" w:space="0" w:color="auto"/>
        <w:bottom w:val="none" w:sz="0" w:space="0" w:color="auto"/>
        <w:right w:val="none" w:sz="0" w:space="0" w:color="auto"/>
      </w:divBdr>
      <w:divsChild>
        <w:div w:id="977998057">
          <w:marLeft w:val="0"/>
          <w:marRight w:val="0"/>
          <w:marTop w:val="0"/>
          <w:marBottom w:val="0"/>
          <w:divBdr>
            <w:top w:val="none" w:sz="0" w:space="0" w:color="auto"/>
            <w:left w:val="none" w:sz="0" w:space="0" w:color="auto"/>
            <w:bottom w:val="none" w:sz="0" w:space="0" w:color="auto"/>
            <w:right w:val="none" w:sz="0" w:space="0" w:color="auto"/>
          </w:divBdr>
        </w:div>
      </w:divsChild>
    </w:div>
    <w:div w:id="1025836308">
      <w:bodyDiv w:val="1"/>
      <w:marLeft w:val="0"/>
      <w:marRight w:val="0"/>
      <w:marTop w:val="0"/>
      <w:marBottom w:val="0"/>
      <w:divBdr>
        <w:top w:val="none" w:sz="0" w:space="0" w:color="auto"/>
        <w:left w:val="none" w:sz="0" w:space="0" w:color="auto"/>
        <w:bottom w:val="none" w:sz="0" w:space="0" w:color="auto"/>
        <w:right w:val="none" w:sz="0" w:space="0" w:color="auto"/>
      </w:divBdr>
      <w:divsChild>
        <w:div w:id="590162848">
          <w:marLeft w:val="0"/>
          <w:marRight w:val="0"/>
          <w:marTop w:val="0"/>
          <w:marBottom w:val="0"/>
          <w:divBdr>
            <w:top w:val="none" w:sz="0" w:space="0" w:color="auto"/>
            <w:left w:val="none" w:sz="0" w:space="0" w:color="auto"/>
            <w:bottom w:val="none" w:sz="0" w:space="0" w:color="auto"/>
            <w:right w:val="none" w:sz="0" w:space="0" w:color="auto"/>
          </w:divBdr>
        </w:div>
      </w:divsChild>
    </w:div>
    <w:div w:id="1027023308">
      <w:bodyDiv w:val="1"/>
      <w:marLeft w:val="0"/>
      <w:marRight w:val="0"/>
      <w:marTop w:val="0"/>
      <w:marBottom w:val="0"/>
      <w:divBdr>
        <w:top w:val="none" w:sz="0" w:space="0" w:color="auto"/>
        <w:left w:val="none" w:sz="0" w:space="0" w:color="auto"/>
        <w:bottom w:val="none" w:sz="0" w:space="0" w:color="auto"/>
        <w:right w:val="none" w:sz="0" w:space="0" w:color="auto"/>
      </w:divBdr>
      <w:divsChild>
        <w:div w:id="112675777">
          <w:marLeft w:val="0"/>
          <w:marRight w:val="0"/>
          <w:marTop w:val="0"/>
          <w:marBottom w:val="0"/>
          <w:divBdr>
            <w:top w:val="none" w:sz="0" w:space="0" w:color="auto"/>
            <w:left w:val="none" w:sz="0" w:space="0" w:color="auto"/>
            <w:bottom w:val="none" w:sz="0" w:space="0" w:color="auto"/>
            <w:right w:val="none" w:sz="0" w:space="0" w:color="auto"/>
          </w:divBdr>
        </w:div>
      </w:divsChild>
    </w:div>
    <w:div w:id="1030297415">
      <w:bodyDiv w:val="1"/>
      <w:marLeft w:val="0"/>
      <w:marRight w:val="0"/>
      <w:marTop w:val="0"/>
      <w:marBottom w:val="0"/>
      <w:divBdr>
        <w:top w:val="none" w:sz="0" w:space="0" w:color="auto"/>
        <w:left w:val="none" w:sz="0" w:space="0" w:color="auto"/>
        <w:bottom w:val="none" w:sz="0" w:space="0" w:color="auto"/>
        <w:right w:val="none" w:sz="0" w:space="0" w:color="auto"/>
      </w:divBdr>
      <w:divsChild>
        <w:div w:id="1214851717">
          <w:marLeft w:val="0"/>
          <w:marRight w:val="0"/>
          <w:marTop w:val="0"/>
          <w:marBottom w:val="0"/>
          <w:divBdr>
            <w:top w:val="none" w:sz="0" w:space="0" w:color="auto"/>
            <w:left w:val="none" w:sz="0" w:space="0" w:color="auto"/>
            <w:bottom w:val="none" w:sz="0" w:space="0" w:color="auto"/>
            <w:right w:val="none" w:sz="0" w:space="0" w:color="auto"/>
          </w:divBdr>
        </w:div>
      </w:divsChild>
    </w:div>
    <w:div w:id="1031031026">
      <w:bodyDiv w:val="1"/>
      <w:marLeft w:val="0"/>
      <w:marRight w:val="0"/>
      <w:marTop w:val="0"/>
      <w:marBottom w:val="0"/>
      <w:divBdr>
        <w:top w:val="none" w:sz="0" w:space="0" w:color="auto"/>
        <w:left w:val="none" w:sz="0" w:space="0" w:color="auto"/>
        <w:bottom w:val="none" w:sz="0" w:space="0" w:color="auto"/>
        <w:right w:val="none" w:sz="0" w:space="0" w:color="auto"/>
      </w:divBdr>
      <w:divsChild>
        <w:div w:id="1753745654">
          <w:marLeft w:val="0"/>
          <w:marRight w:val="0"/>
          <w:marTop w:val="0"/>
          <w:marBottom w:val="0"/>
          <w:divBdr>
            <w:top w:val="none" w:sz="0" w:space="0" w:color="auto"/>
            <w:left w:val="none" w:sz="0" w:space="0" w:color="auto"/>
            <w:bottom w:val="none" w:sz="0" w:space="0" w:color="auto"/>
            <w:right w:val="none" w:sz="0" w:space="0" w:color="auto"/>
          </w:divBdr>
        </w:div>
      </w:divsChild>
    </w:div>
    <w:div w:id="1031809251">
      <w:bodyDiv w:val="1"/>
      <w:marLeft w:val="0"/>
      <w:marRight w:val="0"/>
      <w:marTop w:val="0"/>
      <w:marBottom w:val="0"/>
      <w:divBdr>
        <w:top w:val="none" w:sz="0" w:space="0" w:color="auto"/>
        <w:left w:val="none" w:sz="0" w:space="0" w:color="auto"/>
        <w:bottom w:val="none" w:sz="0" w:space="0" w:color="auto"/>
        <w:right w:val="none" w:sz="0" w:space="0" w:color="auto"/>
      </w:divBdr>
      <w:divsChild>
        <w:div w:id="1331059927">
          <w:marLeft w:val="0"/>
          <w:marRight w:val="0"/>
          <w:marTop w:val="0"/>
          <w:marBottom w:val="0"/>
          <w:divBdr>
            <w:top w:val="none" w:sz="0" w:space="0" w:color="auto"/>
            <w:left w:val="none" w:sz="0" w:space="0" w:color="auto"/>
            <w:bottom w:val="none" w:sz="0" w:space="0" w:color="auto"/>
            <w:right w:val="none" w:sz="0" w:space="0" w:color="auto"/>
          </w:divBdr>
        </w:div>
      </w:divsChild>
    </w:div>
    <w:div w:id="1032196356">
      <w:bodyDiv w:val="1"/>
      <w:marLeft w:val="0"/>
      <w:marRight w:val="0"/>
      <w:marTop w:val="0"/>
      <w:marBottom w:val="0"/>
      <w:divBdr>
        <w:top w:val="none" w:sz="0" w:space="0" w:color="auto"/>
        <w:left w:val="none" w:sz="0" w:space="0" w:color="auto"/>
        <w:bottom w:val="none" w:sz="0" w:space="0" w:color="auto"/>
        <w:right w:val="none" w:sz="0" w:space="0" w:color="auto"/>
      </w:divBdr>
      <w:divsChild>
        <w:div w:id="1525287388">
          <w:marLeft w:val="0"/>
          <w:marRight w:val="0"/>
          <w:marTop w:val="0"/>
          <w:marBottom w:val="0"/>
          <w:divBdr>
            <w:top w:val="none" w:sz="0" w:space="0" w:color="auto"/>
            <w:left w:val="none" w:sz="0" w:space="0" w:color="auto"/>
            <w:bottom w:val="none" w:sz="0" w:space="0" w:color="auto"/>
            <w:right w:val="none" w:sz="0" w:space="0" w:color="auto"/>
          </w:divBdr>
        </w:div>
      </w:divsChild>
    </w:div>
    <w:div w:id="1034497016">
      <w:bodyDiv w:val="1"/>
      <w:marLeft w:val="0"/>
      <w:marRight w:val="0"/>
      <w:marTop w:val="0"/>
      <w:marBottom w:val="0"/>
      <w:divBdr>
        <w:top w:val="none" w:sz="0" w:space="0" w:color="auto"/>
        <w:left w:val="none" w:sz="0" w:space="0" w:color="auto"/>
        <w:bottom w:val="none" w:sz="0" w:space="0" w:color="auto"/>
        <w:right w:val="none" w:sz="0" w:space="0" w:color="auto"/>
      </w:divBdr>
      <w:divsChild>
        <w:div w:id="167213897">
          <w:marLeft w:val="0"/>
          <w:marRight w:val="0"/>
          <w:marTop w:val="0"/>
          <w:marBottom w:val="0"/>
          <w:divBdr>
            <w:top w:val="none" w:sz="0" w:space="0" w:color="auto"/>
            <w:left w:val="none" w:sz="0" w:space="0" w:color="auto"/>
            <w:bottom w:val="none" w:sz="0" w:space="0" w:color="auto"/>
            <w:right w:val="none" w:sz="0" w:space="0" w:color="auto"/>
          </w:divBdr>
        </w:div>
      </w:divsChild>
    </w:div>
    <w:div w:id="1034505255">
      <w:bodyDiv w:val="1"/>
      <w:marLeft w:val="0"/>
      <w:marRight w:val="0"/>
      <w:marTop w:val="0"/>
      <w:marBottom w:val="0"/>
      <w:divBdr>
        <w:top w:val="none" w:sz="0" w:space="0" w:color="auto"/>
        <w:left w:val="none" w:sz="0" w:space="0" w:color="auto"/>
        <w:bottom w:val="none" w:sz="0" w:space="0" w:color="auto"/>
        <w:right w:val="none" w:sz="0" w:space="0" w:color="auto"/>
      </w:divBdr>
      <w:divsChild>
        <w:div w:id="818620901">
          <w:marLeft w:val="0"/>
          <w:marRight w:val="0"/>
          <w:marTop w:val="0"/>
          <w:marBottom w:val="0"/>
          <w:divBdr>
            <w:top w:val="none" w:sz="0" w:space="0" w:color="auto"/>
            <w:left w:val="none" w:sz="0" w:space="0" w:color="auto"/>
            <w:bottom w:val="none" w:sz="0" w:space="0" w:color="auto"/>
            <w:right w:val="none" w:sz="0" w:space="0" w:color="auto"/>
          </w:divBdr>
        </w:div>
      </w:divsChild>
    </w:div>
    <w:div w:id="1034892863">
      <w:bodyDiv w:val="1"/>
      <w:marLeft w:val="0"/>
      <w:marRight w:val="0"/>
      <w:marTop w:val="0"/>
      <w:marBottom w:val="0"/>
      <w:divBdr>
        <w:top w:val="none" w:sz="0" w:space="0" w:color="auto"/>
        <w:left w:val="none" w:sz="0" w:space="0" w:color="auto"/>
        <w:bottom w:val="none" w:sz="0" w:space="0" w:color="auto"/>
        <w:right w:val="none" w:sz="0" w:space="0" w:color="auto"/>
      </w:divBdr>
      <w:divsChild>
        <w:div w:id="1463187663">
          <w:marLeft w:val="0"/>
          <w:marRight w:val="0"/>
          <w:marTop w:val="0"/>
          <w:marBottom w:val="0"/>
          <w:divBdr>
            <w:top w:val="none" w:sz="0" w:space="0" w:color="auto"/>
            <w:left w:val="none" w:sz="0" w:space="0" w:color="auto"/>
            <w:bottom w:val="none" w:sz="0" w:space="0" w:color="auto"/>
            <w:right w:val="none" w:sz="0" w:space="0" w:color="auto"/>
          </w:divBdr>
        </w:div>
      </w:divsChild>
    </w:div>
    <w:div w:id="1035304846">
      <w:bodyDiv w:val="1"/>
      <w:marLeft w:val="0"/>
      <w:marRight w:val="0"/>
      <w:marTop w:val="0"/>
      <w:marBottom w:val="0"/>
      <w:divBdr>
        <w:top w:val="none" w:sz="0" w:space="0" w:color="auto"/>
        <w:left w:val="none" w:sz="0" w:space="0" w:color="auto"/>
        <w:bottom w:val="none" w:sz="0" w:space="0" w:color="auto"/>
        <w:right w:val="none" w:sz="0" w:space="0" w:color="auto"/>
      </w:divBdr>
      <w:divsChild>
        <w:div w:id="1505165377">
          <w:marLeft w:val="0"/>
          <w:marRight w:val="0"/>
          <w:marTop w:val="0"/>
          <w:marBottom w:val="0"/>
          <w:divBdr>
            <w:top w:val="none" w:sz="0" w:space="0" w:color="auto"/>
            <w:left w:val="none" w:sz="0" w:space="0" w:color="auto"/>
            <w:bottom w:val="none" w:sz="0" w:space="0" w:color="auto"/>
            <w:right w:val="none" w:sz="0" w:space="0" w:color="auto"/>
          </w:divBdr>
        </w:div>
      </w:divsChild>
    </w:div>
    <w:div w:id="1035430033">
      <w:bodyDiv w:val="1"/>
      <w:marLeft w:val="0"/>
      <w:marRight w:val="0"/>
      <w:marTop w:val="0"/>
      <w:marBottom w:val="0"/>
      <w:divBdr>
        <w:top w:val="none" w:sz="0" w:space="0" w:color="auto"/>
        <w:left w:val="none" w:sz="0" w:space="0" w:color="auto"/>
        <w:bottom w:val="none" w:sz="0" w:space="0" w:color="auto"/>
        <w:right w:val="none" w:sz="0" w:space="0" w:color="auto"/>
      </w:divBdr>
      <w:divsChild>
        <w:div w:id="1730224072">
          <w:marLeft w:val="0"/>
          <w:marRight w:val="0"/>
          <w:marTop w:val="0"/>
          <w:marBottom w:val="0"/>
          <w:divBdr>
            <w:top w:val="none" w:sz="0" w:space="0" w:color="auto"/>
            <w:left w:val="none" w:sz="0" w:space="0" w:color="auto"/>
            <w:bottom w:val="none" w:sz="0" w:space="0" w:color="auto"/>
            <w:right w:val="none" w:sz="0" w:space="0" w:color="auto"/>
          </w:divBdr>
        </w:div>
      </w:divsChild>
    </w:div>
    <w:div w:id="1036352283">
      <w:bodyDiv w:val="1"/>
      <w:marLeft w:val="0"/>
      <w:marRight w:val="0"/>
      <w:marTop w:val="0"/>
      <w:marBottom w:val="0"/>
      <w:divBdr>
        <w:top w:val="none" w:sz="0" w:space="0" w:color="auto"/>
        <w:left w:val="none" w:sz="0" w:space="0" w:color="auto"/>
        <w:bottom w:val="none" w:sz="0" w:space="0" w:color="auto"/>
        <w:right w:val="none" w:sz="0" w:space="0" w:color="auto"/>
      </w:divBdr>
      <w:divsChild>
        <w:div w:id="1571039089">
          <w:marLeft w:val="0"/>
          <w:marRight w:val="0"/>
          <w:marTop w:val="0"/>
          <w:marBottom w:val="0"/>
          <w:divBdr>
            <w:top w:val="none" w:sz="0" w:space="0" w:color="auto"/>
            <w:left w:val="none" w:sz="0" w:space="0" w:color="auto"/>
            <w:bottom w:val="none" w:sz="0" w:space="0" w:color="auto"/>
            <w:right w:val="none" w:sz="0" w:space="0" w:color="auto"/>
          </w:divBdr>
        </w:div>
      </w:divsChild>
    </w:div>
    <w:div w:id="1039088428">
      <w:bodyDiv w:val="1"/>
      <w:marLeft w:val="0"/>
      <w:marRight w:val="0"/>
      <w:marTop w:val="0"/>
      <w:marBottom w:val="0"/>
      <w:divBdr>
        <w:top w:val="none" w:sz="0" w:space="0" w:color="auto"/>
        <w:left w:val="none" w:sz="0" w:space="0" w:color="auto"/>
        <w:bottom w:val="none" w:sz="0" w:space="0" w:color="auto"/>
        <w:right w:val="none" w:sz="0" w:space="0" w:color="auto"/>
      </w:divBdr>
      <w:divsChild>
        <w:div w:id="81415889">
          <w:marLeft w:val="0"/>
          <w:marRight w:val="0"/>
          <w:marTop w:val="0"/>
          <w:marBottom w:val="0"/>
          <w:divBdr>
            <w:top w:val="none" w:sz="0" w:space="0" w:color="auto"/>
            <w:left w:val="none" w:sz="0" w:space="0" w:color="auto"/>
            <w:bottom w:val="none" w:sz="0" w:space="0" w:color="auto"/>
            <w:right w:val="none" w:sz="0" w:space="0" w:color="auto"/>
          </w:divBdr>
        </w:div>
      </w:divsChild>
    </w:div>
    <w:div w:id="1043409573">
      <w:bodyDiv w:val="1"/>
      <w:marLeft w:val="0"/>
      <w:marRight w:val="0"/>
      <w:marTop w:val="0"/>
      <w:marBottom w:val="0"/>
      <w:divBdr>
        <w:top w:val="none" w:sz="0" w:space="0" w:color="auto"/>
        <w:left w:val="none" w:sz="0" w:space="0" w:color="auto"/>
        <w:bottom w:val="none" w:sz="0" w:space="0" w:color="auto"/>
        <w:right w:val="none" w:sz="0" w:space="0" w:color="auto"/>
      </w:divBdr>
      <w:divsChild>
        <w:div w:id="1210219981">
          <w:marLeft w:val="0"/>
          <w:marRight w:val="0"/>
          <w:marTop w:val="0"/>
          <w:marBottom w:val="0"/>
          <w:divBdr>
            <w:top w:val="none" w:sz="0" w:space="0" w:color="auto"/>
            <w:left w:val="none" w:sz="0" w:space="0" w:color="auto"/>
            <w:bottom w:val="none" w:sz="0" w:space="0" w:color="auto"/>
            <w:right w:val="none" w:sz="0" w:space="0" w:color="auto"/>
          </w:divBdr>
        </w:div>
      </w:divsChild>
    </w:div>
    <w:div w:id="1043866983">
      <w:bodyDiv w:val="1"/>
      <w:marLeft w:val="0"/>
      <w:marRight w:val="0"/>
      <w:marTop w:val="0"/>
      <w:marBottom w:val="0"/>
      <w:divBdr>
        <w:top w:val="none" w:sz="0" w:space="0" w:color="auto"/>
        <w:left w:val="none" w:sz="0" w:space="0" w:color="auto"/>
        <w:bottom w:val="none" w:sz="0" w:space="0" w:color="auto"/>
        <w:right w:val="none" w:sz="0" w:space="0" w:color="auto"/>
      </w:divBdr>
      <w:divsChild>
        <w:div w:id="1118915597">
          <w:marLeft w:val="0"/>
          <w:marRight w:val="0"/>
          <w:marTop w:val="0"/>
          <w:marBottom w:val="0"/>
          <w:divBdr>
            <w:top w:val="none" w:sz="0" w:space="0" w:color="auto"/>
            <w:left w:val="none" w:sz="0" w:space="0" w:color="auto"/>
            <w:bottom w:val="none" w:sz="0" w:space="0" w:color="auto"/>
            <w:right w:val="none" w:sz="0" w:space="0" w:color="auto"/>
          </w:divBdr>
        </w:div>
      </w:divsChild>
    </w:div>
    <w:div w:id="1051342260">
      <w:bodyDiv w:val="1"/>
      <w:marLeft w:val="0"/>
      <w:marRight w:val="0"/>
      <w:marTop w:val="0"/>
      <w:marBottom w:val="0"/>
      <w:divBdr>
        <w:top w:val="none" w:sz="0" w:space="0" w:color="auto"/>
        <w:left w:val="none" w:sz="0" w:space="0" w:color="auto"/>
        <w:bottom w:val="none" w:sz="0" w:space="0" w:color="auto"/>
        <w:right w:val="none" w:sz="0" w:space="0" w:color="auto"/>
      </w:divBdr>
      <w:divsChild>
        <w:div w:id="1998725074">
          <w:marLeft w:val="0"/>
          <w:marRight w:val="0"/>
          <w:marTop w:val="0"/>
          <w:marBottom w:val="0"/>
          <w:divBdr>
            <w:top w:val="none" w:sz="0" w:space="0" w:color="auto"/>
            <w:left w:val="none" w:sz="0" w:space="0" w:color="auto"/>
            <w:bottom w:val="none" w:sz="0" w:space="0" w:color="auto"/>
            <w:right w:val="none" w:sz="0" w:space="0" w:color="auto"/>
          </w:divBdr>
        </w:div>
      </w:divsChild>
    </w:div>
    <w:div w:id="1054768425">
      <w:bodyDiv w:val="1"/>
      <w:marLeft w:val="0"/>
      <w:marRight w:val="0"/>
      <w:marTop w:val="0"/>
      <w:marBottom w:val="0"/>
      <w:divBdr>
        <w:top w:val="none" w:sz="0" w:space="0" w:color="auto"/>
        <w:left w:val="none" w:sz="0" w:space="0" w:color="auto"/>
        <w:bottom w:val="none" w:sz="0" w:space="0" w:color="auto"/>
        <w:right w:val="none" w:sz="0" w:space="0" w:color="auto"/>
      </w:divBdr>
      <w:divsChild>
        <w:div w:id="1947493892">
          <w:marLeft w:val="0"/>
          <w:marRight w:val="0"/>
          <w:marTop w:val="0"/>
          <w:marBottom w:val="0"/>
          <w:divBdr>
            <w:top w:val="none" w:sz="0" w:space="0" w:color="auto"/>
            <w:left w:val="none" w:sz="0" w:space="0" w:color="auto"/>
            <w:bottom w:val="none" w:sz="0" w:space="0" w:color="auto"/>
            <w:right w:val="none" w:sz="0" w:space="0" w:color="auto"/>
          </w:divBdr>
        </w:div>
      </w:divsChild>
    </w:div>
    <w:div w:id="1059287191">
      <w:bodyDiv w:val="1"/>
      <w:marLeft w:val="0"/>
      <w:marRight w:val="0"/>
      <w:marTop w:val="0"/>
      <w:marBottom w:val="0"/>
      <w:divBdr>
        <w:top w:val="none" w:sz="0" w:space="0" w:color="auto"/>
        <w:left w:val="none" w:sz="0" w:space="0" w:color="auto"/>
        <w:bottom w:val="none" w:sz="0" w:space="0" w:color="auto"/>
        <w:right w:val="none" w:sz="0" w:space="0" w:color="auto"/>
      </w:divBdr>
      <w:divsChild>
        <w:div w:id="1299262125">
          <w:marLeft w:val="0"/>
          <w:marRight w:val="0"/>
          <w:marTop w:val="0"/>
          <w:marBottom w:val="0"/>
          <w:divBdr>
            <w:top w:val="none" w:sz="0" w:space="0" w:color="auto"/>
            <w:left w:val="none" w:sz="0" w:space="0" w:color="auto"/>
            <w:bottom w:val="none" w:sz="0" w:space="0" w:color="auto"/>
            <w:right w:val="none" w:sz="0" w:space="0" w:color="auto"/>
          </w:divBdr>
        </w:div>
      </w:divsChild>
    </w:div>
    <w:div w:id="1063916876">
      <w:bodyDiv w:val="1"/>
      <w:marLeft w:val="0"/>
      <w:marRight w:val="0"/>
      <w:marTop w:val="0"/>
      <w:marBottom w:val="0"/>
      <w:divBdr>
        <w:top w:val="none" w:sz="0" w:space="0" w:color="auto"/>
        <w:left w:val="none" w:sz="0" w:space="0" w:color="auto"/>
        <w:bottom w:val="none" w:sz="0" w:space="0" w:color="auto"/>
        <w:right w:val="none" w:sz="0" w:space="0" w:color="auto"/>
      </w:divBdr>
      <w:divsChild>
        <w:div w:id="123276651">
          <w:marLeft w:val="0"/>
          <w:marRight w:val="0"/>
          <w:marTop w:val="0"/>
          <w:marBottom w:val="0"/>
          <w:divBdr>
            <w:top w:val="none" w:sz="0" w:space="0" w:color="auto"/>
            <w:left w:val="none" w:sz="0" w:space="0" w:color="auto"/>
            <w:bottom w:val="none" w:sz="0" w:space="0" w:color="auto"/>
            <w:right w:val="none" w:sz="0" w:space="0" w:color="auto"/>
          </w:divBdr>
        </w:div>
      </w:divsChild>
    </w:div>
    <w:div w:id="1067921420">
      <w:bodyDiv w:val="1"/>
      <w:marLeft w:val="0"/>
      <w:marRight w:val="0"/>
      <w:marTop w:val="0"/>
      <w:marBottom w:val="0"/>
      <w:divBdr>
        <w:top w:val="none" w:sz="0" w:space="0" w:color="auto"/>
        <w:left w:val="none" w:sz="0" w:space="0" w:color="auto"/>
        <w:bottom w:val="none" w:sz="0" w:space="0" w:color="auto"/>
        <w:right w:val="none" w:sz="0" w:space="0" w:color="auto"/>
      </w:divBdr>
      <w:divsChild>
        <w:div w:id="464154780">
          <w:marLeft w:val="0"/>
          <w:marRight w:val="0"/>
          <w:marTop w:val="0"/>
          <w:marBottom w:val="0"/>
          <w:divBdr>
            <w:top w:val="none" w:sz="0" w:space="0" w:color="auto"/>
            <w:left w:val="none" w:sz="0" w:space="0" w:color="auto"/>
            <w:bottom w:val="none" w:sz="0" w:space="0" w:color="auto"/>
            <w:right w:val="none" w:sz="0" w:space="0" w:color="auto"/>
          </w:divBdr>
        </w:div>
      </w:divsChild>
    </w:div>
    <w:div w:id="1068918400">
      <w:bodyDiv w:val="1"/>
      <w:marLeft w:val="0"/>
      <w:marRight w:val="0"/>
      <w:marTop w:val="0"/>
      <w:marBottom w:val="0"/>
      <w:divBdr>
        <w:top w:val="none" w:sz="0" w:space="0" w:color="auto"/>
        <w:left w:val="none" w:sz="0" w:space="0" w:color="auto"/>
        <w:bottom w:val="none" w:sz="0" w:space="0" w:color="auto"/>
        <w:right w:val="none" w:sz="0" w:space="0" w:color="auto"/>
      </w:divBdr>
      <w:divsChild>
        <w:div w:id="1821925304">
          <w:marLeft w:val="0"/>
          <w:marRight w:val="0"/>
          <w:marTop w:val="0"/>
          <w:marBottom w:val="0"/>
          <w:divBdr>
            <w:top w:val="none" w:sz="0" w:space="0" w:color="auto"/>
            <w:left w:val="none" w:sz="0" w:space="0" w:color="auto"/>
            <w:bottom w:val="none" w:sz="0" w:space="0" w:color="auto"/>
            <w:right w:val="none" w:sz="0" w:space="0" w:color="auto"/>
          </w:divBdr>
        </w:div>
      </w:divsChild>
    </w:div>
    <w:div w:id="1069353124">
      <w:bodyDiv w:val="1"/>
      <w:marLeft w:val="0"/>
      <w:marRight w:val="0"/>
      <w:marTop w:val="0"/>
      <w:marBottom w:val="0"/>
      <w:divBdr>
        <w:top w:val="none" w:sz="0" w:space="0" w:color="auto"/>
        <w:left w:val="none" w:sz="0" w:space="0" w:color="auto"/>
        <w:bottom w:val="none" w:sz="0" w:space="0" w:color="auto"/>
        <w:right w:val="none" w:sz="0" w:space="0" w:color="auto"/>
      </w:divBdr>
      <w:divsChild>
        <w:div w:id="1417432451">
          <w:marLeft w:val="0"/>
          <w:marRight w:val="0"/>
          <w:marTop w:val="0"/>
          <w:marBottom w:val="0"/>
          <w:divBdr>
            <w:top w:val="none" w:sz="0" w:space="0" w:color="auto"/>
            <w:left w:val="none" w:sz="0" w:space="0" w:color="auto"/>
            <w:bottom w:val="none" w:sz="0" w:space="0" w:color="auto"/>
            <w:right w:val="none" w:sz="0" w:space="0" w:color="auto"/>
          </w:divBdr>
        </w:div>
      </w:divsChild>
    </w:div>
    <w:div w:id="1070158880">
      <w:bodyDiv w:val="1"/>
      <w:marLeft w:val="0"/>
      <w:marRight w:val="0"/>
      <w:marTop w:val="0"/>
      <w:marBottom w:val="0"/>
      <w:divBdr>
        <w:top w:val="none" w:sz="0" w:space="0" w:color="auto"/>
        <w:left w:val="none" w:sz="0" w:space="0" w:color="auto"/>
        <w:bottom w:val="none" w:sz="0" w:space="0" w:color="auto"/>
        <w:right w:val="none" w:sz="0" w:space="0" w:color="auto"/>
      </w:divBdr>
      <w:divsChild>
        <w:div w:id="252591917">
          <w:marLeft w:val="0"/>
          <w:marRight w:val="0"/>
          <w:marTop w:val="0"/>
          <w:marBottom w:val="0"/>
          <w:divBdr>
            <w:top w:val="none" w:sz="0" w:space="0" w:color="auto"/>
            <w:left w:val="none" w:sz="0" w:space="0" w:color="auto"/>
            <w:bottom w:val="none" w:sz="0" w:space="0" w:color="auto"/>
            <w:right w:val="none" w:sz="0" w:space="0" w:color="auto"/>
          </w:divBdr>
        </w:div>
      </w:divsChild>
    </w:div>
    <w:div w:id="1075013349">
      <w:bodyDiv w:val="1"/>
      <w:marLeft w:val="0"/>
      <w:marRight w:val="0"/>
      <w:marTop w:val="0"/>
      <w:marBottom w:val="0"/>
      <w:divBdr>
        <w:top w:val="none" w:sz="0" w:space="0" w:color="auto"/>
        <w:left w:val="none" w:sz="0" w:space="0" w:color="auto"/>
        <w:bottom w:val="none" w:sz="0" w:space="0" w:color="auto"/>
        <w:right w:val="none" w:sz="0" w:space="0" w:color="auto"/>
      </w:divBdr>
      <w:divsChild>
        <w:div w:id="681005163">
          <w:marLeft w:val="0"/>
          <w:marRight w:val="0"/>
          <w:marTop w:val="0"/>
          <w:marBottom w:val="0"/>
          <w:divBdr>
            <w:top w:val="none" w:sz="0" w:space="0" w:color="auto"/>
            <w:left w:val="none" w:sz="0" w:space="0" w:color="auto"/>
            <w:bottom w:val="none" w:sz="0" w:space="0" w:color="auto"/>
            <w:right w:val="none" w:sz="0" w:space="0" w:color="auto"/>
          </w:divBdr>
        </w:div>
      </w:divsChild>
    </w:div>
    <w:div w:id="1075668055">
      <w:bodyDiv w:val="1"/>
      <w:marLeft w:val="0"/>
      <w:marRight w:val="0"/>
      <w:marTop w:val="0"/>
      <w:marBottom w:val="0"/>
      <w:divBdr>
        <w:top w:val="none" w:sz="0" w:space="0" w:color="auto"/>
        <w:left w:val="none" w:sz="0" w:space="0" w:color="auto"/>
        <w:bottom w:val="none" w:sz="0" w:space="0" w:color="auto"/>
        <w:right w:val="none" w:sz="0" w:space="0" w:color="auto"/>
      </w:divBdr>
      <w:divsChild>
        <w:div w:id="1365598013">
          <w:marLeft w:val="0"/>
          <w:marRight w:val="0"/>
          <w:marTop w:val="0"/>
          <w:marBottom w:val="0"/>
          <w:divBdr>
            <w:top w:val="none" w:sz="0" w:space="0" w:color="auto"/>
            <w:left w:val="none" w:sz="0" w:space="0" w:color="auto"/>
            <w:bottom w:val="none" w:sz="0" w:space="0" w:color="auto"/>
            <w:right w:val="none" w:sz="0" w:space="0" w:color="auto"/>
          </w:divBdr>
        </w:div>
      </w:divsChild>
    </w:div>
    <w:div w:id="1075933373">
      <w:bodyDiv w:val="1"/>
      <w:marLeft w:val="0"/>
      <w:marRight w:val="0"/>
      <w:marTop w:val="0"/>
      <w:marBottom w:val="0"/>
      <w:divBdr>
        <w:top w:val="none" w:sz="0" w:space="0" w:color="auto"/>
        <w:left w:val="none" w:sz="0" w:space="0" w:color="auto"/>
        <w:bottom w:val="none" w:sz="0" w:space="0" w:color="auto"/>
        <w:right w:val="none" w:sz="0" w:space="0" w:color="auto"/>
      </w:divBdr>
      <w:divsChild>
        <w:div w:id="44642436">
          <w:marLeft w:val="0"/>
          <w:marRight w:val="0"/>
          <w:marTop w:val="0"/>
          <w:marBottom w:val="0"/>
          <w:divBdr>
            <w:top w:val="none" w:sz="0" w:space="0" w:color="auto"/>
            <w:left w:val="none" w:sz="0" w:space="0" w:color="auto"/>
            <w:bottom w:val="none" w:sz="0" w:space="0" w:color="auto"/>
            <w:right w:val="none" w:sz="0" w:space="0" w:color="auto"/>
          </w:divBdr>
        </w:div>
      </w:divsChild>
    </w:div>
    <w:div w:id="1076435700">
      <w:bodyDiv w:val="1"/>
      <w:marLeft w:val="0"/>
      <w:marRight w:val="0"/>
      <w:marTop w:val="0"/>
      <w:marBottom w:val="0"/>
      <w:divBdr>
        <w:top w:val="none" w:sz="0" w:space="0" w:color="auto"/>
        <w:left w:val="none" w:sz="0" w:space="0" w:color="auto"/>
        <w:bottom w:val="none" w:sz="0" w:space="0" w:color="auto"/>
        <w:right w:val="none" w:sz="0" w:space="0" w:color="auto"/>
      </w:divBdr>
      <w:divsChild>
        <w:div w:id="1156609808">
          <w:marLeft w:val="0"/>
          <w:marRight w:val="0"/>
          <w:marTop w:val="0"/>
          <w:marBottom w:val="0"/>
          <w:divBdr>
            <w:top w:val="none" w:sz="0" w:space="0" w:color="auto"/>
            <w:left w:val="none" w:sz="0" w:space="0" w:color="auto"/>
            <w:bottom w:val="none" w:sz="0" w:space="0" w:color="auto"/>
            <w:right w:val="none" w:sz="0" w:space="0" w:color="auto"/>
          </w:divBdr>
        </w:div>
      </w:divsChild>
    </w:div>
    <w:div w:id="1078404596">
      <w:bodyDiv w:val="1"/>
      <w:marLeft w:val="0"/>
      <w:marRight w:val="0"/>
      <w:marTop w:val="0"/>
      <w:marBottom w:val="0"/>
      <w:divBdr>
        <w:top w:val="none" w:sz="0" w:space="0" w:color="auto"/>
        <w:left w:val="none" w:sz="0" w:space="0" w:color="auto"/>
        <w:bottom w:val="none" w:sz="0" w:space="0" w:color="auto"/>
        <w:right w:val="none" w:sz="0" w:space="0" w:color="auto"/>
      </w:divBdr>
      <w:divsChild>
        <w:div w:id="609123945">
          <w:marLeft w:val="0"/>
          <w:marRight w:val="0"/>
          <w:marTop w:val="0"/>
          <w:marBottom w:val="0"/>
          <w:divBdr>
            <w:top w:val="none" w:sz="0" w:space="0" w:color="auto"/>
            <w:left w:val="none" w:sz="0" w:space="0" w:color="auto"/>
            <w:bottom w:val="none" w:sz="0" w:space="0" w:color="auto"/>
            <w:right w:val="none" w:sz="0" w:space="0" w:color="auto"/>
          </w:divBdr>
        </w:div>
      </w:divsChild>
    </w:div>
    <w:div w:id="1080518099">
      <w:bodyDiv w:val="1"/>
      <w:marLeft w:val="0"/>
      <w:marRight w:val="0"/>
      <w:marTop w:val="0"/>
      <w:marBottom w:val="0"/>
      <w:divBdr>
        <w:top w:val="none" w:sz="0" w:space="0" w:color="auto"/>
        <w:left w:val="none" w:sz="0" w:space="0" w:color="auto"/>
        <w:bottom w:val="none" w:sz="0" w:space="0" w:color="auto"/>
        <w:right w:val="none" w:sz="0" w:space="0" w:color="auto"/>
      </w:divBdr>
      <w:divsChild>
        <w:div w:id="800423910">
          <w:marLeft w:val="0"/>
          <w:marRight w:val="0"/>
          <w:marTop w:val="0"/>
          <w:marBottom w:val="0"/>
          <w:divBdr>
            <w:top w:val="none" w:sz="0" w:space="0" w:color="auto"/>
            <w:left w:val="none" w:sz="0" w:space="0" w:color="auto"/>
            <w:bottom w:val="none" w:sz="0" w:space="0" w:color="auto"/>
            <w:right w:val="none" w:sz="0" w:space="0" w:color="auto"/>
          </w:divBdr>
        </w:div>
      </w:divsChild>
    </w:div>
    <w:div w:id="1081752637">
      <w:bodyDiv w:val="1"/>
      <w:marLeft w:val="0"/>
      <w:marRight w:val="0"/>
      <w:marTop w:val="0"/>
      <w:marBottom w:val="0"/>
      <w:divBdr>
        <w:top w:val="none" w:sz="0" w:space="0" w:color="auto"/>
        <w:left w:val="none" w:sz="0" w:space="0" w:color="auto"/>
        <w:bottom w:val="none" w:sz="0" w:space="0" w:color="auto"/>
        <w:right w:val="none" w:sz="0" w:space="0" w:color="auto"/>
      </w:divBdr>
      <w:divsChild>
        <w:div w:id="1289703678">
          <w:marLeft w:val="0"/>
          <w:marRight w:val="0"/>
          <w:marTop w:val="0"/>
          <w:marBottom w:val="0"/>
          <w:divBdr>
            <w:top w:val="none" w:sz="0" w:space="0" w:color="auto"/>
            <w:left w:val="none" w:sz="0" w:space="0" w:color="auto"/>
            <w:bottom w:val="none" w:sz="0" w:space="0" w:color="auto"/>
            <w:right w:val="none" w:sz="0" w:space="0" w:color="auto"/>
          </w:divBdr>
        </w:div>
      </w:divsChild>
    </w:div>
    <w:div w:id="1082411639">
      <w:bodyDiv w:val="1"/>
      <w:marLeft w:val="0"/>
      <w:marRight w:val="0"/>
      <w:marTop w:val="0"/>
      <w:marBottom w:val="0"/>
      <w:divBdr>
        <w:top w:val="none" w:sz="0" w:space="0" w:color="auto"/>
        <w:left w:val="none" w:sz="0" w:space="0" w:color="auto"/>
        <w:bottom w:val="none" w:sz="0" w:space="0" w:color="auto"/>
        <w:right w:val="none" w:sz="0" w:space="0" w:color="auto"/>
      </w:divBdr>
      <w:divsChild>
        <w:div w:id="34931717">
          <w:marLeft w:val="0"/>
          <w:marRight w:val="0"/>
          <w:marTop w:val="0"/>
          <w:marBottom w:val="0"/>
          <w:divBdr>
            <w:top w:val="none" w:sz="0" w:space="0" w:color="auto"/>
            <w:left w:val="none" w:sz="0" w:space="0" w:color="auto"/>
            <w:bottom w:val="none" w:sz="0" w:space="0" w:color="auto"/>
            <w:right w:val="none" w:sz="0" w:space="0" w:color="auto"/>
          </w:divBdr>
        </w:div>
      </w:divsChild>
    </w:div>
    <w:div w:id="1084835774">
      <w:bodyDiv w:val="1"/>
      <w:marLeft w:val="0"/>
      <w:marRight w:val="0"/>
      <w:marTop w:val="0"/>
      <w:marBottom w:val="0"/>
      <w:divBdr>
        <w:top w:val="none" w:sz="0" w:space="0" w:color="auto"/>
        <w:left w:val="none" w:sz="0" w:space="0" w:color="auto"/>
        <w:bottom w:val="none" w:sz="0" w:space="0" w:color="auto"/>
        <w:right w:val="none" w:sz="0" w:space="0" w:color="auto"/>
      </w:divBdr>
      <w:divsChild>
        <w:div w:id="622157956">
          <w:marLeft w:val="0"/>
          <w:marRight w:val="0"/>
          <w:marTop w:val="0"/>
          <w:marBottom w:val="0"/>
          <w:divBdr>
            <w:top w:val="none" w:sz="0" w:space="0" w:color="auto"/>
            <w:left w:val="none" w:sz="0" w:space="0" w:color="auto"/>
            <w:bottom w:val="none" w:sz="0" w:space="0" w:color="auto"/>
            <w:right w:val="none" w:sz="0" w:space="0" w:color="auto"/>
          </w:divBdr>
        </w:div>
      </w:divsChild>
    </w:div>
    <w:div w:id="1087196142">
      <w:bodyDiv w:val="1"/>
      <w:marLeft w:val="0"/>
      <w:marRight w:val="0"/>
      <w:marTop w:val="0"/>
      <w:marBottom w:val="0"/>
      <w:divBdr>
        <w:top w:val="none" w:sz="0" w:space="0" w:color="auto"/>
        <w:left w:val="none" w:sz="0" w:space="0" w:color="auto"/>
        <w:bottom w:val="none" w:sz="0" w:space="0" w:color="auto"/>
        <w:right w:val="none" w:sz="0" w:space="0" w:color="auto"/>
      </w:divBdr>
      <w:divsChild>
        <w:div w:id="889456085">
          <w:marLeft w:val="0"/>
          <w:marRight w:val="0"/>
          <w:marTop w:val="0"/>
          <w:marBottom w:val="0"/>
          <w:divBdr>
            <w:top w:val="none" w:sz="0" w:space="0" w:color="auto"/>
            <w:left w:val="none" w:sz="0" w:space="0" w:color="auto"/>
            <w:bottom w:val="none" w:sz="0" w:space="0" w:color="auto"/>
            <w:right w:val="none" w:sz="0" w:space="0" w:color="auto"/>
          </w:divBdr>
        </w:div>
      </w:divsChild>
    </w:div>
    <w:div w:id="1091463251">
      <w:bodyDiv w:val="1"/>
      <w:marLeft w:val="0"/>
      <w:marRight w:val="0"/>
      <w:marTop w:val="0"/>
      <w:marBottom w:val="0"/>
      <w:divBdr>
        <w:top w:val="none" w:sz="0" w:space="0" w:color="auto"/>
        <w:left w:val="none" w:sz="0" w:space="0" w:color="auto"/>
        <w:bottom w:val="none" w:sz="0" w:space="0" w:color="auto"/>
        <w:right w:val="none" w:sz="0" w:space="0" w:color="auto"/>
      </w:divBdr>
      <w:divsChild>
        <w:div w:id="286088981">
          <w:marLeft w:val="0"/>
          <w:marRight w:val="0"/>
          <w:marTop w:val="0"/>
          <w:marBottom w:val="0"/>
          <w:divBdr>
            <w:top w:val="none" w:sz="0" w:space="0" w:color="auto"/>
            <w:left w:val="none" w:sz="0" w:space="0" w:color="auto"/>
            <w:bottom w:val="none" w:sz="0" w:space="0" w:color="auto"/>
            <w:right w:val="none" w:sz="0" w:space="0" w:color="auto"/>
          </w:divBdr>
        </w:div>
      </w:divsChild>
    </w:div>
    <w:div w:id="1093941327">
      <w:bodyDiv w:val="1"/>
      <w:marLeft w:val="0"/>
      <w:marRight w:val="0"/>
      <w:marTop w:val="0"/>
      <w:marBottom w:val="0"/>
      <w:divBdr>
        <w:top w:val="none" w:sz="0" w:space="0" w:color="auto"/>
        <w:left w:val="none" w:sz="0" w:space="0" w:color="auto"/>
        <w:bottom w:val="none" w:sz="0" w:space="0" w:color="auto"/>
        <w:right w:val="none" w:sz="0" w:space="0" w:color="auto"/>
      </w:divBdr>
      <w:divsChild>
        <w:div w:id="1302882833">
          <w:marLeft w:val="0"/>
          <w:marRight w:val="0"/>
          <w:marTop w:val="0"/>
          <w:marBottom w:val="0"/>
          <w:divBdr>
            <w:top w:val="none" w:sz="0" w:space="0" w:color="auto"/>
            <w:left w:val="none" w:sz="0" w:space="0" w:color="auto"/>
            <w:bottom w:val="none" w:sz="0" w:space="0" w:color="auto"/>
            <w:right w:val="none" w:sz="0" w:space="0" w:color="auto"/>
          </w:divBdr>
        </w:div>
      </w:divsChild>
    </w:div>
    <w:div w:id="1098908685">
      <w:bodyDiv w:val="1"/>
      <w:marLeft w:val="0"/>
      <w:marRight w:val="0"/>
      <w:marTop w:val="0"/>
      <w:marBottom w:val="0"/>
      <w:divBdr>
        <w:top w:val="none" w:sz="0" w:space="0" w:color="auto"/>
        <w:left w:val="none" w:sz="0" w:space="0" w:color="auto"/>
        <w:bottom w:val="none" w:sz="0" w:space="0" w:color="auto"/>
        <w:right w:val="none" w:sz="0" w:space="0" w:color="auto"/>
      </w:divBdr>
      <w:divsChild>
        <w:div w:id="1516730992">
          <w:marLeft w:val="0"/>
          <w:marRight w:val="0"/>
          <w:marTop w:val="0"/>
          <w:marBottom w:val="0"/>
          <w:divBdr>
            <w:top w:val="none" w:sz="0" w:space="0" w:color="auto"/>
            <w:left w:val="none" w:sz="0" w:space="0" w:color="auto"/>
            <w:bottom w:val="none" w:sz="0" w:space="0" w:color="auto"/>
            <w:right w:val="none" w:sz="0" w:space="0" w:color="auto"/>
          </w:divBdr>
        </w:div>
      </w:divsChild>
    </w:div>
    <w:div w:id="1101073456">
      <w:bodyDiv w:val="1"/>
      <w:marLeft w:val="0"/>
      <w:marRight w:val="0"/>
      <w:marTop w:val="0"/>
      <w:marBottom w:val="0"/>
      <w:divBdr>
        <w:top w:val="none" w:sz="0" w:space="0" w:color="auto"/>
        <w:left w:val="none" w:sz="0" w:space="0" w:color="auto"/>
        <w:bottom w:val="none" w:sz="0" w:space="0" w:color="auto"/>
        <w:right w:val="none" w:sz="0" w:space="0" w:color="auto"/>
      </w:divBdr>
      <w:divsChild>
        <w:div w:id="1263148850">
          <w:marLeft w:val="0"/>
          <w:marRight w:val="0"/>
          <w:marTop w:val="0"/>
          <w:marBottom w:val="0"/>
          <w:divBdr>
            <w:top w:val="none" w:sz="0" w:space="0" w:color="auto"/>
            <w:left w:val="none" w:sz="0" w:space="0" w:color="auto"/>
            <w:bottom w:val="none" w:sz="0" w:space="0" w:color="auto"/>
            <w:right w:val="none" w:sz="0" w:space="0" w:color="auto"/>
          </w:divBdr>
        </w:div>
      </w:divsChild>
    </w:div>
    <w:div w:id="1102334140">
      <w:bodyDiv w:val="1"/>
      <w:marLeft w:val="0"/>
      <w:marRight w:val="0"/>
      <w:marTop w:val="0"/>
      <w:marBottom w:val="0"/>
      <w:divBdr>
        <w:top w:val="none" w:sz="0" w:space="0" w:color="auto"/>
        <w:left w:val="none" w:sz="0" w:space="0" w:color="auto"/>
        <w:bottom w:val="none" w:sz="0" w:space="0" w:color="auto"/>
        <w:right w:val="none" w:sz="0" w:space="0" w:color="auto"/>
      </w:divBdr>
      <w:divsChild>
        <w:div w:id="1914660896">
          <w:marLeft w:val="0"/>
          <w:marRight w:val="0"/>
          <w:marTop w:val="0"/>
          <w:marBottom w:val="0"/>
          <w:divBdr>
            <w:top w:val="none" w:sz="0" w:space="0" w:color="auto"/>
            <w:left w:val="none" w:sz="0" w:space="0" w:color="auto"/>
            <w:bottom w:val="none" w:sz="0" w:space="0" w:color="auto"/>
            <w:right w:val="none" w:sz="0" w:space="0" w:color="auto"/>
          </w:divBdr>
        </w:div>
      </w:divsChild>
    </w:div>
    <w:div w:id="1105463231">
      <w:bodyDiv w:val="1"/>
      <w:marLeft w:val="0"/>
      <w:marRight w:val="0"/>
      <w:marTop w:val="0"/>
      <w:marBottom w:val="0"/>
      <w:divBdr>
        <w:top w:val="none" w:sz="0" w:space="0" w:color="auto"/>
        <w:left w:val="none" w:sz="0" w:space="0" w:color="auto"/>
        <w:bottom w:val="none" w:sz="0" w:space="0" w:color="auto"/>
        <w:right w:val="none" w:sz="0" w:space="0" w:color="auto"/>
      </w:divBdr>
      <w:divsChild>
        <w:div w:id="2126386432">
          <w:marLeft w:val="0"/>
          <w:marRight w:val="0"/>
          <w:marTop w:val="0"/>
          <w:marBottom w:val="0"/>
          <w:divBdr>
            <w:top w:val="none" w:sz="0" w:space="0" w:color="auto"/>
            <w:left w:val="none" w:sz="0" w:space="0" w:color="auto"/>
            <w:bottom w:val="none" w:sz="0" w:space="0" w:color="auto"/>
            <w:right w:val="none" w:sz="0" w:space="0" w:color="auto"/>
          </w:divBdr>
        </w:div>
      </w:divsChild>
    </w:div>
    <w:div w:id="1107315859">
      <w:bodyDiv w:val="1"/>
      <w:marLeft w:val="0"/>
      <w:marRight w:val="0"/>
      <w:marTop w:val="0"/>
      <w:marBottom w:val="0"/>
      <w:divBdr>
        <w:top w:val="none" w:sz="0" w:space="0" w:color="auto"/>
        <w:left w:val="none" w:sz="0" w:space="0" w:color="auto"/>
        <w:bottom w:val="none" w:sz="0" w:space="0" w:color="auto"/>
        <w:right w:val="none" w:sz="0" w:space="0" w:color="auto"/>
      </w:divBdr>
      <w:divsChild>
        <w:div w:id="1565141830">
          <w:marLeft w:val="0"/>
          <w:marRight w:val="0"/>
          <w:marTop w:val="0"/>
          <w:marBottom w:val="0"/>
          <w:divBdr>
            <w:top w:val="none" w:sz="0" w:space="0" w:color="auto"/>
            <w:left w:val="none" w:sz="0" w:space="0" w:color="auto"/>
            <w:bottom w:val="none" w:sz="0" w:space="0" w:color="auto"/>
            <w:right w:val="none" w:sz="0" w:space="0" w:color="auto"/>
          </w:divBdr>
        </w:div>
      </w:divsChild>
    </w:div>
    <w:div w:id="1107459365">
      <w:bodyDiv w:val="1"/>
      <w:marLeft w:val="0"/>
      <w:marRight w:val="0"/>
      <w:marTop w:val="0"/>
      <w:marBottom w:val="0"/>
      <w:divBdr>
        <w:top w:val="none" w:sz="0" w:space="0" w:color="auto"/>
        <w:left w:val="none" w:sz="0" w:space="0" w:color="auto"/>
        <w:bottom w:val="none" w:sz="0" w:space="0" w:color="auto"/>
        <w:right w:val="none" w:sz="0" w:space="0" w:color="auto"/>
      </w:divBdr>
      <w:divsChild>
        <w:div w:id="986279265">
          <w:marLeft w:val="0"/>
          <w:marRight w:val="0"/>
          <w:marTop w:val="0"/>
          <w:marBottom w:val="0"/>
          <w:divBdr>
            <w:top w:val="none" w:sz="0" w:space="0" w:color="auto"/>
            <w:left w:val="none" w:sz="0" w:space="0" w:color="auto"/>
            <w:bottom w:val="none" w:sz="0" w:space="0" w:color="auto"/>
            <w:right w:val="none" w:sz="0" w:space="0" w:color="auto"/>
          </w:divBdr>
        </w:div>
      </w:divsChild>
    </w:div>
    <w:div w:id="1109279956">
      <w:bodyDiv w:val="1"/>
      <w:marLeft w:val="0"/>
      <w:marRight w:val="0"/>
      <w:marTop w:val="0"/>
      <w:marBottom w:val="0"/>
      <w:divBdr>
        <w:top w:val="none" w:sz="0" w:space="0" w:color="auto"/>
        <w:left w:val="none" w:sz="0" w:space="0" w:color="auto"/>
        <w:bottom w:val="none" w:sz="0" w:space="0" w:color="auto"/>
        <w:right w:val="none" w:sz="0" w:space="0" w:color="auto"/>
      </w:divBdr>
      <w:divsChild>
        <w:div w:id="2022730721">
          <w:marLeft w:val="0"/>
          <w:marRight w:val="0"/>
          <w:marTop w:val="0"/>
          <w:marBottom w:val="0"/>
          <w:divBdr>
            <w:top w:val="none" w:sz="0" w:space="0" w:color="auto"/>
            <w:left w:val="none" w:sz="0" w:space="0" w:color="auto"/>
            <w:bottom w:val="none" w:sz="0" w:space="0" w:color="auto"/>
            <w:right w:val="none" w:sz="0" w:space="0" w:color="auto"/>
          </w:divBdr>
        </w:div>
      </w:divsChild>
    </w:div>
    <w:div w:id="1109668409">
      <w:bodyDiv w:val="1"/>
      <w:marLeft w:val="0"/>
      <w:marRight w:val="0"/>
      <w:marTop w:val="0"/>
      <w:marBottom w:val="0"/>
      <w:divBdr>
        <w:top w:val="none" w:sz="0" w:space="0" w:color="auto"/>
        <w:left w:val="none" w:sz="0" w:space="0" w:color="auto"/>
        <w:bottom w:val="none" w:sz="0" w:space="0" w:color="auto"/>
        <w:right w:val="none" w:sz="0" w:space="0" w:color="auto"/>
      </w:divBdr>
      <w:divsChild>
        <w:div w:id="407114435">
          <w:marLeft w:val="0"/>
          <w:marRight w:val="0"/>
          <w:marTop w:val="0"/>
          <w:marBottom w:val="0"/>
          <w:divBdr>
            <w:top w:val="none" w:sz="0" w:space="0" w:color="auto"/>
            <w:left w:val="none" w:sz="0" w:space="0" w:color="auto"/>
            <w:bottom w:val="none" w:sz="0" w:space="0" w:color="auto"/>
            <w:right w:val="none" w:sz="0" w:space="0" w:color="auto"/>
          </w:divBdr>
        </w:div>
      </w:divsChild>
    </w:div>
    <w:div w:id="1111705380">
      <w:bodyDiv w:val="1"/>
      <w:marLeft w:val="0"/>
      <w:marRight w:val="0"/>
      <w:marTop w:val="0"/>
      <w:marBottom w:val="0"/>
      <w:divBdr>
        <w:top w:val="none" w:sz="0" w:space="0" w:color="auto"/>
        <w:left w:val="none" w:sz="0" w:space="0" w:color="auto"/>
        <w:bottom w:val="none" w:sz="0" w:space="0" w:color="auto"/>
        <w:right w:val="none" w:sz="0" w:space="0" w:color="auto"/>
      </w:divBdr>
      <w:divsChild>
        <w:div w:id="627980587">
          <w:marLeft w:val="0"/>
          <w:marRight w:val="0"/>
          <w:marTop w:val="0"/>
          <w:marBottom w:val="0"/>
          <w:divBdr>
            <w:top w:val="none" w:sz="0" w:space="0" w:color="auto"/>
            <w:left w:val="none" w:sz="0" w:space="0" w:color="auto"/>
            <w:bottom w:val="none" w:sz="0" w:space="0" w:color="auto"/>
            <w:right w:val="none" w:sz="0" w:space="0" w:color="auto"/>
          </w:divBdr>
        </w:div>
      </w:divsChild>
    </w:div>
    <w:div w:id="1119297757">
      <w:bodyDiv w:val="1"/>
      <w:marLeft w:val="0"/>
      <w:marRight w:val="0"/>
      <w:marTop w:val="0"/>
      <w:marBottom w:val="0"/>
      <w:divBdr>
        <w:top w:val="none" w:sz="0" w:space="0" w:color="auto"/>
        <w:left w:val="none" w:sz="0" w:space="0" w:color="auto"/>
        <w:bottom w:val="none" w:sz="0" w:space="0" w:color="auto"/>
        <w:right w:val="none" w:sz="0" w:space="0" w:color="auto"/>
      </w:divBdr>
      <w:divsChild>
        <w:div w:id="1924755209">
          <w:marLeft w:val="0"/>
          <w:marRight w:val="0"/>
          <w:marTop w:val="0"/>
          <w:marBottom w:val="0"/>
          <w:divBdr>
            <w:top w:val="none" w:sz="0" w:space="0" w:color="auto"/>
            <w:left w:val="none" w:sz="0" w:space="0" w:color="auto"/>
            <w:bottom w:val="none" w:sz="0" w:space="0" w:color="auto"/>
            <w:right w:val="none" w:sz="0" w:space="0" w:color="auto"/>
          </w:divBdr>
        </w:div>
      </w:divsChild>
    </w:div>
    <w:div w:id="1121649898">
      <w:bodyDiv w:val="1"/>
      <w:marLeft w:val="0"/>
      <w:marRight w:val="0"/>
      <w:marTop w:val="0"/>
      <w:marBottom w:val="0"/>
      <w:divBdr>
        <w:top w:val="none" w:sz="0" w:space="0" w:color="auto"/>
        <w:left w:val="none" w:sz="0" w:space="0" w:color="auto"/>
        <w:bottom w:val="none" w:sz="0" w:space="0" w:color="auto"/>
        <w:right w:val="none" w:sz="0" w:space="0" w:color="auto"/>
      </w:divBdr>
      <w:divsChild>
        <w:div w:id="1139802491">
          <w:marLeft w:val="0"/>
          <w:marRight w:val="0"/>
          <w:marTop w:val="0"/>
          <w:marBottom w:val="0"/>
          <w:divBdr>
            <w:top w:val="none" w:sz="0" w:space="0" w:color="auto"/>
            <w:left w:val="none" w:sz="0" w:space="0" w:color="auto"/>
            <w:bottom w:val="none" w:sz="0" w:space="0" w:color="auto"/>
            <w:right w:val="none" w:sz="0" w:space="0" w:color="auto"/>
          </w:divBdr>
        </w:div>
      </w:divsChild>
    </w:div>
    <w:div w:id="1122378028">
      <w:bodyDiv w:val="1"/>
      <w:marLeft w:val="0"/>
      <w:marRight w:val="0"/>
      <w:marTop w:val="0"/>
      <w:marBottom w:val="0"/>
      <w:divBdr>
        <w:top w:val="none" w:sz="0" w:space="0" w:color="auto"/>
        <w:left w:val="none" w:sz="0" w:space="0" w:color="auto"/>
        <w:bottom w:val="none" w:sz="0" w:space="0" w:color="auto"/>
        <w:right w:val="none" w:sz="0" w:space="0" w:color="auto"/>
      </w:divBdr>
      <w:divsChild>
        <w:div w:id="299577689">
          <w:marLeft w:val="0"/>
          <w:marRight w:val="0"/>
          <w:marTop w:val="0"/>
          <w:marBottom w:val="0"/>
          <w:divBdr>
            <w:top w:val="none" w:sz="0" w:space="0" w:color="auto"/>
            <w:left w:val="none" w:sz="0" w:space="0" w:color="auto"/>
            <w:bottom w:val="none" w:sz="0" w:space="0" w:color="auto"/>
            <w:right w:val="none" w:sz="0" w:space="0" w:color="auto"/>
          </w:divBdr>
        </w:div>
      </w:divsChild>
    </w:div>
    <w:div w:id="1133402274">
      <w:bodyDiv w:val="1"/>
      <w:marLeft w:val="0"/>
      <w:marRight w:val="0"/>
      <w:marTop w:val="0"/>
      <w:marBottom w:val="0"/>
      <w:divBdr>
        <w:top w:val="none" w:sz="0" w:space="0" w:color="auto"/>
        <w:left w:val="none" w:sz="0" w:space="0" w:color="auto"/>
        <w:bottom w:val="none" w:sz="0" w:space="0" w:color="auto"/>
        <w:right w:val="none" w:sz="0" w:space="0" w:color="auto"/>
      </w:divBdr>
      <w:divsChild>
        <w:div w:id="326982043">
          <w:marLeft w:val="0"/>
          <w:marRight w:val="0"/>
          <w:marTop w:val="0"/>
          <w:marBottom w:val="0"/>
          <w:divBdr>
            <w:top w:val="none" w:sz="0" w:space="0" w:color="auto"/>
            <w:left w:val="none" w:sz="0" w:space="0" w:color="auto"/>
            <w:bottom w:val="none" w:sz="0" w:space="0" w:color="auto"/>
            <w:right w:val="none" w:sz="0" w:space="0" w:color="auto"/>
          </w:divBdr>
        </w:div>
      </w:divsChild>
    </w:div>
    <w:div w:id="1135832978">
      <w:bodyDiv w:val="1"/>
      <w:marLeft w:val="0"/>
      <w:marRight w:val="0"/>
      <w:marTop w:val="0"/>
      <w:marBottom w:val="0"/>
      <w:divBdr>
        <w:top w:val="none" w:sz="0" w:space="0" w:color="auto"/>
        <w:left w:val="none" w:sz="0" w:space="0" w:color="auto"/>
        <w:bottom w:val="none" w:sz="0" w:space="0" w:color="auto"/>
        <w:right w:val="none" w:sz="0" w:space="0" w:color="auto"/>
      </w:divBdr>
      <w:divsChild>
        <w:div w:id="537015174">
          <w:marLeft w:val="0"/>
          <w:marRight w:val="0"/>
          <w:marTop w:val="0"/>
          <w:marBottom w:val="0"/>
          <w:divBdr>
            <w:top w:val="none" w:sz="0" w:space="0" w:color="auto"/>
            <w:left w:val="none" w:sz="0" w:space="0" w:color="auto"/>
            <w:bottom w:val="none" w:sz="0" w:space="0" w:color="auto"/>
            <w:right w:val="none" w:sz="0" w:space="0" w:color="auto"/>
          </w:divBdr>
        </w:div>
      </w:divsChild>
    </w:div>
    <w:div w:id="1136875787">
      <w:bodyDiv w:val="1"/>
      <w:marLeft w:val="0"/>
      <w:marRight w:val="0"/>
      <w:marTop w:val="0"/>
      <w:marBottom w:val="0"/>
      <w:divBdr>
        <w:top w:val="none" w:sz="0" w:space="0" w:color="auto"/>
        <w:left w:val="none" w:sz="0" w:space="0" w:color="auto"/>
        <w:bottom w:val="none" w:sz="0" w:space="0" w:color="auto"/>
        <w:right w:val="none" w:sz="0" w:space="0" w:color="auto"/>
      </w:divBdr>
      <w:divsChild>
        <w:div w:id="963467979">
          <w:marLeft w:val="0"/>
          <w:marRight w:val="0"/>
          <w:marTop w:val="0"/>
          <w:marBottom w:val="0"/>
          <w:divBdr>
            <w:top w:val="none" w:sz="0" w:space="0" w:color="auto"/>
            <w:left w:val="none" w:sz="0" w:space="0" w:color="auto"/>
            <w:bottom w:val="none" w:sz="0" w:space="0" w:color="auto"/>
            <w:right w:val="none" w:sz="0" w:space="0" w:color="auto"/>
          </w:divBdr>
        </w:div>
      </w:divsChild>
    </w:div>
    <w:div w:id="1137068288">
      <w:bodyDiv w:val="1"/>
      <w:marLeft w:val="0"/>
      <w:marRight w:val="0"/>
      <w:marTop w:val="0"/>
      <w:marBottom w:val="0"/>
      <w:divBdr>
        <w:top w:val="none" w:sz="0" w:space="0" w:color="auto"/>
        <w:left w:val="none" w:sz="0" w:space="0" w:color="auto"/>
        <w:bottom w:val="none" w:sz="0" w:space="0" w:color="auto"/>
        <w:right w:val="none" w:sz="0" w:space="0" w:color="auto"/>
      </w:divBdr>
      <w:divsChild>
        <w:div w:id="409934942">
          <w:marLeft w:val="0"/>
          <w:marRight w:val="0"/>
          <w:marTop w:val="0"/>
          <w:marBottom w:val="0"/>
          <w:divBdr>
            <w:top w:val="none" w:sz="0" w:space="0" w:color="auto"/>
            <w:left w:val="none" w:sz="0" w:space="0" w:color="auto"/>
            <w:bottom w:val="none" w:sz="0" w:space="0" w:color="auto"/>
            <w:right w:val="none" w:sz="0" w:space="0" w:color="auto"/>
          </w:divBdr>
        </w:div>
      </w:divsChild>
    </w:div>
    <w:div w:id="1139302262">
      <w:bodyDiv w:val="1"/>
      <w:marLeft w:val="0"/>
      <w:marRight w:val="0"/>
      <w:marTop w:val="0"/>
      <w:marBottom w:val="0"/>
      <w:divBdr>
        <w:top w:val="none" w:sz="0" w:space="0" w:color="auto"/>
        <w:left w:val="none" w:sz="0" w:space="0" w:color="auto"/>
        <w:bottom w:val="none" w:sz="0" w:space="0" w:color="auto"/>
        <w:right w:val="none" w:sz="0" w:space="0" w:color="auto"/>
      </w:divBdr>
      <w:divsChild>
        <w:div w:id="1743333914">
          <w:marLeft w:val="0"/>
          <w:marRight w:val="0"/>
          <w:marTop w:val="0"/>
          <w:marBottom w:val="0"/>
          <w:divBdr>
            <w:top w:val="none" w:sz="0" w:space="0" w:color="auto"/>
            <w:left w:val="none" w:sz="0" w:space="0" w:color="auto"/>
            <w:bottom w:val="none" w:sz="0" w:space="0" w:color="auto"/>
            <w:right w:val="none" w:sz="0" w:space="0" w:color="auto"/>
          </w:divBdr>
        </w:div>
      </w:divsChild>
    </w:div>
    <w:div w:id="1140852583">
      <w:bodyDiv w:val="1"/>
      <w:marLeft w:val="0"/>
      <w:marRight w:val="0"/>
      <w:marTop w:val="0"/>
      <w:marBottom w:val="0"/>
      <w:divBdr>
        <w:top w:val="none" w:sz="0" w:space="0" w:color="auto"/>
        <w:left w:val="none" w:sz="0" w:space="0" w:color="auto"/>
        <w:bottom w:val="none" w:sz="0" w:space="0" w:color="auto"/>
        <w:right w:val="none" w:sz="0" w:space="0" w:color="auto"/>
      </w:divBdr>
      <w:divsChild>
        <w:div w:id="1983777701">
          <w:marLeft w:val="0"/>
          <w:marRight w:val="0"/>
          <w:marTop w:val="0"/>
          <w:marBottom w:val="0"/>
          <w:divBdr>
            <w:top w:val="none" w:sz="0" w:space="0" w:color="auto"/>
            <w:left w:val="none" w:sz="0" w:space="0" w:color="auto"/>
            <w:bottom w:val="none" w:sz="0" w:space="0" w:color="auto"/>
            <w:right w:val="none" w:sz="0" w:space="0" w:color="auto"/>
          </w:divBdr>
        </w:div>
      </w:divsChild>
    </w:div>
    <w:div w:id="1142504880">
      <w:bodyDiv w:val="1"/>
      <w:marLeft w:val="0"/>
      <w:marRight w:val="0"/>
      <w:marTop w:val="0"/>
      <w:marBottom w:val="0"/>
      <w:divBdr>
        <w:top w:val="none" w:sz="0" w:space="0" w:color="auto"/>
        <w:left w:val="none" w:sz="0" w:space="0" w:color="auto"/>
        <w:bottom w:val="none" w:sz="0" w:space="0" w:color="auto"/>
        <w:right w:val="none" w:sz="0" w:space="0" w:color="auto"/>
      </w:divBdr>
      <w:divsChild>
        <w:div w:id="2031490692">
          <w:marLeft w:val="0"/>
          <w:marRight w:val="0"/>
          <w:marTop w:val="0"/>
          <w:marBottom w:val="0"/>
          <w:divBdr>
            <w:top w:val="none" w:sz="0" w:space="0" w:color="auto"/>
            <w:left w:val="none" w:sz="0" w:space="0" w:color="auto"/>
            <w:bottom w:val="none" w:sz="0" w:space="0" w:color="auto"/>
            <w:right w:val="none" w:sz="0" w:space="0" w:color="auto"/>
          </w:divBdr>
        </w:div>
      </w:divsChild>
    </w:div>
    <w:div w:id="1142574557">
      <w:bodyDiv w:val="1"/>
      <w:marLeft w:val="0"/>
      <w:marRight w:val="0"/>
      <w:marTop w:val="0"/>
      <w:marBottom w:val="0"/>
      <w:divBdr>
        <w:top w:val="none" w:sz="0" w:space="0" w:color="auto"/>
        <w:left w:val="none" w:sz="0" w:space="0" w:color="auto"/>
        <w:bottom w:val="none" w:sz="0" w:space="0" w:color="auto"/>
        <w:right w:val="none" w:sz="0" w:space="0" w:color="auto"/>
      </w:divBdr>
      <w:divsChild>
        <w:div w:id="1313756137">
          <w:marLeft w:val="0"/>
          <w:marRight w:val="0"/>
          <w:marTop w:val="0"/>
          <w:marBottom w:val="0"/>
          <w:divBdr>
            <w:top w:val="none" w:sz="0" w:space="0" w:color="auto"/>
            <w:left w:val="none" w:sz="0" w:space="0" w:color="auto"/>
            <w:bottom w:val="none" w:sz="0" w:space="0" w:color="auto"/>
            <w:right w:val="none" w:sz="0" w:space="0" w:color="auto"/>
          </w:divBdr>
        </w:div>
      </w:divsChild>
    </w:div>
    <w:div w:id="1142693710">
      <w:bodyDiv w:val="1"/>
      <w:marLeft w:val="0"/>
      <w:marRight w:val="0"/>
      <w:marTop w:val="0"/>
      <w:marBottom w:val="0"/>
      <w:divBdr>
        <w:top w:val="none" w:sz="0" w:space="0" w:color="auto"/>
        <w:left w:val="none" w:sz="0" w:space="0" w:color="auto"/>
        <w:bottom w:val="none" w:sz="0" w:space="0" w:color="auto"/>
        <w:right w:val="none" w:sz="0" w:space="0" w:color="auto"/>
      </w:divBdr>
      <w:divsChild>
        <w:div w:id="1175262838">
          <w:marLeft w:val="0"/>
          <w:marRight w:val="0"/>
          <w:marTop w:val="0"/>
          <w:marBottom w:val="0"/>
          <w:divBdr>
            <w:top w:val="none" w:sz="0" w:space="0" w:color="auto"/>
            <w:left w:val="none" w:sz="0" w:space="0" w:color="auto"/>
            <w:bottom w:val="none" w:sz="0" w:space="0" w:color="auto"/>
            <w:right w:val="none" w:sz="0" w:space="0" w:color="auto"/>
          </w:divBdr>
        </w:div>
      </w:divsChild>
    </w:div>
    <w:div w:id="1142843386">
      <w:bodyDiv w:val="1"/>
      <w:marLeft w:val="0"/>
      <w:marRight w:val="0"/>
      <w:marTop w:val="0"/>
      <w:marBottom w:val="0"/>
      <w:divBdr>
        <w:top w:val="none" w:sz="0" w:space="0" w:color="auto"/>
        <w:left w:val="none" w:sz="0" w:space="0" w:color="auto"/>
        <w:bottom w:val="none" w:sz="0" w:space="0" w:color="auto"/>
        <w:right w:val="none" w:sz="0" w:space="0" w:color="auto"/>
      </w:divBdr>
      <w:divsChild>
        <w:div w:id="1892031889">
          <w:marLeft w:val="0"/>
          <w:marRight w:val="0"/>
          <w:marTop w:val="0"/>
          <w:marBottom w:val="0"/>
          <w:divBdr>
            <w:top w:val="none" w:sz="0" w:space="0" w:color="auto"/>
            <w:left w:val="none" w:sz="0" w:space="0" w:color="auto"/>
            <w:bottom w:val="none" w:sz="0" w:space="0" w:color="auto"/>
            <w:right w:val="none" w:sz="0" w:space="0" w:color="auto"/>
          </w:divBdr>
        </w:div>
      </w:divsChild>
    </w:div>
    <w:div w:id="1144854653">
      <w:bodyDiv w:val="1"/>
      <w:marLeft w:val="0"/>
      <w:marRight w:val="0"/>
      <w:marTop w:val="0"/>
      <w:marBottom w:val="0"/>
      <w:divBdr>
        <w:top w:val="none" w:sz="0" w:space="0" w:color="auto"/>
        <w:left w:val="none" w:sz="0" w:space="0" w:color="auto"/>
        <w:bottom w:val="none" w:sz="0" w:space="0" w:color="auto"/>
        <w:right w:val="none" w:sz="0" w:space="0" w:color="auto"/>
      </w:divBdr>
      <w:divsChild>
        <w:div w:id="1746106885">
          <w:marLeft w:val="0"/>
          <w:marRight w:val="0"/>
          <w:marTop w:val="0"/>
          <w:marBottom w:val="0"/>
          <w:divBdr>
            <w:top w:val="none" w:sz="0" w:space="0" w:color="auto"/>
            <w:left w:val="none" w:sz="0" w:space="0" w:color="auto"/>
            <w:bottom w:val="none" w:sz="0" w:space="0" w:color="auto"/>
            <w:right w:val="none" w:sz="0" w:space="0" w:color="auto"/>
          </w:divBdr>
        </w:div>
      </w:divsChild>
    </w:div>
    <w:div w:id="1148476195">
      <w:bodyDiv w:val="1"/>
      <w:marLeft w:val="0"/>
      <w:marRight w:val="0"/>
      <w:marTop w:val="0"/>
      <w:marBottom w:val="0"/>
      <w:divBdr>
        <w:top w:val="none" w:sz="0" w:space="0" w:color="auto"/>
        <w:left w:val="none" w:sz="0" w:space="0" w:color="auto"/>
        <w:bottom w:val="none" w:sz="0" w:space="0" w:color="auto"/>
        <w:right w:val="none" w:sz="0" w:space="0" w:color="auto"/>
      </w:divBdr>
      <w:divsChild>
        <w:div w:id="185755727">
          <w:marLeft w:val="0"/>
          <w:marRight w:val="0"/>
          <w:marTop w:val="0"/>
          <w:marBottom w:val="0"/>
          <w:divBdr>
            <w:top w:val="none" w:sz="0" w:space="0" w:color="auto"/>
            <w:left w:val="none" w:sz="0" w:space="0" w:color="auto"/>
            <w:bottom w:val="none" w:sz="0" w:space="0" w:color="auto"/>
            <w:right w:val="none" w:sz="0" w:space="0" w:color="auto"/>
          </w:divBdr>
        </w:div>
      </w:divsChild>
    </w:div>
    <w:div w:id="1150905873">
      <w:bodyDiv w:val="1"/>
      <w:marLeft w:val="0"/>
      <w:marRight w:val="0"/>
      <w:marTop w:val="0"/>
      <w:marBottom w:val="0"/>
      <w:divBdr>
        <w:top w:val="none" w:sz="0" w:space="0" w:color="auto"/>
        <w:left w:val="none" w:sz="0" w:space="0" w:color="auto"/>
        <w:bottom w:val="none" w:sz="0" w:space="0" w:color="auto"/>
        <w:right w:val="none" w:sz="0" w:space="0" w:color="auto"/>
      </w:divBdr>
      <w:divsChild>
        <w:div w:id="1197812621">
          <w:marLeft w:val="0"/>
          <w:marRight w:val="0"/>
          <w:marTop w:val="0"/>
          <w:marBottom w:val="0"/>
          <w:divBdr>
            <w:top w:val="none" w:sz="0" w:space="0" w:color="auto"/>
            <w:left w:val="none" w:sz="0" w:space="0" w:color="auto"/>
            <w:bottom w:val="none" w:sz="0" w:space="0" w:color="auto"/>
            <w:right w:val="none" w:sz="0" w:space="0" w:color="auto"/>
          </w:divBdr>
        </w:div>
      </w:divsChild>
    </w:div>
    <w:div w:id="1151093474">
      <w:bodyDiv w:val="1"/>
      <w:marLeft w:val="0"/>
      <w:marRight w:val="0"/>
      <w:marTop w:val="0"/>
      <w:marBottom w:val="0"/>
      <w:divBdr>
        <w:top w:val="none" w:sz="0" w:space="0" w:color="auto"/>
        <w:left w:val="none" w:sz="0" w:space="0" w:color="auto"/>
        <w:bottom w:val="none" w:sz="0" w:space="0" w:color="auto"/>
        <w:right w:val="none" w:sz="0" w:space="0" w:color="auto"/>
      </w:divBdr>
      <w:divsChild>
        <w:div w:id="1291478562">
          <w:marLeft w:val="0"/>
          <w:marRight w:val="0"/>
          <w:marTop w:val="0"/>
          <w:marBottom w:val="0"/>
          <w:divBdr>
            <w:top w:val="none" w:sz="0" w:space="0" w:color="auto"/>
            <w:left w:val="none" w:sz="0" w:space="0" w:color="auto"/>
            <w:bottom w:val="none" w:sz="0" w:space="0" w:color="auto"/>
            <w:right w:val="none" w:sz="0" w:space="0" w:color="auto"/>
          </w:divBdr>
        </w:div>
      </w:divsChild>
    </w:div>
    <w:div w:id="1154448687">
      <w:bodyDiv w:val="1"/>
      <w:marLeft w:val="0"/>
      <w:marRight w:val="0"/>
      <w:marTop w:val="0"/>
      <w:marBottom w:val="0"/>
      <w:divBdr>
        <w:top w:val="none" w:sz="0" w:space="0" w:color="auto"/>
        <w:left w:val="none" w:sz="0" w:space="0" w:color="auto"/>
        <w:bottom w:val="none" w:sz="0" w:space="0" w:color="auto"/>
        <w:right w:val="none" w:sz="0" w:space="0" w:color="auto"/>
      </w:divBdr>
      <w:divsChild>
        <w:div w:id="1494493415">
          <w:marLeft w:val="0"/>
          <w:marRight w:val="0"/>
          <w:marTop w:val="0"/>
          <w:marBottom w:val="0"/>
          <w:divBdr>
            <w:top w:val="none" w:sz="0" w:space="0" w:color="auto"/>
            <w:left w:val="none" w:sz="0" w:space="0" w:color="auto"/>
            <w:bottom w:val="none" w:sz="0" w:space="0" w:color="auto"/>
            <w:right w:val="none" w:sz="0" w:space="0" w:color="auto"/>
          </w:divBdr>
        </w:div>
      </w:divsChild>
    </w:div>
    <w:div w:id="1156146322">
      <w:bodyDiv w:val="1"/>
      <w:marLeft w:val="0"/>
      <w:marRight w:val="0"/>
      <w:marTop w:val="0"/>
      <w:marBottom w:val="0"/>
      <w:divBdr>
        <w:top w:val="none" w:sz="0" w:space="0" w:color="auto"/>
        <w:left w:val="none" w:sz="0" w:space="0" w:color="auto"/>
        <w:bottom w:val="none" w:sz="0" w:space="0" w:color="auto"/>
        <w:right w:val="none" w:sz="0" w:space="0" w:color="auto"/>
      </w:divBdr>
      <w:divsChild>
        <w:div w:id="428813016">
          <w:marLeft w:val="0"/>
          <w:marRight w:val="0"/>
          <w:marTop w:val="0"/>
          <w:marBottom w:val="0"/>
          <w:divBdr>
            <w:top w:val="none" w:sz="0" w:space="0" w:color="auto"/>
            <w:left w:val="none" w:sz="0" w:space="0" w:color="auto"/>
            <w:bottom w:val="none" w:sz="0" w:space="0" w:color="auto"/>
            <w:right w:val="none" w:sz="0" w:space="0" w:color="auto"/>
          </w:divBdr>
        </w:div>
      </w:divsChild>
    </w:div>
    <w:div w:id="1164130271">
      <w:bodyDiv w:val="1"/>
      <w:marLeft w:val="0"/>
      <w:marRight w:val="0"/>
      <w:marTop w:val="0"/>
      <w:marBottom w:val="0"/>
      <w:divBdr>
        <w:top w:val="none" w:sz="0" w:space="0" w:color="auto"/>
        <w:left w:val="none" w:sz="0" w:space="0" w:color="auto"/>
        <w:bottom w:val="none" w:sz="0" w:space="0" w:color="auto"/>
        <w:right w:val="none" w:sz="0" w:space="0" w:color="auto"/>
      </w:divBdr>
      <w:divsChild>
        <w:div w:id="1761901315">
          <w:marLeft w:val="0"/>
          <w:marRight w:val="0"/>
          <w:marTop w:val="0"/>
          <w:marBottom w:val="0"/>
          <w:divBdr>
            <w:top w:val="none" w:sz="0" w:space="0" w:color="auto"/>
            <w:left w:val="none" w:sz="0" w:space="0" w:color="auto"/>
            <w:bottom w:val="none" w:sz="0" w:space="0" w:color="auto"/>
            <w:right w:val="none" w:sz="0" w:space="0" w:color="auto"/>
          </w:divBdr>
        </w:div>
      </w:divsChild>
    </w:div>
    <w:div w:id="1166433844">
      <w:bodyDiv w:val="1"/>
      <w:marLeft w:val="0"/>
      <w:marRight w:val="0"/>
      <w:marTop w:val="0"/>
      <w:marBottom w:val="0"/>
      <w:divBdr>
        <w:top w:val="none" w:sz="0" w:space="0" w:color="auto"/>
        <w:left w:val="none" w:sz="0" w:space="0" w:color="auto"/>
        <w:bottom w:val="none" w:sz="0" w:space="0" w:color="auto"/>
        <w:right w:val="none" w:sz="0" w:space="0" w:color="auto"/>
      </w:divBdr>
      <w:divsChild>
        <w:div w:id="215167238">
          <w:marLeft w:val="0"/>
          <w:marRight w:val="0"/>
          <w:marTop w:val="0"/>
          <w:marBottom w:val="0"/>
          <w:divBdr>
            <w:top w:val="none" w:sz="0" w:space="0" w:color="auto"/>
            <w:left w:val="none" w:sz="0" w:space="0" w:color="auto"/>
            <w:bottom w:val="none" w:sz="0" w:space="0" w:color="auto"/>
            <w:right w:val="none" w:sz="0" w:space="0" w:color="auto"/>
          </w:divBdr>
        </w:div>
      </w:divsChild>
    </w:div>
    <w:div w:id="1171524887">
      <w:bodyDiv w:val="1"/>
      <w:marLeft w:val="0"/>
      <w:marRight w:val="0"/>
      <w:marTop w:val="0"/>
      <w:marBottom w:val="0"/>
      <w:divBdr>
        <w:top w:val="none" w:sz="0" w:space="0" w:color="auto"/>
        <w:left w:val="none" w:sz="0" w:space="0" w:color="auto"/>
        <w:bottom w:val="none" w:sz="0" w:space="0" w:color="auto"/>
        <w:right w:val="none" w:sz="0" w:space="0" w:color="auto"/>
      </w:divBdr>
      <w:divsChild>
        <w:div w:id="1471360996">
          <w:marLeft w:val="0"/>
          <w:marRight w:val="0"/>
          <w:marTop w:val="0"/>
          <w:marBottom w:val="0"/>
          <w:divBdr>
            <w:top w:val="none" w:sz="0" w:space="0" w:color="auto"/>
            <w:left w:val="none" w:sz="0" w:space="0" w:color="auto"/>
            <w:bottom w:val="none" w:sz="0" w:space="0" w:color="auto"/>
            <w:right w:val="none" w:sz="0" w:space="0" w:color="auto"/>
          </w:divBdr>
        </w:div>
      </w:divsChild>
    </w:div>
    <w:div w:id="1173227153">
      <w:bodyDiv w:val="1"/>
      <w:marLeft w:val="0"/>
      <w:marRight w:val="0"/>
      <w:marTop w:val="0"/>
      <w:marBottom w:val="0"/>
      <w:divBdr>
        <w:top w:val="none" w:sz="0" w:space="0" w:color="auto"/>
        <w:left w:val="none" w:sz="0" w:space="0" w:color="auto"/>
        <w:bottom w:val="none" w:sz="0" w:space="0" w:color="auto"/>
        <w:right w:val="none" w:sz="0" w:space="0" w:color="auto"/>
      </w:divBdr>
      <w:divsChild>
        <w:div w:id="1696230503">
          <w:marLeft w:val="0"/>
          <w:marRight w:val="0"/>
          <w:marTop w:val="0"/>
          <w:marBottom w:val="0"/>
          <w:divBdr>
            <w:top w:val="none" w:sz="0" w:space="0" w:color="auto"/>
            <w:left w:val="none" w:sz="0" w:space="0" w:color="auto"/>
            <w:bottom w:val="none" w:sz="0" w:space="0" w:color="auto"/>
            <w:right w:val="none" w:sz="0" w:space="0" w:color="auto"/>
          </w:divBdr>
        </w:div>
      </w:divsChild>
    </w:div>
    <w:div w:id="1177964961">
      <w:bodyDiv w:val="1"/>
      <w:marLeft w:val="0"/>
      <w:marRight w:val="0"/>
      <w:marTop w:val="0"/>
      <w:marBottom w:val="0"/>
      <w:divBdr>
        <w:top w:val="none" w:sz="0" w:space="0" w:color="auto"/>
        <w:left w:val="none" w:sz="0" w:space="0" w:color="auto"/>
        <w:bottom w:val="none" w:sz="0" w:space="0" w:color="auto"/>
        <w:right w:val="none" w:sz="0" w:space="0" w:color="auto"/>
      </w:divBdr>
      <w:divsChild>
        <w:div w:id="1753626359">
          <w:marLeft w:val="0"/>
          <w:marRight w:val="0"/>
          <w:marTop w:val="0"/>
          <w:marBottom w:val="0"/>
          <w:divBdr>
            <w:top w:val="none" w:sz="0" w:space="0" w:color="auto"/>
            <w:left w:val="none" w:sz="0" w:space="0" w:color="auto"/>
            <w:bottom w:val="none" w:sz="0" w:space="0" w:color="auto"/>
            <w:right w:val="none" w:sz="0" w:space="0" w:color="auto"/>
          </w:divBdr>
        </w:div>
      </w:divsChild>
    </w:div>
    <w:div w:id="1181313723">
      <w:bodyDiv w:val="1"/>
      <w:marLeft w:val="0"/>
      <w:marRight w:val="0"/>
      <w:marTop w:val="0"/>
      <w:marBottom w:val="0"/>
      <w:divBdr>
        <w:top w:val="none" w:sz="0" w:space="0" w:color="auto"/>
        <w:left w:val="none" w:sz="0" w:space="0" w:color="auto"/>
        <w:bottom w:val="none" w:sz="0" w:space="0" w:color="auto"/>
        <w:right w:val="none" w:sz="0" w:space="0" w:color="auto"/>
      </w:divBdr>
      <w:divsChild>
        <w:div w:id="1459568149">
          <w:marLeft w:val="0"/>
          <w:marRight w:val="0"/>
          <w:marTop w:val="0"/>
          <w:marBottom w:val="0"/>
          <w:divBdr>
            <w:top w:val="none" w:sz="0" w:space="0" w:color="auto"/>
            <w:left w:val="none" w:sz="0" w:space="0" w:color="auto"/>
            <w:bottom w:val="none" w:sz="0" w:space="0" w:color="auto"/>
            <w:right w:val="none" w:sz="0" w:space="0" w:color="auto"/>
          </w:divBdr>
        </w:div>
      </w:divsChild>
    </w:div>
    <w:div w:id="1182889527">
      <w:bodyDiv w:val="1"/>
      <w:marLeft w:val="0"/>
      <w:marRight w:val="0"/>
      <w:marTop w:val="0"/>
      <w:marBottom w:val="0"/>
      <w:divBdr>
        <w:top w:val="none" w:sz="0" w:space="0" w:color="auto"/>
        <w:left w:val="none" w:sz="0" w:space="0" w:color="auto"/>
        <w:bottom w:val="none" w:sz="0" w:space="0" w:color="auto"/>
        <w:right w:val="none" w:sz="0" w:space="0" w:color="auto"/>
      </w:divBdr>
      <w:divsChild>
        <w:div w:id="1361319719">
          <w:marLeft w:val="0"/>
          <w:marRight w:val="0"/>
          <w:marTop w:val="0"/>
          <w:marBottom w:val="0"/>
          <w:divBdr>
            <w:top w:val="none" w:sz="0" w:space="0" w:color="auto"/>
            <w:left w:val="none" w:sz="0" w:space="0" w:color="auto"/>
            <w:bottom w:val="none" w:sz="0" w:space="0" w:color="auto"/>
            <w:right w:val="none" w:sz="0" w:space="0" w:color="auto"/>
          </w:divBdr>
        </w:div>
      </w:divsChild>
    </w:div>
    <w:div w:id="1185902778">
      <w:bodyDiv w:val="1"/>
      <w:marLeft w:val="0"/>
      <w:marRight w:val="0"/>
      <w:marTop w:val="0"/>
      <w:marBottom w:val="0"/>
      <w:divBdr>
        <w:top w:val="none" w:sz="0" w:space="0" w:color="auto"/>
        <w:left w:val="none" w:sz="0" w:space="0" w:color="auto"/>
        <w:bottom w:val="none" w:sz="0" w:space="0" w:color="auto"/>
        <w:right w:val="none" w:sz="0" w:space="0" w:color="auto"/>
      </w:divBdr>
      <w:divsChild>
        <w:div w:id="1411075446">
          <w:marLeft w:val="0"/>
          <w:marRight w:val="0"/>
          <w:marTop w:val="0"/>
          <w:marBottom w:val="0"/>
          <w:divBdr>
            <w:top w:val="none" w:sz="0" w:space="0" w:color="auto"/>
            <w:left w:val="none" w:sz="0" w:space="0" w:color="auto"/>
            <w:bottom w:val="none" w:sz="0" w:space="0" w:color="auto"/>
            <w:right w:val="none" w:sz="0" w:space="0" w:color="auto"/>
          </w:divBdr>
        </w:div>
      </w:divsChild>
    </w:div>
    <w:div w:id="1185948118">
      <w:bodyDiv w:val="1"/>
      <w:marLeft w:val="0"/>
      <w:marRight w:val="0"/>
      <w:marTop w:val="0"/>
      <w:marBottom w:val="0"/>
      <w:divBdr>
        <w:top w:val="none" w:sz="0" w:space="0" w:color="auto"/>
        <w:left w:val="none" w:sz="0" w:space="0" w:color="auto"/>
        <w:bottom w:val="none" w:sz="0" w:space="0" w:color="auto"/>
        <w:right w:val="none" w:sz="0" w:space="0" w:color="auto"/>
      </w:divBdr>
      <w:divsChild>
        <w:div w:id="560940799">
          <w:marLeft w:val="0"/>
          <w:marRight w:val="0"/>
          <w:marTop w:val="0"/>
          <w:marBottom w:val="0"/>
          <w:divBdr>
            <w:top w:val="none" w:sz="0" w:space="0" w:color="auto"/>
            <w:left w:val="none" w:sz="0" w:space="0" w:color="auto"/>
            <w:bottom w:val="none" w:sz="0" w:space="0" w:color="auto"/>
            <w:right w:val="none" w:sz="0" w:space="0" w:color="auto"/>
          </w:divBdr>
        </w:div>
      </w:divsChild>
    </w:div>
    <w:div w:id="1186292439">
      <w:bodyDiv w:val="1"/>
      <w:marLeft w:val="0"/>
      <w:marRight w:val="0"/>
      <w:marTop w:val="0"/>
      <w:marBottom w:val="0"/>
      <w:divBdr>
        <w:top w:val="none" w:sz="0" w:space="0" w:color="auto"/>
        <w:left w:val="none" w:sz="0" w:space="0" w:color="auto"/>
        <w:bottom w:val="none" w:sz="0" w:space="0" w:color="auto"/>
        <w:right w:val="none" w:sz="0" w:space="0" w:color="auto"/>
      </w:divBdr>
      <w:divsChild>
        <w:div w:id="1632898387">
          <w:marLeft w:val="0"/>
          <w:marRight w:val="0"/>
          <w:marTop w:val="0"/>
          <w:marBottom w:val="0"/>
          <w:divBdr>
            <w:top w:val="none" w:sz="0" w:space="0" w:color="auto"/>
            <w:left w:val="none" w:sz="0" w:space="0" w:color="auto"/>
            <w:bottom w:val="none" w:sz="0" w:space="0" w:color="auto"/>
            <w:right w:val="none" w:sz="0" w:space="0" w:color="auto"/>
          </w:divBdr>
        </w:div>
      </w:divsChild>
    </w:div>
    <w:div w:id="1187716238">
      <w:bodyDiv w:val="1"/>
      <w:marLeft w:val="0"/>
      <w:marRight w:val="0"/>
      <w:marTop w:val="0"/>
      <w:marBottom w:val="0"/>
      <w:divBdr>
        <w:top w:val="none" w:sz="0" w:space="0" w:color="auto"/>
        <w:left w:val="none" w:sz="0" w:space="0" w:color="auto"/>
        <w:bottom w:val="none" w:sz="0" w:space="0" w:color="auto"/>
        <w:right w:val="none" w:sz="0" w:space="0" w:color="auto"/>
      </w:divBdr>
      <w:divsChild>
        <w:div w:id="919094409">
          <w:marLeft w:val="0"/>
          <w:marRight w:val="0"/>
          <w:marTop w:val="0"/>
          <w:marBottom w:val="0"/>
          <w:divBdr>
            <w:top w:val="none" w:sz="0" w:space="0" w:color="auto"/>
            <w:left w:val="none" w:sz="0" w:space="0" w:color="auto"/>
            <w:bottom w:val="none" w:sz="0" w:space="0" w:color="auto"/>
            <w:right w:val="none" w:sz="0" w:space="0" w:color="auto"/>
          </w:divBdr>
        </w:div>
      </w:divsChild>
    </w:div>
    <w:div w:id="1189178997">
      <w:bodyDiv w:val="1"/>
      <w:marLeft w:val="0"/>
      <w:marRight w:val="0"/>
      <w:marTop w:val="0"/>
      <w:marBottom w:val="0"/>
      <w:divBdr>
        <w:top w:val="none" w:sz="0" w:space="0" w:color="auto"/>
        <w:left w:val="none" w:sz="0" w:space="0" w:color="auto"/>
        <w:bottom w:val="none" w:sz="0" w:space="0" w:color="auto"/>
        <w:right w:val="none" w:sz="0" w:space="0" w:color="auto"/>
      </w:divBdr>
      <w:divsChild>
        <w:div w:id="673726040">
          <w:marLeft w:val="0"/>
          <w:marRight w:val="0"/>
          <w:marTop w:val="0"/>
          <w:marBottom w:val="0"/>
          <w:divBdr>
            <w:top w:val="none" w:sz="0" w:space="0" w:color="auto"/>
            <w:left w:val="none" w:sz="0" w:space="0" w:color="auto"/>
            <w:bottom w:val="none" w:sz="0" w:space="0" w:color="auto"/>
            <w:right w:val="none" w:sz="0" w:space="0" w:color="auto"/>
          </w:divBdr>
        </w:div>
      </w:divsChild>
    </w:div>
    <w:div w:id="1192494434">
      <w:bodyDiv w:val="1"/>
      <w:marLeft w:val="0"/>
      <w:marRight w:val="0"/>
      <w:marTop w:val="0"/>
      <w:marBottom w:val="0"/>
      <w:divBdr>
        <w:top w:val="none" w:sz="0" w:space="0" w:color="auto"/>
        <w:left w:val="none" w:sz="0" w:space="0" w:color="auto"/>
        <w:bottom w:val="none" w:sz="0" w:space="0" w:color="auto"/>
        <w:right w:val="none" w:sz="0" w:space="0" w:color="auto"/>
      </w:divBdr>
      <w:divsChild>
        <w:div w:id="1109398718">
          <w:marLeft w:val="0"/>
          <w:marRight w:val="0"/>
          <w:marTop w:val="0"/>
          <w:marBottom w:val="0"/>
          <w:divBdr>
            <w:top w:val="none" w:sz="0" w:space="0" w:color="auto"/>
            <w:left w:val="none" w:sz="0" w:space="0" w:color="auto"/>
            <w:bottom w:val="none" w:sz="0" w:space="0" w:color="auto"/>
            <w:right w:val="none" w:sz="0" w:space="0" w:color="auto"/>
          </w:divBdr>
        </w:div>
      </w:divsChild>
    </w:div>
    <w:div w:id="1193956493">
      <w:bodyDiv w:val="1"/>
      <w:marLeft w:val="0"/>
      <w:marRight w:val="0"/>
      <w:marTop w:val="0"/>
      <w:marBottom w:val="0"/>
      <w:divBdr>
        <w:top w:val="none" w:sz="0" w:space="0" w:color="auto"/>
        <w:left w:val="none" w:sz="0" w:space="0" w:color="auto"/>
        <w:bottom w:val="none" w:sz="0" w:space="0" w:color="auto"/>
        <w:right w:val="none" w:sz="0" w:space="0" w:color="auto"/>
      </w:divBdr>
      <w:divsChild>
        <w:div w:id="1246458096">
          <w:marLeft w:val="0"/>
          <w:marRight w:val="0"/>
          <w:marTop w:val="0"/>
          <w:marBottom w:val="0"/>
          <w:divBdr>
            <w:top w:val="none" w:sz="0" w:space="0" w:color="auto"/>
            <w:left w:val="none" w:sz="0" w:space="0" w:color="auto"/>
            <w:bottom w:val="none" w:sz="0" w:space="0" w:color="auto"/>
            <w:right w:val="none" w:sz="0" w:space="0" w:color="auto"/>
          </w:divBdr>
        </w:div>
      </w:divsChild>
    </w:div>
    <w:div w:id="1195967896">
      <w:bodyDiv w:val="1"/>
      <w:marLeft w:val="0"/>
      <w:marRight w:val="0"/>
      <w:marTop w:val="0"/>
      <w:marBottom w:val="0"/>
      <w:divBdr>
        <w:top w:val="none" w:sz="0" w:space="0" w:color="auto"/>
        <w:left w:val="none" w:sz="0" w:space="0" w:color="auto"/>
        <w:bottom w:val="none" w:sz="0" w:space="0" w:color="auto"/>
        <w:right w:val="none" w:sz="0" w:space="0" w:color="auto"/>
      </w:divBdr>
      <w:divsChild>
        <w:div w:id="1688948216">
          <w:marLeft w:val="0"/>
          <w:marRight w:val="0"/>
          <w:marTop w:val="0"/>
          <w:marBottom w:val="0"/>
          <w:divBdr>
            <w:top w:val="none" w:sz="0" w:space="0" w:color="auto"/>
            <w:left w:val="none" w:sz="0" w:space="0" w:color="auto"/>
            <w:bottom w:val="none" w:sz="0" w:space="0" w:color="auto"/>
            <w:right w:val="none" w:sz="0" w:space="0" w:color="auto"/>
          </w:divBdr>
        </w:div>
      </w:divsChild>
    </w:div>
    <w:div w:id="1197739185">
      <w:bodyDiv w:val="1"/>
      <w:marLeft w:val="0"/>
      <w:marRight w:val="0"/>
      <w:marTop w:val="0"/>
      <w:marBottom w:val="0"/>
      <w:divBdr>
        <w:top w:val="none" w:sz="0" w:space="0" w:color="auto"/>
        <w:left w:val="none" w:sz="0" w:space="0" w:color="auto"/>
        <w:bottom w:val="none" w:sz="0" w:space="0" w:color="auto"/>
        <w:right w:val="none" w:sz="0" w:space="0" w:color="auto"/>
      </w:divBdr>
      <w:divsChild>
        <w:div w:id="687679502">
          <w:marLeft w:val="0"/>
          <w:marRight w:val="0"/>
          <w:marTop w:val="0"/>
          <w:marBottom w:val="0"/>
          <w:divBdr>
            <w:top w:val="none" w:sz="0" w:space="0" w:color="auto"/>
            <w:left w:val="none" w:sz="0" w:space="0" w:color="auto"/>
            <w:bottom w:val="none" w:sz="0" w:space="0" w:color="auto"/>
            <w:right w:val="none" w:sz="0" w:space="0" w:color="auto"/>
          </w:divBdr>
        </w:div>
      </w:divsChild>
    </w:div>
    <w:div w:id="1198153891">
      <w:bodyDiv w:val="1"/>
      <w:marLeft w:val="0"/>
      <w:marRight w:val="0"/>
      <w:marTop w:val="0"/>
      <w:marBottom w:val="0"/>
      <w:divBdr>
        <w:top w:val="none" w:sz="0" w:space="0" w:color="auto"/>
        <w:left w:val="none" w:sz="0" w:space="0" w:color="auto"/>
        <w:bottom w:val="none" w:sz="0" w:space="0" w:color="auto"/>
        <w:right w:val="none" w:sz="0" w:space="0" w:color="auto"/>
      </w:divBdr>
      <w:divsChild>
        <w:div w:id="751968373">
          <w:marLeft w:val="0"/>
          <w:marRight w:val="0"/>
          <w:marTop w:val="0"/>
          <w:marBottom w:val="0"/>
          <w:divBdr>
            <w:top w:val="none" w:sz="0" w:space="0" w:color="auto"/>
            <w:left w:val="none" w:sz="0" w:space="0" w:color="auto"/>
            <w:bottom w:val="none" w:sz="0" w:space="0" w:color="auto"/>
            <w:right w:val="none" w:sz="0" w:space="0" w:color="auto"/>
          </w:divBdr>
        </w:div>
      </w:divsChild>
    </w:div>
    <w:div w:id="1199586253">
      <w:bodyDiv w:val="1"/>
      <w:marLeft w:val="0"/>
      <w:marRight w:val="0"/>
      <w:marTop w:val="0"/>
      <w:marBottom w:val="0"/>
      <w:divBdr>
        <w:top w:val="none" w:sz="0" w:space="0" w:color="auto"/>
        <w:left w:val="none" w:sz="0" w:space="0" w:color="auto"/>
        <w:bottom w:val="none" w:sz="0" w:space="0" w:color="auto"/>
        <w:right w:val="none" w:sz="0" w:space="0" w:color="auto"/>
      </w:divBdr>
      <w:divsChild>
        <w:div w:id="1423257412">
          <w:marLeft w:val="0"/>
          <w:marRight w:val="0"/>
          <w:marTop w:val="0"/>
          <w:marBottom w:val="0"/>
          <w:divBdr>
            <w:top w:val="none" w:sz="0" w:space="0" w:color="auto"/>
            <w:left w:val="none" w:sz="0" w:space="0" w:color="auto"/>
            <w:bottom w:val="none" w:sz="0" w:space="0" w:color="auto"/>
            <w:right w:val="none" w:sz="0" w:space="0" w:color="auto"/>
          </w:divBdr>
        </w:div>
      </w:divsChild>
    </w:div>
    <w:div w:id="1201894614">
      <w:bodyDiv w:val="1"/>
      <w:marLeft w:val="0"/>
      <w:marRight w:val="0"/>
      <w:marTop w:val="0"/>
      <w:marBottom w:val="0"/>
      <w:divBdr>
        <w:top w:val="none" w:sz="0" w:space="0" w:color="auto"/>
        <w:left w:val="none" w:sz="0" w:space="0" w:color="auto"/>
        <w:bottom w:val="none" w:sz="0" w:space="0" w:color="auto"/>
        <w:right w:val="none" w:sz="0" w:space="0" w:color="auto"/>
      </w:divBdr>
      <w:divsChild>
        <w:div w:id="2023123634">
          <w:marLeft w:val="0"/>
          <w:marRight w:val="0"/>
          <w:marTop w:val="0"/>
          <w:marBottom w:val="0"/>
          <w:divBdr>
            <w:top w:val="none" w:sz="0" w:space="0" w:color="auto"/>
            <w:left w:val="none" w:sz="0" w:space="0" w:color="auto"/>
            <w:bottom w:val="none" w:sz="0" w:space="0" w:color="auto"/>
            <w:right w:val="none" w:sz="0" w:space="0" w:color="auto"/>
          </w:divBdr>
        </w:div>
      </w:divsChild>
    </w:div>
    <w:div w:id="1207990422">
      <w:bodyDiv w:val="1"/>
      <w:marLeft w:val="0"/>
      <w:marRight w:val="0"/>
      <w:marTop w:val="0"/>
      <w:marBottom w:val="0"/>
      <w:divBdr>
        <w:top w:val="none" w:sz="0" w:space="0" w:color="auto"/>
        <w:left w:val="none" w:sz="0" w:space="0" w:color="auto"/>
        <w:bottom w:val="none" w:sz="0" w:space="0" w:color="auto"/>
        <w:right w:val="none" w:sz="0" w:space="0" w:color="auto"/>
      </w:divBdr>
      <w:divsChild>
        <w:div w:id="993142882">
          <w:marLeft w:val="0"/>
          <w:marRight w:val="0"/>
          <w:marTop w:val="0"/>
          <w:marBottom w:val="0"/>
          <w:divBdr>
            <w:top w:val="none" w:sz="0" w:space="0" w:color="auto"/>
            <w:left w:val="none" w:sz="0" w:space="0" w:color="auto"/>
            <w:bottom w:val="none" w:sz="0" w:space="0" w:color="auto"/>
            <w:right w:val="none" w:sz="0" w:space="0" w:color="auto"/>
          </w:divBdr>
        </w:div>
      </w:divsChild>
    </w:div>
    <w:div w:id="1208836256">
      <w:bodyDiv w:val="1"/>
      <w:marLeft w:val="0"/>
      <w:marRight w:val="0"/>
      <w:marTop w:val="0"/>
      <w:marBottom w:val="0"/>
      <w:divBdr>
        <w:top w:val="none" w:sz="0" w:space="0" w:color="auto"/>
        <w:left w:val="none" w:sz="0" w:space="0" w:color="auto"/>
        <w:bottom w:val="none" w:sz="0" w:space="0" w:color="auto"/>
        <w:right w:val="none" w:sz="0" w:space="0" w:color="auto"/>
      </w:divBdr>
      <w:divsChild>
        <w:div w:id="1604459487">
          <w:marLeft w:val="0"/>
          <w:marRight w:val="0"/>
          <w:marTop w:val="0"/>
          <w:marBottom w:val="0"/>
          <w:divBdr>
            <w:top w:val="none" w:sz="0" w:space="0" w:color="auto"/>
            <w:left w:val="none" w:sz="0" w:space="0" w:color="auto"/>
            <w:bottom w:val="none" w:sz="0" w:space="0" w:color="auto"/>
            <w:right w:val="none" w:sz="0" w:space="0" w:color="auto"/>
          </w:divBdr>
        </w:div>
      </w:divsChild>
    </w:div>
    <w:div w:id="1217159063">
      <w:bodyDiv w:val="1"/>
      <w:marLeft w:val="0"/>
      <w:marRight w:val="0"/>
      <w:marTop w:val="0"/>
      <w:marBottom w:val="0"/>
      <w:divBdr>
        <w:top w:val="none" w:sz="0" w:space="0" w:color="auto"/>
        <w:left w:val="none" w:sz="0" w:space="0" w:color="auto"/>
        <w:bottom w:val="none" w:sz="0" w:space="0" w:color="auto"/>
        <w:right w:val="none" w:sz="0" w:space="0" w:color="auto"/>
      </w:divBdr>
      <w:divsChild>
        <w:div w:id="1648389473">
          <w:marLeft w:val="0"/>
          <w:marRight w:val="0"/>
          <w:marTop w:val="0"/>
          <w:marBottom w:val="0"/>
          <w:divBdr>
            <w:top w:val="none" w:sz="0" w:space="0" w:color="auto"/>
            <w:left w:val="none" w:sz="0" w:space="0" w:color="auto"/>
            <w:bottom w:val="none" w:sz="0" w:space="0" w:color="auto"/>
            <w:right w:val="none" w:sz="0" w:space="0" w:color="auto"/>
          </w:divBdr>
        </w:div>
      </w:divsChild>
    </w:div>
    <w:div w:id="1217548718">
      <w:bodyDiv w:val="1"/>
      <w:marLeft w:val="0"/>
      <w:marRight w:val="0"/>
      <w:marTop w:val="0"/>
      <w:marBottom w:val="0"/>
      <w:divBdr>
        <w:top w:val="none" w:sz="0" w:space="0" w:color="auto"/>
        <w:left w:val="none" w:sz="0" w:space="0" w:color="auto"/>
        <w:bottom w:val="none" w:sz="0" w:space="0" w:color="auto"/>
        <w:right w:val="none" w:sz="0" w:space="0" w:color="auto"/>
      </w:divBdr>
      <w:divsChild>
        <w:div w:id="355891757">
          <w:marLeft w:val="0"/>
          <w:marRight w:val="0"/>
          <w:marTop w:val="0"/>
          <w:marBottom w:val="0"/>
          <w:divBdr>
            <w:top w:val="none" w:sz="0" w:space="0" w:color="auto"/>
            <w:left w:val="none" w:sz="0" w:space="0" w:color="auto"/>
            <w:bottom w:val="none" w:sz="0" w:space="0" w:color="auto"/>
            <w:right w:val="none" w:sz="0" w:space="0" w:color="auto"/>
          </w:divBdr>
        </w:div>
      </w:divsChild>
    </w:div>
    <w:div w:id="1218667926">
      <w:bodyDiv w:val="1"/>
      <w:marLeft w:val="0"/>
      <w:marRight w:val="0"/>
      <w:marTop w:val="0"/>
      <w:marBottom w:val="0"/>
      <w:divBdr>
        <w:top w:val="none" w:sz="0" w:space="0" w:color="auto"/>
        <w:left w:val="none" w:sz="0" w:space="0" w:color="auto"/>
        <w:bottom w:val="none" w:sz="0" w:space="0" w:color="auto"/>
        <w:right w:val="none" w:sz="0" w:space="0" w:color="auto"/>
      </w:divBdr>
      <w:divsChild>
        <w:div w:id="2076194735">
          <w:marLeft w:val="0"/>
          <w:marRight w:val="0"/>
          <w:marTop w:val="0"/>
          <w:marBottom w:val="0"/>
          <w:divBdr>
            <w:top w:val="none" w:sz="0" w:space="0" w:color="auto"/>
            <w:left w:val="none" w:sz="0" w:space="0" w:color="auto"/>
            <w:bottom w:val="none" w:sz="0" w:space="0" w:color="auto"/>
            <w:right w:val="none" w:sz="0" w:space="0" w:color="auto"/>
          </w:divBdr>
        </w:div>
      </w:divsChild>
    </w:div>
    <w:div w:id="1218975676">
      <w:bodyDiv w:val="1"/>
      <w:marLeft w:val="0"/>
      <w:marRight w:val="0"/>
      <w:marTop w:val="0"/>
      <w:marBottom w:val="0"/>
      <w:divBdr>
        <w:top w:val="none" w:sz="0" w:space="0" w:color="auto"/>
        <w:left w:val="none" w:sz="0" w:space="0" w:color="auto"/>
        <w:bottom w:val="none" w:sz="0" w:space="0" w:color="auto"/>
        <w:right w:val="none" w:sz="0" w:space="0" w:color="auto"/>
      </w:divBdr>
      <w:divsChild>
        <w:div w:id="773553883">
          <w:marLeft w:val="0"/>
          <w:marRight w:val="0"/>
          <w:marTop w:val="0"/>
          <w:marBottom w:val="0"/>
          <w:divBdr>
            <w:top w:val="none" w:sz="0" w:space="0" w:color="auto"/>
            <w:left w:val="none" w:sz="0" w:space="0" w:color="auto"/>
            <w:bottom w:val="none" w:sz="0" w:space="0" w:color="auto"/>
            <w:right w:val="none" w:sz="0" w:space="0" w:color="auto"/>
          </w:divBdr>
        </w:div>
      </w:divsChild>
    </w:div>
    <w:div w:id="1219977416">
      <w:bodyDiv w:val="1"/>
      <w:marLeft w:val="0"/>
      <w:marRight w:val="0"/>
      <w:marTop w:val="0"/>
      <w:marBottom w:val="0"/>
      <w:divBdr>
        <w:top w:val="none" w:sz="0" w:space="0" w:color="auto"/>
        <w:left w:val="none" w:sz="0" w:space="0" w:color="auto"/>
        <w:bottom w:val="none" w:sz="0" w:space="0" w:color="auto"/>
        <w:right w:val="none" w:sz="0" w:space="0" w:color="auto"/>
      </w:divBdr>
      <w:divsChild>
        <w:div w:id="160658809">
          <w:marLeft w:val="0"/>
          <w:marRight w:val="0"/>
          <w:marTop w:val="0"/>
          <w:marBottom w:val="0"/>
          <w:divBdr>
            <w:top w:val="none" w:sz="0" w:space="0" w:color="auto"/>
            <w:left w:val="none" w:sz="0" w:space="0" w:color="auto"/>
            <w:bottom w:val="none" w:sz="0" w:space="0" w:color="auto"/>
            <w:right w:val="none" w:sz="0" w:space="0" w:color="auto"/>
          </w:divBdr>
        </w:div>
      </w:divsChild>
    </w:div>
    <w:div w:id="1220094596">
      <w:bodyDiv w:val="1"/>
      <w:marLeft w:val="0"/>
      <w:marRight w:val="0"/>
      <w:marTop w:val="0"/>
      <w:marBottom w:val="0"/>
      <w:divBdr>
        <w:top w:val="none" w:sz="0" w:space="0" w:color="auto"/>
        <w:left w:val="none" w:sz="0" w:space="0" w:color="auto"/>
        <w:bottom w:val="none" w:sz="0" w:space="0" w:color="auto"/>
        <w:right w:val="none" w:sz="0" w:space="0" w:color="auto"/>
      </w:divBdr>
      <w:divsChild>
        <w:div w:id="1725833557">
          <w:marLeft w:val="0"/>
          <w:marRight w:val="0"/>
          <w:marTop w:val="0"/>
          <w:marBottom w:val="0"/>
          <w:divBdr>
            <w:top w:val="none" w:sz="0" w:space="0" w:color="auto"/>
            <w:left w:val="none" w:sz="0" w:space="0" w:color="auto"/>
            <w:bottom w:val="none" w:sz="0" w:space="0" w:color="auto"/>
            <w:right w:val="none" w:sz="0" w:space="0" w:color="auto"/>
          </w:divBdr>
        </w:div>
      </w:divsChild>
    </w:div>
    <w:div w:id="1224024975">
      <w:bodyDiv w:val="1"/>
      <w:marLeft w:val="0"/>
      <w:marRight w:val="0"/>
      <w:marTop w:val="0"/>
      <w:marBottom w:val="0"/>
      <w:divBdr>
        <w:top w:val="none" w:sz="0" w:space="0" w:color="auto"/>
        <w:left w:val="none" w:sz="0" w:space="0" w:color="auto"/>
        <w:bottom w:val="none" w:sz="0" w:space="0" w:color="auto"/>
        <w:right w:val="none" w:sz="0" w:space="0" w:color="auto"/>
      </w:divBdr>
      <w:divsChild>
        <w:div w:id="580793463">
          <w:marLeft w:val="0"/>
          <w:marRight w:val="0"/>
          <w:marTop w:val="0"/>
          <w:marBottom w:val="0"/>
          <w:divBdr>
            <w:top w:val="none" w:sz="0" w:space="0" w:color="auto"/>
            <w:left w:val="none" w:sz="0" w:space="0" w:color="auto"/>
            <w:bottom w:val="none" w:sz="0" w:space="0" w:color="auto"/>
            <w:right w:val="none" w:sz="0" w:space="0" w:color="auto"/>
          </w:divBdr>
        </w:div>
      </w:divsChild>
    </w:div>
    <w:div w:id="1224756452">
      <w:bodyDiv w:val="1"/>
      <w:marLeft w:val="0"/>
      <w:marRight w:val="0"/>
      <w:marTop w:val="0"/>
      <w:marBottom w:val="0"/>
      <w:divBdr>
        <w:top w:val="none" w:sz="0" w:space="0" w:color="auto"/>
        <w:left w:val="none" w:sz="0" w:space="0" w:color="auto"/>
        <w:bottom w:val="none" w:sz="0" w:space="0" w:color="auto"/>
        <w:right w:val="none" w:sz="0" w:space="0" w:color="auto"/>
      </w:divBdr>
      <w:divsChild>
        <w:div w:id="1851605809">
          <w:marLeft w:val="0"/>
          <w:marRight w:val="0"/>
          <w:marTop w:val="0"/>
          <w:marBottom w:val="0"/>
          <w:divBdr>
            <w:top w:val="none" w:sz="0" w:space="0" w:color="auto"/>
            <w:left w:val="none" w:sz="0" w:space="0" w:color="auto"/>
            <w:bottom w:val="none" w:sz="0" w:space="0" w:color="auto"/>
            <w:right w:val="none" w:sz="0" w:space="0" w:color="auto"/>
          </w:divBdr>
        </w:div>
      </w:divsChild>
    </w:div>
    <w:div w:id="1233588285">
      <w:bodyDiv w:val="1"/>
      <w:marLeft w:val="0"/>
      <w:marRight w:val="0"/>
      <w:marTop w:val="0"/>
      <w:marBottom w:val="0"/>
      <w:divBdr>
        <w:top w:val="none" w:sz="0" w:space="0" w:color="auto"/>
        <w:left w:val="none" w:sz="0" w:space="0" w:color="auto"/>
        <w:bottom w:val="none" w:sz="0" w:space="0" w:color="auto"/>
        <w:right w:val="none" w:sz="0" w:space="0" w:color="auto"/>
      </w:divBdr>
      <w:divsChild>
        <w:div w:id="1847090665">
          <w:marLeft w:val="0"/>
          <w:marRight w:val="0"/>
          <w:marTop w:val="0"/>
          <w:marBottom w:val="0"/>
          <w:divBdr>
            <w:top w:val="none" w:sz="0" w:space="0" w:color="auto"/>
            <w:left w:val="none" w:sz="0" w:space="0" w:color="auto"/>
            <w:bottom w:val="none" w:sz="0" w:space="0" w:color="auto"/>
            <w:right w:val="none" w:sz="0" w:space="0" w:color="auto"/>
          </w:divBdr>
        </w:div>
      </w:divsChild>
    </w:div>
    <w:div w:id="1244677453">
      <w:bodyDiv w:val="1"/>
      <w:marLeft w:val="0"/>
      <w:marRight w:val="0"/>
      <w:marTop w:val="0"/>
      <w:marBottom w:val="0"/>
      <w:divBdr>
        <w:top w:val="none" w:sz="0" w:space="0" w:color="auto"/>
        <w:left w:val="none" w:sz="0" w:space="0" w:color="auto"/>
        <w:bottom w:val="none" w:sz="0" w:space="0" w:color="auto"/>
        <w:right w:val="none" w:sz="0" w:space="0" w:color="auto"/>
      </w:divBdr>
      <w:divsChild>
        <w:div w:id="1594701506">
          <w:marLeft w:val="0"/>
          <w:marRight w:val="0"/>
          <w:marTop w:val="0"/>
          <w:marBottom w:val="0"/>
          <w:divBdr>
            <w:top w:val="none" w:sz="0" w:space="0" w:color="auto"/>
            <w:left w:val="none" w:sz="0" w:space="0" w:color="auto"/>
            <w:bottom w:val="none" w:sz="0" w:space="0" w:color="auto"/>
            <w:right w:val="none" w:sz="0" w:space="0" w:color="auto"/>
          </w:divBdr>
        </w:div>
      </w:divsChild>
    </w:div>
    <w:div w:id="1244684057">
      <w:bodyDiv w:val="1"/>
      <w:marLeft w:val="0"/>
      <w:marRight w:val="0"/>
      <w:marTop w:val="0"/>
      <w:marBottom w:val="0"/>
      <w:divBdr>
        <w:top w:val="none" w:sz="0" w:space="0" w:color="auto"/>
        <w:left w:val="none" w:sz="0" w:space="0" w:color="auto"/>
        <w:bottom w:val="none" w:sz="0" w:space="0" w:color="auto"/>
        <w:right w:val="none" w:sz="0" w:space="0" w:color="auto"/>
      </w:divBdr>
      <w:divsChild>
        <w:div w:id="1657490045">
          <w:marLeft w:val="0"/>
          <w:marRight w:val="0"/>
          <w:marTop w:val="0"/>
          <w:marBottom w:val="0"/>
          <w:divBdr>
            <w:top w:val="none" w:sz="0" w:space="0" w:color="auto"/>
            <w:left w:val="none" w:sz="0" w:space="0" w:color="auto"/>
            <w:bottom w:val="none" w:sz="0" w:space="0" w:color="auto"/>
            <w:right w:val="none" w:sz="0" w:space="0" w:color="auto"/>
          </w:divBdr>
        </w:div>
      </w:divsChild>
    </w:div>
    <w:div w:id="1247422700">
      <w:bodyDiv w:val="1"/>
      <w:marLeft w:val="0"/>
      <w:marRight w:val="0"/>
      <w:marTop w:val="0"/>
      <w:marBottom w:val="0"/>
      <w:divBdr>
        <w:top w:val="none" w:sz="0" w:space="0" w:color="auto"/>
        <w:left w:val="none" w:sz="0" w:space="0" w:color="auto"/>
        <w:bottom w:val="none" w:sz="0" w:space="0" w:color="auto"/>
        <w:right w:val="none" w:sz="0" w:space="0" w:color="auto"/>
      </w:divBdr>
      <w:divsChild>
        <w:div w:id="1682967965">
          <w:marLeft w:val="0"/>
          <w:marRight w:val="0"/>
          <w:marTop w:val="0"/>
          <w:marBottom w:val="0"/>
          <w:divBdr>
            <w:top w:val="none" w:sz="0" w:space="0" w:color="auto"/>
            <w:left w:val="none" w:sz="0" w:space="0" w:color="auto"/>
            <w:bottom w:val="none" w:sz="0" w:space="0" w:color="auto"/>
            <w:right w:val="none" w:sz="0" w:space="0" w:color="auto"/>
          </w:divBdr>
        </w:div>
      </w:divsChild>
    </w:div>
    <w:div w:id="1249119601">
      <w:bodyDiv w:val="1"/>
      <w:marLeft w:val="0"/>
      <w:marRight w:val="0"/>
      <w:marTop w:val="0"/>
      <w:marBottom w:val="0"/>
      <w:divBdr>
        <w:top w:val="none" w:sz="0" w:space="0" w:color="auto"/>
        <w:left w:val="none" w:sz="0" w:space="0" w:color="auto"/>
        <w:bottom w:val="none" w:sz="0" w:space="0" w:color="auto"/>
        <w:right w:val="none" w:sz="0" w:space="0" w:color="auto"/>
      </w:divBdr>
      <w:divsChild>
        <w:div w:id="2143959990">
          <w:marLeft w:val="0"/>
          <w:marRight w:val="0"/>
          <w:marTop w:val="0"/>
          <w:marBottom w:val="0"/>
          <w:divBdr>
            <w:top w:val="none" w:sz="0" w:space="0" w:color="auto"/>
            <w:left w:val="none" w:sz="0" w:space="0" w:color="auto"/>
            <w:bottom w:val="none" w:sz="0" w:space="0" w:color="auto"/>
            <w:right w:val="none" w:sz="0" w:space="0" w:color="auto"/>
          </w:divBdr>
        </w:div>
      </w:divsChild>
    </w:div>
    <w:div w:id="1250043083">
      <w:bodyDiv w:val="1"/>
      <w:marLeft w:val="0"/>
      <w:marRight w:val="0"/>
      <w:marTop w:val="0"/>
      <w:marBottom w:val="0"/>
      <w:divBdr>
        <w:top w:val="none" w:sz="0" w:space="0" w:color="auto"/>
        <w:left w:val="none" w:sz="0" w:space="0" w:color="auto"/>
        <w:bottom w:val="none" w:sz="0" w:space="0" w:color="auto"/>
        <w:right w:val="none" w:sz="0" w:space="0" w:color="auto"/>
      </w:divBdr>
      <w:divsChild>
        <w:div w:id="1930654106">
          <w:marLeft w:val="0"/>
          <w:marRight w:val="0"/>
          <w:marTop w:val="0"/>
          <w:marBottom w:val="0"/>
          <w:divBdr>
            <w:top w:val="none" w:sz="0" w:space="0" w:color="auto"/>
            <w:left w:val="none" w:sz="0" w:space="0" w:color="auto"/>
            <w:bottom w:val="none" w:sz="0" w:space="0" w:color="auto"/>
            <w:right w:val="none" w:sz="0" w:space="0" w:color="auto"/>
          </w:divBdr>
        </w:div>
      </w:divsChild>
    </w:div>
    <w:div w:id="1250196387">
      <w:bodyDiv w:val="1"/>
      <w:marLeft w:val="0"/>
      <w:marRight w:val="0"/>
      <w:marTop w:val="0"/>
      <w:marBottom w:val="0"/>
      <w:divBdr>
        <w:top w:val="none" w:sz="0" w:space="0" w:color="auto"/>
        <w:left w:val="none" w:sz="0" w:space="0" w:color="auto"/>
        <w:bottom w:val="none" w:sz="0" w:space="0" w:color="auto"/>
        <w:right w:val="none" w:sz="0" w:space="0" w:color="auto"/>
      </w:divBdr>
      <w:divsChild>
        <w:div w:id="1884714518">
          <w:marLeft w:val="0"/>
          <w:marRight w:val="0"/>
          <w:marTop w:val="0"/>
          <w:marBottom w:val="0"/>
          <w:divBdr>
            <w:top w:val="none" w:sz="0" w:space="0" w:color="auto"/>
            <w:left w:val="none" w:sz="0" w:space="0" w:color="auto"/>
            <w:bottom w:val="none" w:sz="0" w:space="0" w:color="auto"/>
            <w:right w:val="none" w:sz="0" w:space="0" w:color="auto"/>
          </w:divBdr>
        </w:div>
      </w:divsChild>
    </w:div>
    <w:div w:id="1253662571">
      <w:bodyDiv w:val="1"/>
      <w:marLeft w:val="0"/>
      <w:marRight w:val="0"/>
      <w:marTop w:val="0"/>
      <w:marBottom w:val="0"/>
      <w:divBdr>
        <w:top w:val="none" w:sz="0" w:space="0" w:color="auto"/>
        <w:left w:val="none" w:sz="0" w:space="0" w:color="auto"/>
        <w:bottom w:val="none" w:sz="0" w:space="0" w:color="auto"/>
        <w:right w:val="none" w:sz="0" w:space="0" w:color="auto"/>
      </w:divBdr>
      <w:divsChild>
        <w:div w:id="62262425">
          <w:marLeft w:val="0"/>
          <w:marRight w:val="0"/>
          <w:marTop w:val="0"/>
          <w:marBottom w:val="0"/>
          <w:divBdr>
            <w:top w:val="none" w:sz="0" w:space="0" w:color="auto"/>
            <w:left w:val="none" w:sz="0" w:space="0" w:color="auto"/>
            <w:bottom w:val="none" w:sz="0" w:space="0" w:color="auto"/>
            <w:right w:val="none" w:sz="0" w:space="0" w:color="auto"/>
          </w:divBdr>
        </w:div>
      </w:divsChild>
    </w:div>
    <w:div w:id="1254243904">
      <w:bodyDiv w:val="1"/>
      <w:marLeft w:val="0"/>
      <w:marRight w:val="0"/>
      <w:marTop w:val="0"/>
      <w:marBottom w:val="0"/>
      <w:divBdr>
        <w:top w:val="none" w:sz="0" w:space="0" w:color="auto"/>
        <w:left w:val="none" w:sz="0" w:space="0" w:color="auto"/>
        <w:bottom w:val="none" w:sz="0" w:space="0" w:color="auto"/>
        <w:right w:val="none" w:sz="0" w:space="0" w:color="auto"/>
      </w:divBdr>
      <w:divsChild>
        <w:div w:id="1173107537">
          <w:marLeft w:val="0"/>
          <w:marRight w:val="0"/>
          <w:marTop w:val="0"/>
          <w:marBottom w:val="0"/>
          <w:divBdr>
            <w:top w:val="none" w:sz="0" w:space="0" w:color="auto"/>
            <w:left w:val="none" w:sz="0" w:space="0" w:color="auto"/>
            <w:bottom w:val="none" w:sz="0" w:space="0" w:color="auto"/>
            <w:right w:val="none" w:sz="0" w:space="0" w:color="auto"/>
          </w:divBdr>
        </w:div>
      </w:divsChild>
    </w:div>
    <w:div w:id="1256548142">
      <w:bodyDiv w:val="1"/>
      <w:marLeft w:val="0"/>
      <w:marRight w:val="0"/>
      <w:marTop w:val="0"/>
      <w:marBottom w:val="0"/>
      <w:divBdr>
        <w:top w:val="none" w:sz="0" w:space="0" w:color="auto"/>
        <w:left w:val="none" w:sz="0" w:space="0" w:color="auto"/>
        <w:bottom w:val="none" w:sz="0" w:space="0" w:color="auto"/>
        <w:right w:val="none" w:sz="0" w:space="0" w:color="auto"/>
      </w:divBdr>
      <w:divsChild>
        <w:div w:id="160660524">
          <w:marLeft w:val="0"/>
          <w:marRight w:val="0"/>
          <w:marTop w:val="0"/>
          <w:marBottom w:val="0"/>
          <w:divBdr>
            <w:top w:val="none" w:sz="0" w:space="0" w:color="auto"/>
            <w:left w:val="none" w:sz="0" w:space="0" w:color="auto"/>
            <w:bottom w:val="none" w:sz="0" w:space="0" w:color="auto"/>
            <w:right w:val="none" w:sz="0" w:space="0" w:color="auto"/>
          </w:divBdr>
        </w:div>
      </w:divsChild>
    </w:div>
    <w:div w:id="1259824184">
      <w:bodyDiv w:val="1"/>
      <w:marLeft w:val="0"/>
      <w:marRight w:val="0"/>
      <w:marTop w:val="0"/>
      <w:marBottom w:val="0"/>
      <w:divBdr>
        <w:top w:val="none" w:sz="0" w:space="0" w:color="auto"/>
        <w:left w:val="none" w:sz="0" w:space="0" w:color="auto"/>
        <w:bottom w:val="none" w:sz="0" w:space="0" w:color="auto"/>
        <w:right w:val="none" w:sz="0" w:space="0" w:color="auto"/>
      </w:divBdr>
      <w:divsChild>
        <w:div w:id="116875169">
          <w:marLeft w:val="0"/>
          <w:marRight w:val="0"/>
          <w:marTop w:val="0"/>
          <w:marBottom w:val="0"/>
          <w:divBdr>
            <w:top w:val="none" w:sz="0" w:space="0" w:color="auto"/>
            <w:left w:val="none" w:sz="0" w:space="0" w:color="auto"/>
            <w:bottom w:val="none" w:sz="0" w:space="0" w:color="auto"/>
            <w:right w:val="none" w:sz="0" w:space="0" w:color="auto"/>
          </w:divBdr>
        </w:div>
      </w:divsChild>
    </w:div>
    <w:div w:id="1260525209">
      <w:bodyDiv w:val="1"/>
      <w:marLeft w:val="0"/>
      <w:marRight w:val="0"/>
      <w:marTop w:val="0"/>
      <w:marBottom w:val="0"/>
      <w:divBdr>
        <w:top w:val="none" w:sz="0" w:space="0" w:color="auto"/>
        <w:left w:val="none" w:sz="0" w:space="0" w:color="auto"/>
        <w:bottom w:val="none" w:sz="0" w:space="0" w:color="auto"/>
        <w:right w:val="none" w:sz="0" w:space="0" w:color="auto"/>
      </w:divBdr>
      <w:divsChild>
        <w:div w:id="1465585680">
          <w:marLeft w:val="0"/>
          <w:marRight w:val="0"/>
          <w:marTop w:val="0"/>
          <w:marBottom w:val="0"/>
          <w:divBdr>
            <w:top w:val="none" w:sz="0" w:space="0" w:color="auto"/>
            <w:left w:val="none" w:sz="0" w:space="0" w:color="auto"/>
            <w:bottom w:val="none" w:sz="0" w:space="0" w:color="auto"/>
            <w:right w:val="none" w:sz="0" w:space="0" w:color="auto"/>
          </w:divBdr>
        </w:div>
      </w:divsChild>
    </w:div>
    <w:div w:id="1270967627">
      <w:bodyDiv w:val="1"/>
      <w:marLeft w:val="0"/>
      <w:marRight w:val="0"/>
      <w:marTop w:val="0"/>
      <w:marBottom w:val="0"/>
      <w:divBdr>
        <w:top w:val="none" w:sz="0" w:space="0" w:color="auto"/>
        <w:left w:val="none" w:sz="0" w:space="0" w:color="auto"/>
        <w:bottom w:val="none" w:sz="0" w:space="0" w:color="auto"/>
        <w:right w:val="none" w:sz="0" w:space="0" w:color="auto"/>
      </w:divBdr>
      <w:divsChild>
        <w:div w:id="1592815749">
          <w:marLeft w:val="0"/>
          <w:marRight w:val="0"/>
          <w:marTop w:val="0"/>
          <w:marBottom w:val="0"/>
          <w:divBdr>
            <w:top w:val="none" w:sz="0" w:space="0" w:color="auto"/>
            <w:left w:val="none" w:sz="0" w:space="0" w:color="auto"/>
            <w:bottom w:val="none" w:sz="0" w:space="0" w:color="auto"/>
            <w:right w:val="none" w:sz="0" w:space="0" w:color="auto"/>
          </w:divBdr>
        </w:div>
      </w:divsChild>
    </w:div>
    <w:div w:id="1273174833">
      <w:bodyDiv w:val="1"/>
      <w:marLeft w:val="0"/>
      <w:marRight w:val="0"/>
      <w:marTop w:val="0"/>
      <w:marBottom w:val="0"/>
      <w:divBdr>
        <w:top w:val="none" w:sz="0" w:space="0" w:color="auto"/>
        <w:left w:val="none" w:sz="0" w:space="0" w:color="auto"/>
        <w:bottom w:val="none" w:sz="0" w:space="0" w:color="auto"/>
        <w:right w:val="none" w:sz="0" w:space="0" w:color="auto"/>
      </w:divBdr>
      <w:divsChild>
        <w:div w:id="213935386">
          <w:marLeft w:val="0"/>
          <w:marRight w:val="0"/>
          <w:marTop w:val="0"/>
          <w:marBottom w:val="0"/>
          <w:divBdr>
            <w:top w:val="none" w:sz="0" w:space="0" w:color="auto"/>
            <w:left w:val="none" w:sz="0" w:space="0" w:color="auto"/>
            <w:bottom w:val="none" w:sz="0" w:space="0" w:color="auto"/>
            <w:right w:val="none" w:sz="0" w:space="0" w:color="auto"/>
          </w:divBdr>
        </w:div>
      </w:divsChild>
    </w:div>
    <w:div w:id="1276904214">
      <w:bodyDiv w:val="1"/>
      <w:marLeft w:val="0"/>
      <w:marRight w:val="0"/>
      <w:marTop w:val="0"/>
      <w:marBottom w:val="0"/>
      <w:divBdr>
        <w:top w:val="none" w:sz="0" w:space="0" w:color="auto"/>
        <w:left w:val="none" w:sz="0" w:space="0" w:color="auto"/>
        <w:bottom w:val="none" w:sz="0" w:space="0" w:color="auto"/>
        <w:right w:val="none" w:sz="0" w:space="0" w:color="auto"/>
      </w:divBdr>
      <w:divsChild>
        <w:div w:id="302345929">
          <w:marLeft w:val="0"/>
          <w:marRight w:val="0"/>
          <w:marTop w:val="0"/>
          <w:marBottom w:val="0"/>
          <w:divBdr>
            <w:top w:val="none" w:sz="0" w:space="0" w:color="auto"/>
            <w:left w:val="none" w:sz="0" w:space="0" w:color="auto"/>
            <w:bottom w:val="none" w:sz="0" w:space="0" w:color="auto"/>
            <w:right w:val="none" w:sz="0" w:space="0" w:color="auto"/>
          </w:divBdr>
        </w:div>
      </w:divsChild>
    </w:div>
    <w:div w:id="1278028706">
      <w:bodyDiv w:val="1"/>
      <w:marLeft w:val="0"/>
      <w:marRight w:val="0"/>
      <w:marTop w:val="0"/>
      <w:marBottom w:val="0"/>
      <w:divBdr>
        <w:top w:val="none" w:sz="0" w:space="0" w:color="auto"/>
        <w:left w:val="none" w:sz="0" w:space="0" w:color="auto"/>
        <w:bottom w:val="none" w:sz="0" w:space="0" w:color="auto"/>
        <w:right w:val="none" w:sz="0" w:space="0" w:color="auto"/>
      </w:divBdr>
      <w:divsChild>
        <w:div w:id="1534924783">
          <w:marLeft w:val="0"/>
          <w:marRight w:val="0"/>
          <w:marTop w:val="0"/>
          <w:marBottom w:val="0"/>
          <w:divBdr>
            <w:top w:val="none" w:sz="0" w:space="0" w:color="auto"/>
            <w:left w:val="none" w:sz="0" w:space="0" w:color="auto"/>
            <w:bottom w:val="none" w:sz="0" w:space="0" w:color="auto"/>
            <w:right w:val="none" w:sz="0" w:space="0" w:color="auto"/>
          </w:divBdr>
        </w:div>
      </w:divsChild>
    </w:div>
    <w:div w:id="1282834209">
      <w:bodyDiv w:val="1"/>
      <w:marLeft w:val="0"/>
      <w:marRight w:val="0"/>
      <w:marTop w:val="0"/>
      <w:marBottom w:val="0"/>
      <w:divBdr>
        <w:top w:val="none" w:sz="0" w:space="0" w:color="auto"/>
        <w:left w:val="none" w:sz="0" w:space="0" w:color="auto"/>
        <w:bottom w:val="none" w:sz="0" w:space="0" w:color="auto"/>
        <w:right w:val="none" w:sz="0" w:space="0" w:color="auto"/>
      </w:divBdr>
      <w:divsChild>
        <w:div w:id="2086103066">
          <w:marLeft w:val="0"/>
          <w:marRight w:val="0"/>
          <w:marTop w:val="0"/>
          <w:marBottom w:val="0"/>
          <w:divBdr>
            <w:top w:val="none" w:sz="0" w:space="0" w:color="auto"/>
            <w:left w:val="none" w:sz="0" w:space="0" w:color="auto"/>
            <w:bottom w:val="none" w:sz="0" w:space="0" w:color="auto"/>
            <w:right w:val="none" w:sz="0" w:space="0" w:color="auto"/>
          </w:divBdr>
        </w:div>
      </w:divsChild>
    </w:div>
    <w:div w:id="1284924401">
      <w:bodyDiv w:val="1"/>
      <w:marLeft w:val="0"/>
      <w:marRight w:val="0"/>
      <w:marTop w:val="0"/>
      <w:marBottom w:val="0"/>
      <w:divBdr>
        <w:top w:val="none" w:sz="0" w:space="0" w:color="auto"/>
        <w:left w:val="none" w:sz="0" w:space="0" w:color="auto"/>
        <w:bottom w:val="none" w:sz="0" w:space="0" w:color="auto"/>
        <w:right w:val="none" w:sz="0" w:space="0" w:color="auto"/>
      </w:divBdr>
      <w:divsChild>
        <w:div w:id="389234277">
          <w:marLeft w:val="0"/>
          <w:marRight w:val="0"/>
          <w:marTop w:val="0"/>
          <w:marBottom w:val="0"/>
          <w:divBdr>
            <w:top w:val="none" w:sz="0" w:space="0" w:color="auto"/>
            <w:left w:val="none" w:sz="0" w:space="0" w:color="auto"/>
            <w:bottom w:val="none" w:sz="0" w:space="0" w:color="auto"/>
            <w:right w:val="none" w:sz="0" w:space="0" w:color="auto"/>
          </w:divBdr>
        </w:div>
      </w:divsChild>
    </w:div>
    <w:div w:id="1286540367">
      <w:bodyDiv w:val="1"/>
      <w:marLeft w:val="0"/>
      <w:marRight w:val="0"/>
      <w:marTop w:val="0"/>
      <w:marBottom w:val="0"/>
      <w:divBdr>
        <w:top w:val="none" w:sz="0" w:space="0" w:color="auto"/>
        <w:left w:val="none" w:sz="0" w:space="0" w:color="auto"/>
        <w:bottom w:val="none" w:sz="0" w:space="0" w:color="auto"/>
        <w:right w:val="none" w:sz="0" w:space="0" w:color="auto"/>
      </w:divBdr>
      <w:divsChild>
        <w:div w:id="1209494564">
          <w:marLeft w:val="0"/>
          <w:marRight w:val="0"/>
          <w:marTop w:val="0"/>
          <w:marBottom w:val="0"/>
          <w:divBdr>
            <w:top w:val="none" w:sz="0" w:space="0" w:color="auto"/>
            <w:left w:val="none" w:sz="0" w:space="0" w:color="auto"/>
            <w:bottom w:val="none" w:sz="0" w:space="0" w:color="auto"/>
            <w:right w:val="none" w:sz="0" w:space="0" w:color="auto"/>
          </w:divBdr>
        </w:div>
      </w:divsChild>
    </w:div>
    <w:div w:id="1289242380">
      <w:bodyDiv w:val="1"/>
      <w:marLeft w:val="0"/>
      <w:marRight w:val="0"/>
      <w:marTop w:val="0"/>
      <w:marBottom w:val="0"/>
      <w:divBdr>
        <w:top w:val="none" w:sz="0" w:space="0" w:color="auto"/>
        <w:left w:val="none" w:sz="0" w:space="0" w:color="auto"/>
        <w:bottom w:val="none" w:sz="0" w:space="0" w:color="auto"/>
        <w:right w:val="none" w:sz="0" w:space="0" w:color="auto"/>
      </w:divBdr>
      <w:divsChild>
        <w:div w:id="221990893">
          <w:marLeft w:val="0"/>
          <w:marRight w:val="0"/>
          <w:marTop w:val="0"/>
          <w:marBottom w:val="0"/>
          <w:divBdr>
            <w:top w:val="none" w:sz="0" w:space="0" w:color="auto"/>
            <w:left w:val="none" w:sz="0" w:space="0" w:color="auto"/>
            <w:bottom w:val="none" w:sz="0" w:space="0" w:color="auto"/>
            <w:right w:val="none" w:sz="0" w:space="0" w:color="auto"/>
          </w:divBdr>
        </w:div>
      </w:divsChild>
    </w:div>
    <w:div w:id="1291134094">
      <w:bodyDiv w:val="1"/>
      <w:marLeft w:val="0"/>
      <w:marRight w:val="0"/>
      <w:marTop w:val="0"/>
      <w:marBottom w:val="0"/>
      <w:divBdr>
        <w:top w:val="none" w:sz="0" w:space="0" w:color="auto"/>
        <w:left w:val="none" w:sz="0" w:space="0" w:color="auto"/>
        <w:bottom w:val="none" w:sz="0" w:space="0" w:color="auto"/>
        <w:right w:val="none" w:sz="0" w:space="0" w:color="auto"/>
      </w:divBdr>
      <w:divsChild>
        <w:div w:id="2042705535">
          <w:marLeft w:val="0"/>
          <w:marRight w:val="0"/>
          <w:marTop w:val="0"/>
          <w:marBottom w:val="0"/>
          <w:divBdr>
            <w:top w:val="none" w:sz="0" w:space="0" w:color="auto"/>
            <w:left w:val="none" w:sz="0" w:space="0" w:color="auto"/>
            <w:bottom w:val="none" w:sz="0" w:space="0" w:color="auto"/>
            <w:right w:val="none" w:sz="0" w:space="0" w:color="auto"/>
          </w:divBdr>
        </w:div>
      </w:divsChild>
    </w:div>
    <w:div w:id="1294746459">
      <w:bodyDiv w:val="1"/>
      <w:marLeft w:val="0"/>
      <w:marRight w:val="0"/>
      <w:marTop w:val="0"/>
      <w:marBottom w:val="0"/>
      <w:divBdr>
        <w:top w:val="none" w:sz="0" w:space="0" w:color="auto"/>
        <w:left w:val="none" w:sz="0" w:space="0" w:color="auto"/>
        <w:bottom w:val="none" w:sz="0" w:space="0" w:color="auto"/>
        <w:right w:val="none" w:sz="0" w:space="0" w:color="auto"/>
      </w:divBdr>
      <w:divsChild>
        <w:div w:id="2145852119">
          <w:marLeft w:val="0"/>
          <w:marRight w:val="0"/>
          <w:marTop w:val="0"/>
          <w:marBottom w:val="0"/>
          <w:divBdr>
            <w:top w:val="none" w:sz="0" w:space="0" w:color="auto"/>
            <w:left w:val="none" w:sz="0" w:space="0" w:color="auto"/>
            <w:bottom w:val="none" w:sz="0" w:space="0" w:color="auto"/>
            <w:right w:val="none" w:sz="0" w:space="0" w:color="auto"/>
          </w:divBdr>
        </w:div>
      </w:divsChild>
    </w:div>
    <w:div w:id="1297560848">
      <w:bodyDiv w:val="1"/>
      <w:marLeft w:val="0"/>
      <w:marRight w:val="0"/>
      <w:marTop w:val="0"/>
      <w:marBottom w:val="0"/>
      <w:divBdr>
        <w:top w:val="none" w:sz="0" w:space="0" w:color="auto"/>
        <w:left w:val="none" w:sz="0" w:space="0" w:color="auto"/>
        <w:bottom w:val="none" w:sz="0" w:space="0" w:color="auto"/>
        <w:right w:val="none" w:sz="0" w:space="0" w:color="auto"/>
      </w:divBdr>
      <w:divsChild>
        <w:div w:id="1127165777">
          <w:marLeft w:val="0"/>
          <w:marRight w:val="0"/>
          <w:marTop w:val="0"/>
          <w:marBottom w:val="0"/>
          <w:divBdr>
            <w:top w:val="none" w:sz="0" w:space="0" w:color="auto"/>
            <w:left w:val="none" w:sz="0" w:space="0" w:color="auto"/>
            <w:bottom w:val="none" w:sz="0" w:space="0" w:color="auto"/>
            <w:right w:val="none" w:sz="0" w:space="0" w:color="auto"/>
          </w:divBdr>
        </w:div>
      </w:divsChild>
    </w:div>
    <w:div w:id="1301693490">
      <w:bodyDiv w:val="1"/>
      <w:marLeft w:val="0"/>
      <w:marRight w:val="0"/>
      <w:marTop w:val="0"/>
      <w:marBottom w:val="0"/>
      <w:divBdr>
        <w:top w:val="none" w:sz="0" w:space="0" w:color="auto"/>
        <w:left w:val="none" w:sz="0" w:space="0" w:color="auto"/>
        <w:bottom w:val="none" w:sz="0" w:space="0" w:color="auto"/>
        <w:right w:val="none" w:sz="0" w:space="0" w:color="auto"/>
      </w:divBdr>
      <w:divsChild>
        <w:div w:id="469253887">
          <w:marLeft w:val="0"/>
          <w:marRight w:val="0"/>
          <w:marTop w:val="0"/>
          <w:marBottom w:val="0"/>
          <w:divBdr>
            <w:top w:val="none" w:sz="0" w:space="0" w:color="auto"/>
            <w:left w:val="none" w:sz="0" w:space="0" w:color="auto"/>
            <w:bottom w:val="none" w:sz="0" w:space="0" w:color="auto"/>
            <w:right w:val="none" w:sz="0" w:space="0" w:color="auto"/>
          </w:divBdr>
        </w:div>
      </w:divsChild>
    </w:div>
    <w:div w:id="1302079291">
      <w:bodyDiv w:val="1"/>
      <w:marLeft w:val="0"/>
      <w:marRight w:val="0"/>
      <w:marTop w:val="0"/>
      <w:marBottom w:val="0"/>
      <w:divBdr>
        <w:top w:val="none" w:sz="0" w:space="0" w:color="auto"/>
        <w:left w:val="none" w:sz="0" w:space="0" w:color="auto"/>
        <w:bottom w:val="none" w:sz="0" w:space="0" w:color="auto"/>
        <w:right w:val="none" w:sz="0" w:space="0" w:color="auto"/>
      </w:divBdr>
      <w:divsChild>
        <w:div w:id="1997219835">
          <w:marLeft w:val="0"/>
          <w:marRight w:val="0"/>
          <w:marTop w:val="0"/>
          <w:marBottom w:val="0"/>
          <w:divBdr>
            <w:top w:val="none" w:sz="0" w:space="0" w:color="auto"/>
            <w:left w:val="none" w:sz="0" w:space="0" w:color="auto"/>
            <w:bottom w:val="none" w:sz="0" w:space="0" w:color="auto"/>
            <w:right w:val="none" w:sz="0" w:space="0" w:color="auto"/>
          </w:divBdr>
        </w:div>
      </w:divsChild>
    </w:div>
    <w:div w:id="1302228874">
      <w:bodyDiv w:val="1"/>
      <w:marLeft w:val="0"/>
      <w:marRight w:val="0"/>
      <w:marTop w:val="0"/>
      <w:marBottom w:val="0"/>
      <w:divBdr>
        <w:top w:val="none" w:sz="0" w:space="0" w:color="auto"/>
        <w:left w:val="none" w:sz="0" w:space="0" w:color="auto"/>
        <w:bottom w:val="none" w:sz="0" w:space="0" w:color="auto"/>
        <w:right w:val="none" w:sz="0" w:space="0" w:color="auto"/>
      </w:divBdr>
      <w:divsChild>
        <w:div w:id="742534392">
          <w:marLeft w:val="0"/>
          <w:marRight w:val="0"/>
          <w:marTop w:val="0"/>
          <w:marBottom w:val="0"/>
          <w:divBdr>
            <w:top w:val="none" w:sz="0" w:space="0" w:color="auto"/>
            <w:left w:val="none" w:sz="0" w:space="0" w:color="auto"/>
            <w:bottom w:val="none" w:sz="0" w:space="0" w:color="auto"/>
            <w:right w:val="none" w:sz="0" w:space="0" w:color="auto"/>
          </w:divBdr>
        </w:div>
      </w:divsChild>
    </w:div>
    <w:div w:id="1304000510">
      <w:bodyDiv w:val="1"/>
      <w:marLeft w:val="0"/>
      <w:marRight w:val="0"/>
      <w:marTop w:val="0"/>
      <w:marBottom w:val="0"/>
      <w:divBdr>
        <w:top w:val="none" w:sz="0" w:space="0" w:color="auto"/>
        <w:left w:val="none" w:sz="0" w:space="0" w:color="auto"/>
        <w:bottom w:val="none" w:sz="0" w:space="0" w:color="auto"/>
        <w:right w:val="none" w:sz="0" w:space="0" w:color="auto"/>
      </w:divBdr>
      <w:divsChild>
        <w:div w:id="350375266">
          <w:marLeft w:val="0"/>
          <w:marRight w:val="0"/>
          <w:marTop w:val="0"/>
          <w:marBottom w:val="0"/>
          <w:divBdr>
            <w:top w:val="none" w:sz="0" w:space="0" w:color="auto"/>
            <w:left w:val="none" w:sz="0" w:space="0" w:color="auto"/>
            <w:bottom w:val="none" w:sz="0" w:space="0" w:color="auto"/>
            <w:right w:val="none" w:sz="0" w:space="0" w:color="auto"/>
          </w:divBdr>
        </w:div>
      </w:divsChild>
    </w:div>
    <w:div w:id="1307510951">
      <w:bodyDiv w:val="1"/>
      <w:marLeft w:val="0"/>
      <w:marRight w:val="0"/>
      <w:marTop w:val="0"/>
      <w:marBottom w:val="0"/>
      <w:divBdr>
        <w:top w:val="none" w:sz="0" w:space="0" w:color="auto"/>
        <w:left w:val="none" w:sz="0" w:space="0" w:color="auto"/>
        <w:bottom w:val="none" w:sz="0" w:space="0" w:color="auto"/>
        <w:right w:val="none" w:sz="0" w:space="0" w:color="auto"/>
      </w:divBdr>
      <w:divsChild>
        <w:div w:id="978341201">
          <w:marLeft w:val="0"/>
          <w:marRight w:val="0"/>
          <w:marTop w:val="0"/>
          <w:marBottom w:val="0"/>
          <w:divBdr>
            <w:top w:val="none" w:sz="0" w:space="0" w:color="auto"/>
            <w:left w:val="none" w:sz="0" w:space="0" w:color="auto"/>
            <w:bottom w:val="none" w:sz="0" w:space="0" w:color="auto"/>
            <w:right w:val="none" w:sz="0" w:space="0" w:color="auto"/>
          </w:divBdr>
        </w:div>
      </w:divsChild>
    </w:div>
    <w:div w:id="1309440588">
      <w:bodyDiv w:val="1"/>
      <w:marLeft w:val="0"/>
      <w:marRight w:val="0"/>
      <w:marTop w:val="0"/>
      <w:marBottom w:val="0"/>
      <w:divBdr>
        <w:top w:val="none" w:sz="0" w:space="0" w:color="auto"/>
        <w:left w:val="none" w:sz="0" w:space="0" w:color="auto"/>
        <w:bottom w:val="none" w:sz="0" w:space="0" w:color="auto"/>
        <w:right w:val="none" w:sz="0" w:space="0" w:color="auto"/>
      </w:divBdr>
      <w:divsChild>
        <w:div w:id="1211919259">
          <w:marLeft w:val="0"/>
          <w:marRight w:val="0"/>
          <w:marTop w:val="0"/>
          <w:marBottom w:val="0"/>
          <w:divBdr>
            <w:top w:val="none" w:sz="0" w:space="0" w:color="auto"/>
            <w:left w:val="none" w:sz="0" w:space="0" w:color="auto"/>
            <w:bottom w:val="none" w:sz="0" w:space="0" w:color="auto"/>
            <w:right w:val="none" w:sz="0" w:space="0" w:color="auto"/>
          </w:divBdr>
        </w:div>
      </w:divsChild>
    </w:div>
    <w:div w:id="1309937314">
      <w:bodyDiv w:val="1"/>
      <w:marLeft w:val="0"/>
      <w:marRight w:val="0"/>
      <w:marTop w:val="0"/>
      <w:marBottom w:val="0"/>
      <w:divBdr>
        <w:top w:val="none" w:sz="0" w:space="0" w:color="auto"/>
        <w:left w:val="none" w:sz="0" w:space="0" w:color="auto"/>
        <w:bottom w:val="none" w:sz="0" w:space="0" w:color="auto"/>
        <w:right w:val="none" w:sz="0" w:space="0" w:color="auto"/>
      </w:divBdr>
      <w:divsChild>
        <w:div w:id="2100785879">
          <w:marLeft w:val="0"/>
          <w:marRight w:val="0"/>
          <w:marTop w:val="0"/>
          <w:marBottom w:val="0"/>
          <w:divBdr>
            <w:top w:val="none" w:sz="0" w:space="0" w:color="auto"/>
            <w:left w:val="none" w:sz="0" w:space="0" w:color="auto"/>
            <w:bottom w:val="none" w:sz="0" w:space="0" w:color="auto"/>
            <w:right w:val="none" w:sz="0" w:space="0" w:color="auto"/>
          </w:divBdr>
        </w:div>
      </w:divsChild>
    </w:div>
    <w:div w:id="1316490454">
      <w:bodyDiv w:val="1"/>
      <w:marLeft w:val="0"/>
      <w:marRight w:val="0"/>
      <w:marTop w:val="0"/>
      <w:marBottom w:val="0"/>
      <w:divBdr>
        <w:top w:val="none" w:sz="0" w:space="0" w:color="auto"/>
        <w:left w:val="none" w:sz="0" w:space="0" w:color="auto"/>
        <w:bottom w:val="none" w:sz="0" w:space="0" w:color="auto"/>
        <w:right w:val="none" w:sz="0" w:space="0" w:color="auto"/>
      </w:divBdr>
      <w:divsChild>
        <w:div w:id="1728340674">
          <w:marLeft w:val="0"/>
          <w:marRight w:val="0"/>
          <w:marTop w:val="0"/>
          <w:marBottom w:val="0"/>
          <w:divBdr>
            <w:top w:val="none" w:sz="0" w:space="0" w:color="auto"/>
            <w:left w:val="none" w:sz="0" w:space="0" w:color="auto"/>
            <w:bottom w:val="none" w:sz="0" w:space="0" w:color="auto"/>
            <w:right w:val="none" w:sz="0" w:space="0" w:color="auto"/>
          </w:divBdr>
        </w:div>
      </w:divsChild>
    </w:div>
    <w:div w:id="1319725648">
      <w:bodyDiv w:val="1"/>
      <w:marLeft w:val="0"/>
      <w:marRight w:val="0"/>
      <w:marTop w:val="0"/>
      <w:marBottom w:val="0"/>
      <w:divBdr>
        <w:top w:val="none" w:sz="0" w:space="0" w:color="auto"/>
        <w:left w:val="none" w:sz="0" w:space="0" w:color="auto"/>
        <w:bottom w:val="none" w:sz="0" w:space="0" w:color="auto"/>
        <w:right w:val="none" w:sz="0" w:space="0" w:color="auto"/>
      </w:divBdr>
      <w:divsChild>
        <w:div w:id="2086367916">
          <w:marLeft w:val="0"/>
          <w:marRight w:val="0"/>
          <w:marTop w:val="0"/>
          <w:marBottom w:val="0"/>
          <w:divBdr>
            <w:top w:val="none" w:sz="0" w:space="0" w:color="auto"/>
            <w:left w:val="none" w:sz="0" w:space="0" w:color="auto"/>
            <w:bottom w:val="none" w:sz="0" w:space="0" w:color="auto"/>
            <w:right w:val="none" w:sz="0" w:space="0" w:color="auto"/>
          </w:divBdr>
        </w:div>
      </w:divsChild>
    </w:div>
    <w:div w:id="1322150303">
      <w:bodyDiv w:val="1"/>
      <w:marLeft w:val="0"/>
      <w:marRight w:val="0"/>
      <w:marTop w:val="0"/>
      <w:marBottom w:val="0"/>
      <w:divBdr>
        <w:top w:val="none" w:sz="0" w:space="0" w:color="auto"/>
        <w:left w:val="none" w:sz="0" w:space="0" w:color="auto"/>
        <w:bottom w:val="none" w:sz="0" w:space="0" w:color="auto"/>
        <w:right w:val="none" w:sz="0" w:space="0" w:color="auto"/>
      </w:divBdr>
      <w:divsChild>
        <w:div w:id="1828476536">
          <w:marLeft w:val="0"/>
          <w:marRight w:val="0"/>
          <w:marTop w:val="0"/>
          <w:marBottom w:val="0"/>
          <w:divBdr>
            <w:top w:val="none" w:sz="0" w:space="0" w:color="auto"/>
            <w:left w:val="none" w:sz="0" w:space="0" w:color="auto"/>
            <w:bottom w:val="none" w:sz="0" w:space="0" w:color="auto"/>
            <w:right w:val="none" w:sz="0" w:space="0" w:color="auto"/>
          </w:divBdr>
        </w:div>
      </w:divsChild>
    </w:div>
    <w:div w:id="1323854722">
      <w:bodyDiv w:val="1"/>
      <w:marLeft w:val="0"/>
      <w:marRight w:val="0"/>
      <w:marTop w:val="0"/>
      <w:marBottom w:val="0"/>
      <w:divBdr>
        <w:top w:val="none" w:sz="0" w:space="0" w:color="auto"/>
        <w:left w:val="none" w:sz="0" w:space="0" w:color="auto"/>
        <w:bottom w:val="none" w:sz="0" w:space="0" w:color="auto"/>
        <w:right w:val="none" w:sz="0" w:space="0" w:color="auto"/>
      </w:divBdr>
      <w:divsChild>
        <w:div w:id="407313949">
          <w:marLeft w:val="0"/>
          <w:marRight w:val="0"/>
          <w:marTop w:val="0"/>
          <w:marBottom w:val="0"/>
          <w:divBdr>
            <w:top w:val="none" w:sz="0" w:space="0" w:color="auto"/>
            <w:left w:val="none" w:sz="0" w:space="0" w:color="auto"/>
            <w:bottom w:val="none" w:sz="0" w:space="0" w:color="auto"/>
            <w:right w:val="none" w:sz="0" w:space="0" w:color="auto"/>
          </w:divBdr>
        </w:div>
      </w:divsChild>
    </w:div>
    <w:div w:id="1328287876">
      <w:bodyDiv w:val="1"/>
      <w:marLeft w:val="0"/>
      <w:marRight w:val="0"/>
      <w:marTop w:val="0"/>
      <w:marBottom w:val="0"/>
      <w:divBdr>
        <w:top w:val="none" w:sz="0" w:space="0" w:color="auto"/>
        <w:left w:val="none" w:sz="0" w:space="0" w:color="auto"/>
        <w:bottom w:val="none" w:sz="0" w:space="0" w:color="auto"/>
        <w:right w:val="none" w:sz="0" w:space="0" w:color="auto"/>
      </w:divBdr>
      <w:divsChild>
        <w:div w:id="428895585">
          <w:marLeft w:val="0"/>
          <w:marRight w:val="0"/>
          <w:marTop w:val="0"/>
          <w:marBottom w:val="0"/>
          <w:divBdr>
            <w:top w:val="none" w:sz="0" w:space="0" w:color="auto"/>
            <w:left w:val="none" w:sz="0" w:space="0" w:color="auto"/>
            <w:bottom w:val="none" w:sz="0" w:space="0" w:color="auto"/>
            <w:right w:val="none" w:sz="0" w:space="0" w:color="auto"/>
          </w:divBdr>
        </w:div>
      </w:divsChild>
    </w:div>
    <w:div w:id="1334065915">
      <w:bodyDiv w:val="1"/>
      <w:marLeft w:val="0"/>
      <w:marRight w:val="0"/>
      <w:marTop w:val="0"/>
      <w:marBottom w:val="0"/>
      <w:divBdr>
        <w:top w:val="none" w:sz="0" w:space="0" w:color="auto"/>
        <w:left w:val="none" w:sz="0" w:space="0" w:color="auto"/>
        <w:bottom w:val="none" w:sz="0" w:space="0" w:color="auto"/>
        <w:right w:val="none" w:sz="0" w:space="0" w:color="auto"/>
      </w:divBdr>
      <w:divsChild>
        <w:div w:id="934097645">
          <w:marLeft w:val="0"/>
          <w:marRight w:val="0"/>
          <w:marTop w:val="0"/>
          <w:marBottom w:val="0"/>
          <w:divBdr>
            <w:top w:val="none" w:sz="0" w:space="0" w:color="auto"/>
            <w:left w:val="none" w:sz="0" w:space="0" w:color="auto"/>
            <w:bottom w:val="none" w:sz="0" w:space="0" w:color="auto"/>
            <w:right w:val="none" w:sz="0" w:space="0" w:color="auto"/>
          </w:divBdr>
        </w:div>
      </w:divsChild>
    </w:div>
    <w:div w:id="1336568540">
      <w:bodyDiv w:val="1"/>
      <w:marLeft w:val="0"/>
      <w:marRight w:val="0"/>
      <w:marTop w:val="0"/>
      <w:marBottom w:val="0"/>
      <w:divBdr>
        <w:top w:val="none" w:sz="0" w:space="0" w:color="auto"/>
        <w:left w:val="none" w:sz="0" w:space="0" w:color="auto"/>
        <w:bottom w:val="none" w:sz="0" w:space="0" w:color="auto"/>
        <w:right w:val="none" w:sz="0" w:space="0" w:color="auto"/>
      </w:divBdr>
      <w:divsChild>
        <w:div w:id="716779542">
          <w:marLeft w:val="0"/>
          <w:marRight w:val="0"/>
          <w:marTop w:val="0"/>
          <w:marBottom w:val="0"/>
          <w:divBdr>
            <w:top w:val="none" w:sz="0" w:space="0" w:color="auto"/>
            <w:left w:val="none" w:sz="0" w:space="0" w:color="auto"/>
            <w:bottom w:val="none" w:sz="0" w:space="0" w:color="auto"/>
            <w:right w:val="none" w:sz="0" w:space="0" w:color="auto"/>
          </w:divBdr>
        </w:div>
      </w:divsChild>
    </w:div>
    <w:div w:id="1337032687">
      <w:bodyDiv w:val="1"/>
      <w:marLeft w:val="0"/>
      <w:marRight w:val="0"/>
      <w:marTop w:val="0"/>
      <w:marBottom w:val="0"/>
      <w:divBdr>
        <w:top w:val="none" w:sz="0" w:space="0" w:color="auto"/>
        <w:left w:val="none" w:sz="0" w:space="0" w:color="auto"/>
        <w:bottom w:val="none" w:sz="0" w:space="0" w:color="auto"/>
        <w:right w:val="none" w:sz="0" w:space="0" w:color="auto"/>
      </w:divBdr>
      <w:divsChild>
        <w:div w:id="1294824672">
          <w:marLeft w:val="0"/>
          <w:marRight w:val="0"/>
          <w:marTop w:val="0"/>
          <w:marBottom w:val="0"/>
          <w:divBdr>
            <w:top w:val="none" w:sz="0" w:space="0" w:color="auto"/>
            <w:left w:val="none" w:sz="0" w:space="0" w:color="auto"/>
            <w:bottom w:val="none" w:sz="0" w:space="0" w:color="auto"/>
            <w:right w:val="none" w:sz="0" w:space="0" w:color="auto"/>
          </w:divBdr>
        </w:div>
      </w:divsChild>
    </w:div>
    <w:div w:id="1337342838">
      <w:bodyDiv w:val="1"/>
      <w:marLeft w:val="0"/>
      <w:marRight w:val="0"/>
      <w:marTop w:val="0"/>
      <w:marBottom w:val="0"/>
      <w:divBdr>
        <w:top w:val="none" w:sz="0" w:space="0" w:color="auto"/>
        <w:left w:val="none" w:sz="0" w:space="0" w:color="auto"/>
        <w:bottom w:val="none" w:sz="0" w:space="0" w:color="auto"/>
        <w:right w:val="none" w:sz="0" w:space="0" w:color="auto"/>
      </w:divBdr>
      <w:divsChild>
        <w:div w:id="1996032963">
          <w:marLeft w:val="0"/>
          <w:marRight w:val="0"/>
          <w:marTop w:val="0"/>
          <w:marBottom w:val="0"/>
          <w:divBdr>
            <w:top w:val="none" w:sz="0" w:space="0" w:color="auto"/>
            <w:left w:val="none" w:sz="0" w:space="0" w:color="auto"/>
            <w:bottom w:val="none" w:sz="0" w:space="0" w:color="auto"/>
            <w:right w:val="none" w:sz="0" w:space="0" w:color="auto"/>
          </w:divBdr>
        </w:div>
      </w:divsChild>
    </w:div>
    <w:div w:id="1343314761">
      <w:bodyDiv w:val="1"/>
      <w:marLeft w:val="0"/>
      <w:marRight w:val="0"/>
      <w:marTop w:val="0"/>
      <w:marBottom w:val="0"/>
      <w:divBdr>
        <w:top w:val="none" w:sz="0" w:space="0" w:color="auto"/>
        <w:left w:val="none" w:sz="0" w:space="0" w:color="auto"/>
        <w:bottom w:val="none" w:sz="0" w:space="0" w:color="auto"/>
        <w:right w:val="none" w:sz="0" w:space="0" w:color="auto"/>
      </w:divBdr>
      <w:divsChild>
        <w:div w:id="1949896293">
          <w:marLeft w:val="0"/>
          <w:marRight w:val="0"/>
          <w:marTop w:val="0"/>
          <w:marBottom w:val="0"/>
          <w:divBdr>
            <w:top w:val="none" w:sz="0" w:space="0" w:color="auto"/>
            <w:left w:val="none" w:sz="0" w:space="0" w:color="auto"/>
            <w:bottom w:val="none" w:sz="0" w:space="0" w:color="auto"/>
            <w:right w:val="none" w:sz="0" w:space="0" w:color="auto"/>
          </w:divBdr>
        </w:div>
      </w:divsChild>
    </w:div>
    <w:div w:id="1344749704">
      <w:bodyDiv w:val="1"/>
      <w:marLeft w:val="0"/>
      <w:marRight w:val="0"/>
      <w:marTop w:val="0"/>
      <w:marBottom w:val="0"/>
      <w:divBdr>
        <w:top w:val="none" w:sz="0" w:space="0" w:color="auto"/>
        <w:left w:val="none" w:sz="0" w:space="0" w:color="auto"/>
        <w:bottom w:val="none" w:sz="0" w:space="0" w:color="auto"/>
        <w:right w:val="none" w:sz="0" w:space="0" w:color="auto"/>
      </w:divBdr>
      <w:divsChild>
        <w:div w:id="1079013309">
          <w:marLeft w:val="0"/>
          <w:marRight w:val="0"/>
          <w:marTop w:val="0"/>
          <w:marBottom w:val="0"/>
          <w:divBdr>
            <w:top w:val="none" w:sz="0" w:space="0" w:color="auto"/>
            <w:left w:val="none" w:sz="0" w:space="0" w:color="auto"/>
            <w:bottom w:val="none" w:sz="0" w:space="0" w:color="auto"/>
            <w:right w:val="none" w:sz="0" w:space="0" w:color="auto"/>
          </w:divBdr>
        </w:div>
      </w:divsChild>
    </w:div>
    <w:div w:id="1346446214">
      <w:bodyDiv w:val="1"/>
      <w:marLeft w:val="0"/>
      <w:marRight w:val="0"/>
      <w:marTop w:val="0"/>
      <w:marBottom w:val="0"/>
      <w:divBdr>
        <w:top w:val="none" w:sz="0" w:space="0" w:color="auto"/>
        <w:left w:val="none" w:sz="0" w:space="0" w:color="auto"/>
        <w:bottom w:val="none" w:sz="0" w:space="0" w:color="auto"/>
        <w:right w:val="none" w:sz="0" w:space="0" w:color="auto"/>
      </w:divBdr>
    </w:div>
    <w:div w:id="1347444205">
      <w:bodyDiv w:val="1"/>
      <w:marLeft w:val="0"/>
      <w:marRight w:val="0"/>
      <w:marTop w:val="0"/>
      <w:marBottom w:val="0"/>
      <w:divBdr>
        <w:top w:val="none" w:sz="0" w:space="0" w:color="auto"/>
        <w:left w:val="none" w:sz="0" w:space="0" w:color="auto"/>
        <w:bottom w:val="none" w:sz="0" w:space="0" w:color="auto"/>
        <w:right w:val="none" w:sz="0" w:space="0" w:color="auto"/>
      </w:divBdr>
      <w:divsChild>
        <w:div w:id="2012294179">
          <w:marLeft w:val="0"/>
          <w:marRight w:val="0"/>
          <w:marTop w:val="0"/>
          <w:marBottom w:val="0"/>
          <w:divBdr>
            <w:top w:val="none" w:sz="0" w:space="0" w:color="auto"/>
            <w:left w:val="none" w:sz="0" w:space="0" w:color="auto"/>
            <w:bottom w:val="none" w:sz="0" w:space="0" w:color="auto"/>
            <w:right w:val="none" w:sz="0" w:space="0" w:color="auto"/>
          </w:divBdr>
        </w:div>
      </w:divsChild>
    </w:div>
    <w:div w:id="1353067019">
      <w:bodyDiv w:val="1"/>
      <w:marLeft w:val="0"/>
      <w:marRight w:val="0"/>
      <w:marTop w:val="0"/>
      <w:marBottom w:val="0"/>
      <w:divBdr>
        <w:top w:val="none" w:sz="0" w:space="0" w:color="auto"/>
        <w:left w:val="none" w:sz="0" w:space="0" w:color="auto"/>
        <w:bottom w:val="none" w:sz="0" w:space="0" w:color="auto"/>
        <w:right w:val="none" w:sz="0" w:space="0" w:color="auto"/>
      </w:divBdr>
      <w:divsChild>
        <w:div w:id="1336031578">
          <w:marLeft w:val="0"/>
          <w:marRight w:val="0"/>
          <w:marTop w:val="0"/>
          <w:marBottom w:val="0"/>
          <w:divBdr>
            <w:top w:val="none" w:sz="0" w:space="0" w:color="auto"/>
            <w:left w:val="none" w:sz="0" w:space="0" w:color="auto"/>
            <w:bottom w:val="none" w:sz="0" w:space="0" w:color="auto"/>
            <w:right w:val="none" w:sz="0" w:space="0" w:color="auto"/>
          </w:divBdr>
        </w:div>
      </w:divsChild>
    </w:div>
    <w:div w:id="1353412424">
      <w:bodyDiv w:val="1"/>
      <w:marLeft w:val="0"/>
      <w:marRight w:val="0"/>
      <w:marTop w:val="0"/>
      <w:marBottom w:val="0"/>
      <w:divBdr>
        <w:top w:val="none" w:sz="0" w:space="0" w:color="auto"/>
        <w:left w:val="none" w:sz="0" w:space="0" w:color="auto"/>
        <w:bottom w:val="none" w:sz="0" w:space="0" w:color="auto"/>
        <w:right w:val="none" w:sz="0" w:space="0" w:color="auto"/>
      </w:divBdr>
      <w:divsChild>
        <w:div w:id="1082289652">
          <w:marLeft w:val="0"/>
          <w:marRight w:val="0"/>
          <w:marTop w:val="0"/>
          <w:marBottom w:val="0"/>
          <w:divBdr>
            <w:top w:val="none" w:sz="0" w:space="0" w:color="auto"/>
            <w:left w:val="none" w:sz="0" w:space="0" w:color="auto"/>
            <w:bottom w:val="none" w:sz="0" w:space="0" w:color="auto"/>
            <w:right w:val="none" w:sz="0" w:space="0" w:color="auto"/>
          </w:divBdr>
        </w:div>
      </w:divsChild>
    </w:div>
    <w:div w:id="1355111032">
      <w:bodyDiv w:val="1"/>
      <w:marLeft w:val="0"/>
      <w:marRight w:val="0"/>
      <w:marTop w:val="0"/>
      <w:marBottom w:val="0"/>
      <w:divBdr>
        <w:top w:val="none" w:sz="0" w:space="0" w:color="auto"/>
        <w:left w:val="none" w:sz="0" w:space="0" w:color="auto"/>
        <w:bottom w:val="none" w:sz="0" w:space="0" w:color="auto"/>
        <w:right w:val="none" w:sz="0" w:space="0" w:color="auto"/>
      </w:divBdr>
      <w:divsChild>
        <w:div w:id="1848867000">
          <w:marLeft w:val="0"/>
          <w:marRight w:val="0"/>
          <w:marTop w:val="0"/>
          <w:marBottom w:val="0"/>
          <w:divBdr>
            <w:top w:val="none" w:sz="0" w:space="0" w:color="auto"/>
            <w:left w:val="none" w:sz="0" w:space="0" w:color="auto"/>
            <w:bottom w:val="none" w:sz="0" w:space="0" w:color="auto"/>
            <w:right w:val="none" w:sz="0" w:space="0" w:color="auto"/>
          </w:divBdr>
        </w:div>
      </w:divsChild>
    </w:div>
    <w:div w:id="1355694900">
      <w:bodyDiv w:val="1"/>
      <w:marLeft w:val="0"/>
      <w:marRight w:val="0"/>
      <w:marTop w:val="0"/>
      <w:marBottom w:val="0"/>
      <w:divBdr>
        <w:top w:val="none" w:sz="0" w:space="0" w:color="auto"/>
        <w:left w:val="none" w:sz="0" w:space="0" w:color="auto"/>
        <w:bottom w:val="none" w:sz="0" w:space="0" w:color="auto"/>
        <w:right w:val="none" w:sz="0" w:space="0" w:color="auto"/>
      </w:divBdr>
      <w:divsChild>
        <w:div w:id="409424420">
          <w:marLeft w:val="0"/>
          <w:marRight w:val="0"/>
          <w:marTop w:val="0"/>
          <w:marBottom w:val="0"/>
          <w:divBdr>
            <w:top w:val="none" w:sz="0" w:space="0" w:color="auto"/>
            <w:left w:val="none" w:sz="0" w:space="0" w:color="auto"/>
            <w:bottom w:val="none" w:sz="0" w:space="0" w:color="auto"/>
            <w:right w:val="none" w:sz="0" w:space="0" w:color="auto"/>
          </w:divBdr>
        </w:div>
      </w:divsChild>
    </w:div>
    <w:div w:id="1356496620">
      <w:bodyDiv w:val="1"/>
      <w:marLeft w:val="0"/>
      <w:marRight w:val="0"/>
      <w:marTop w:val="0"/>
      <w:marBottom w:val="0"/>
      <w:divBdr>
        <w:top w:val="none" w:sz="0" w:space="0" w:color="auto"/>
        <w:left w:val="none" w:sz="0" w:space="0" w:color="auto"/>
        <w:bottom w:val="none" w:sz="0" w:space="0" w:color="auto"/>
        <w:right w:val="none" w:sz="0" w:space="0" w:color="auto"/>
      </w:divBdr>
      <w:divsChild>
        <w:div w:id="595092919">
          <w:marLeft w:val="0"/>
          <w:marRight w:val="0"/>
          <w:marTop w:val="0"/>
          <w:marBottom w:val="0"/>
          <w:divBdr>
            <w:top w:val="none" w:sz="0" w:space="0" w:color="auto"/>
            <w:left w:val="none" w:sz="0" w:space="0" w:color="auto"/>
            <w:bottom w:val="none" w:sz="0" w:space="0" w:color="auto"/>
            <w:right w:val="none" w:sz="0" w:space="0" w:color="auto"/>
          </w:divBdr>
        </w:div>
      </w:divsChild>
    </w:div>
    <w:div w:id="1361472464">
      <w:bodyDiv w:val="1"/>
      <w:marLeft w:val="0"/>
      <w:marRight w:val="0"/>
      <w:marTop w:val="0"/>
      <w:marBottom w:val="0"/>
      <w:divBdr>
        <w:top w:val="none" w:sz="0" w:space="0" w:color="auto"/>
        <w:left w:val="none" w:sz="0" w:space="0" w:color="auto"/>
        <w:bottom w:val="none" w:sz="0" w:space="0" w:color="auto"/>
        <w:right w:val="none" w:sz="0" w:space="0" w:color="auto"/>
      </w:divBdr>
      <w:divsChild>
        <w:div w:id="200441490">
          <w:marLeft w:val="0"/>
          <w:marRight w:val="0"/>
          <w:marTop w:val="0"/>
          <w:marBottom w:val="0"/>
          <w:divBdr>
            <w:top w:val="none" w:sz="0" w:space="0" w:color="auto"/>
            <w:left w:val="none" w:sz="0" w:space="0" w:color="auto"/>
            <w:bottom w:val="none" w:sz="0" w:space="0" w:color="auto"/>
            <w:right w:val="none" w:sz="0" w:space="0" w:color="auto"/>
          </w:divBdr>
        </w:div>
      </w:divsChild>
    </w:div>
    <w:div w:id="1363826108">
      <w:bodyDiv w:val="1"/>
      <w:marLeft w:val="0"/>
      <w:marRight w:val="0"/>
      <w:marTop w:val="0"/>
      <w:marBottom w:val="0"/>
      <w:divBdr>
        <w:top w:val="none" w:sz="0" w:space="0" w:color="auto"/>
        <w:left w:val="none" w:sz="0" w:space="0" w:color="auto"/>
        <w:bottom w:val="none" w:sz="0" w:space="0" w:color="auto"/>
        <w:right w:val="none" w:sz="0" w:space="0" w:color="auto"/>
      </w:divBdr>
    </w:div>
    <w:div w:id="1365642974">
      <w:bodyDiv w:val="1"/>
      <w:marLeft w:val="0"/>
      <w:marRight w:val="0"/>
      <w:marTop w:val="0"/>
      <w:marBottom w:val="0"/>
      <w:divBdr>
        <w:top w:val="none" w:sz="0" w:space="0" w:color="auto"/>
        <w:left w:val="none" w:sz="0" w:space="0" w:color="auto"/>
        <w:bottom w:val="none" w:sz="0" w:space="0" w:color="auto"/>
        <w:right w:val="none" w:sz="0" w:space="0" w:color="auto"/>
      </w:divBdr>
      <w:divsChild>
        <w:div w:id="648633182">
          <w:marLeft w:val="0"/>
          <w:marRight w:val="0"/>
          <w:marTop w:val="0"/>
          <w:marBottom w:val="0"/>
          <w:divBdr>
            <w:top w:val="none" w:sz="0" w:space="0" w:color="auto"/>
            <w:left w:val="none" w:sz="0" w:space="0" w:color="auto"/>
            <w:bottom w:val="none" w:sz="0" w:space="0" w:color="auto"/>
            <w:right w:val="none" w:sz="0" w:space="0" w:color="auto"/>
          </w:divBdr>
        </w:div>
      </w:divsChild>
    </w:div>
    <w:div w:id="1365986057">
      <w:bodyDiv w:val="1"/>
      <w:marLeft w:val="0"/>
      <w:marRight w:val="0"/>
      <w:marTop w:val="0"/>
      <w:marBottom w:val="0"/>
      <w:divBdr>
        <w:top w:val="none" w:sz="0" w:space="0" w:color="auto"/>
        <w:left w:val="none" w:sz="0" w:space="0" w:color="auto"/>
        <w:bottom w:val="none" w:sz="0" w:space="0" w:color="auto"/>
        <w:right w:val="none" w:sz="0" w:space="0" w:color="auto"/>
      </w:divBdr>
      <w:divsChild>
        <w:div w:id="382601726">
          <w:marLeft w:val="0"/>
          <w:marRight w:val="0"/>
          <w:marTop w:val="0"/>
          <w:marBottom w:val="0"/>
          <w:divBdr>
            <w:top w:val="none" w:sz="0" w:space="0" w:color="auto"/>
            <w:left w:val="none" w:sz="0" w:space="0" w:color="auto"/>
            <w:bottom w:val="none" w:sz="0" w:space="0" w:color="auto"/>
            <w:right w:val="none" w:sz="0" w:space="0" w:color="auto"/>
          </w:divBdr>
        </w:div>
      </w:divsChild>
    </w:div>
    <w:div w:id="1367753920">
      <w:bodyDiv w:val="1"/>
      <w:marLeft w:val="0"/>
      <w:marRight w:val="0"/>
      <w:marTop w:val="0"/>
      <w:marBottom w:val="0"/>
      <w:divBdr>
        <w:top w:val="none" w:sz="0" w:space="0" w:color="auto"/>
        <w:left w:val="none" w:sz="0" w:space="0" w:color="auto"/>
        <w:bottom w:val="none" w:sz="0" w:space="0" w:color="auto"/>
        <w:right w:val="none" w:sz="0" w:space="0" w:color="auto"/>
      </w:divBdr>
      <w:divsChild>
        <w:div w:id="694892877">
          <w:marLeft w:val="0"/>
          <w:marRight w:val="0"/>
          <w:marTop w:val="0"/>
          <w:marBottom w:val="0"/>
          <w:divBdr>
            <w:top w:val="none" w:sz="0" w:space="0" w:color="auto"/>
            <w:left w:val="none" w:sz="0" w:space="0" w:color="auto"/>
            <w:bottom w:val="none" w:sz="0" w:space="0" w:color="auto"/>
            <w:right w:val="none" w:sz="0" w:space="0" w:color="auto"/>
          </w:divBdr>
        </w:div>
      </w:divsChild>
    </w:div>
    <w:div w:id="1368027425">
      <w:bodyDiv w:val="1"/>
      <w:marLeft w:val="0"/>
      <w:marRight w:val="0"/>
      <w:marTop w:val="0"/>
      <w:marBottom w:val="0"/>
      <w:divBdr>
        <w:top w:val="none" w:sz="0" w:space="0" w:color="auto"/>
        <w:left w:val="none" w:sz="0" w:space="0" w:color="auto"/>
        <w:bottom w:val="none" w:sz="0" w:space="0" w:color="auto"/>
        <w:right w:val="none" w:sz="0" w:space="0" w:color="auto"/>
      </w:divBdr>
      <w:divsChild>
        <w:div w:id="126746709">
          <w:marLeft w:val="0"/>
          <w:marRight w:val="0"/>
          <w:marTop w:val="0"/>
          <w:marBottom w:val="0"/>
          <w:divBdr>
            <w:top w:val="none" w:sz="0" w:space="0" w:color="auto"/>
            <w:left w:val="none" w:sz="0" w:space="0" w:color="auto"/>
            <w:bottom w:val="none" w:sz="0" w:space="0" w:color="auto"/>
            <w:right w:val="none" w:sz="0" w:space="0" w:color="auto"/>
          </w:divBdr>
        </w:div>
      </w:divsChild>
    </w:div>
    <w:div w:id="1369642153">
      <w:bodyDiv w:val="1"/>
      <w:marLeft w:val="0"/>
      <w:marRight w:val="0"/>
      <w:marTop w:val="0"/>
      <w:marBottom w:val="0"/>
      <w:divBdr>
        <w:top w:val="none" w:sz="0" w:space="0" w:color="auto"/>
        <w:left w:val="none" w:sz="0" w:space="0" w:color="auto"/>
        <w:bottom w:val="none" w:sz="0" w:space="0" w:color="auto"/>
        <w:right w:val="none" w:sz="0" w:space="0" w:color="auto"/>
      </w:divBdr>
      <w:divsChild>
        <w:div w:id="972711335">
          <w:marLeft w:val="0"/>
          <w:marRight w:val="0"/>
          <w:marTop w:val="0"/>
          <w:marBottom w:val="0"/>
          <w:divBdr>
            <w:top w:val="none" w:sz="0" w:space="0" w:color="auto"/>
            <w:left w:val="none" w:sz="0" w:space="0" w:color="auto"/>
            <w:bottom w:val="none" w:sz="0" w:space="0" w:color="auto"/>
            <w:right w:val="none" w:sz="0" w:space="0" w:color="auto"/>
          </w:divBdr>
        </w:div>
      </w:divsChild>
    </w:div>
    <w:div w:id="1371882757">
      <w:bodyDiv w:val="1"/>
      <w:marLeft w:val="0"/>
      <w:marRight w:val="0"/>
      <w:marTop w:val="0"/>
      <w:marBottom w:val="0"/>
      <w:divBdr>
        <w:top w:val="none" w:sz="0" w:space="0" w:color="auto"/>
        <w:left w:val="none" w:sz="0" w:space="0" w:color="auto"/>
        <w:bottom w:val="none" w:sz="0" w:space="0" w:color="auto"/>
        <w:right w:val="none" w:sz="0" w:space="0" w:color="auto"/>
      </w:divBdr>
      <w:divsChild>
        <w:div w:id="243495209">
          <w:marLeft w:val="0"/>
          <w:marRight w:val="0"/>
          <w:marTop w:val="0"/>
          <w:marBottom w:val="0"/>
          <w:divBdr>
            <w:top w:val="none" w:sz="0" w:space="0" w:color="auto"/>
            <w:left w:val="none" w:sz="0" w:space="0" w:color="auto"/>
            <w:bottom w:val="none" w:sz="0" w:space="0" w:color="auto"/>
            <w:right w:val="none" w:sz="0" w:space="0" w:color="auto"/>
          </w:divBdr>
        </w:div>
      </w:divsChild>
    </w:div>
    <w:div w:id="1374109618">
      <w:bodyDiv w:val="1"/>
      <w:marLeft w:val="0"/>
      <w:marRight w:val="0"/>
      <w:marTop w:val="0"/>
      <w:marBottom w:val="0"/>
      <w:divBdr>
        <w:top w:val="none" w:sz="0" w:space="0" w:color="auto"/>
        <w:left w:val="none" w:sz="0" w:space="0" w:color="auto"/>
        <w:bottom w:val="none" w:sz="0" w:space="0" w:color="auto"/>
        <w:right w:val="none" w:sz="0" w:space="0" w:color="auto"/>
      </w:divBdr>
      <w:divsChild>
        <w:div w:id="1760130562">
          <w:marLeft w:val="0"/>
          <w:marRight w:val="0"/>
          <w:marTop w:val="0"/>
          <w:marBottom w:val="0"/>
          <w:divBdr>
            <w:top w:val="none" w:sz="0" w:space="0" w:color="auto"/>
            <w:left w:val="none" w:sz="0" w:space="0" w:color="auto"/>
            <w:bottom w:val="none" w:sz="0" w:space="0" w:color="auto"/>
            <w:right w:val="none" w:sz="0" w:space="0" w:color="auto"/>
          </w:divBdr>
        </w:div>
      </w:divsChild>
    </w:div>
    <w:div w:id="1374891320">
      <w:bodyDiv w:val="1"/>
      <w:marLeft w:val="0"/>
      <w:marRight w:val="0"/>
      <w:marTop w:val="0"/>
      <w:marBottom w:val="0"/>
      <w:divBdr>
        <w:top w:val="none" w:sz="0" w:space="0" w:color="auto"/>
        <w:left w:val="none" w:sz="0" w:space="0" w:color="auto"/>
        <w:bottom w:val="none" w:sz="0" w:space="0" w:color="auto"/>
        <w:right w:val="none" w:sz="0" w:space="0" w:color="auto"/>
      </w:divBdr>
      <w:divsChild>
        <w:div w:id="789056371">
          <w:marLeft w:val="0"/>
          <w:marRight w:val="0"/>
          <w:marTop w:val="0"/>
          <w:marBottom w:val="0"/>
          <w:divBdr>
            <w:top w:val="none" w:sz="0" w:space="0" w:color="auto"/>
            <w:left w:val="none" w:sz="0" w:space="0" w:color="auto"/>
            <w:bottom w:val="none" w:sz="0" w:space="0" w:color="auto"/>
            <w:right w:val="none" w:sz="0" w:space="0" w:color="auto"/>
          </w:divBdr>
        </w:div>
      </w:divsChild>
    </w:div>
    <w:div w:id="1376393858">
      <w:bodyDiv w:val="1"/>
      <w:marLeft w:val="0"/>
      <w:marRight w:val="0"/>
      <w:marTop w:val="0"/>
      <w:marBottom w:val="0"/>
      <w:divBdr>
        <w:top w:val="none" w:sz="0" w:space="0" w:color="auto"/>
        <w:left w:val="none" w:sz="0" w:space="0" w:color="auto"/>
        <w:bottom w:val="none" w:sz="0" w:space="0" w:color="auto"/>
        <w:right w:val="none" w:sz="0" w:space="0" w:color="auto"/>
      </w:divBdr>
      <w:divsChild>
        <w:div w:id="1178927640">
          <w:marLeft w:val="0"/>
          <w:marRight w:val="0"/>
          <w:marTop w:val="0"/>
          <w:marBottom w:val="0"/>
          <w:divBdr>
            <w:top w:val="none" w:sz="0" w:space="0" w:color="auto"/>
            <w:left w:val="none" w:sz="0" w:space="0" w:color="auto"/>
            <w:bottom w:val="none" w:sz="0" w:space="0" w:color="auto"/>
            <w:right w:val="none" w:sz="0" w:space="0" w:color="auto"/>
          </w:divBdr>
        </w:div>
      </w:divsChild>
    </w:div>
    <w:div w:id="1376537769">
      <w:bodyDiv w:val="1"/>
      <w:marLeft w:val="0"/>
      <w:marRight w:val="0"/>
      <w:marTop w:val="0"/>
      <w:marBottom w:val="0"/>
      <w:divBdr>
        <w:top w:val="none" w:sz="0" w:space="0" w:color="auto"/>
        <w:left w:val="none" w:sz="0" w:space="0" w:color="auto"/>
        <w:bottom w:val="none" w:sz="0" w:space="0" w:color="auto"/>
        <w:right w:val="none" w:sz="0" w:space="0" w:color="auto"/>
      </w:divBdr>
      <w:divsChild>
        <w:div w:id="2113545150">
          <w:marLeft w:val="0"/>
          <w:marRight w:val="0"/>
          <w:marTop w:val="0"/>
          <w:marBottom w:val="0"/>
          <w:divBdr>
            <w:top w:val="none" w:sz="0" w:space="0" w:color="auto"/>
            <w:left w:val="none" w:sz="0" w:space="0" w:color="auto"/>
            <w:bottom w:val="none" w:sz="0" w:space="0" w:color="auto"/>
            <w:right w:val="none" w:sz="0" w:space="0" w:color="auto"/>
          </w:divBdr>
        </w:div>
      </w:divsChild>
    </w:div>
    <w:div w:id="1380663327">
      <w:bodyDiv w:val="1"/>
      <w:marLeft w:val="0"/>
      <w:marRight w:val="0"/>
      <w:marTop w:val="0"/>
      <w:marBottom w:val="0"/>
      <w:divBdr>
        <w:top w:val="none" w:sz="0" w:space="0" w:color="auto"/>
        <w:left w:val="none" w:sz="0" w:space="0" w:color="auto"/>
        <w:bottom w:val="none" w:sz="0" w:space="0" w:color="auto"/>
        <w:right w:val="none" w:sz="0" w:space="0" w:color="auto"/>
      </w:divBdr>
      <w:divsChild>
        <w:div w:id="1531186172">
          <w:marLeft w:val="0"/>
          <w:marRight w:val="0"/>
          <w:marTop w:val="0"/>
          <w:marBottom w:val="0"/>
          <w:divBdr>
            <w:top w:val="none" w:sz="0" w:space="0" w:color="auto"/>
            <w:left w:val="none" w:sz="0" w:space="0" w:color="auto"/>
            <w:bottom w:val="none" w:sz="0" w:space="0" w:color="auto"/>
            <w:right w:val="none" w:sz="0" w:space="0" w:color="auto"/>
          </w:divBdr>
        </w:div>
      </w:divsChild>
    </w:div>
    <w:div w:id="1382175186">
      <w:bodyDiv w:val="1"/>
      <w:marLeft w:val="0"/>
      <w:marRight w:val="0"/>
      <w:marTop w:val="0"/>
      <w:marBottom w:val="0"/>
      <w:divBdr>
        <w:top w:val="none" w:sz="0" w:space="0" w:color="auto"/>
        <w:left w:val="none" w:sz="0" w:space="0" w:color="auto"/>
        <w:bottom w:val="none" w:sz="0" w:space="0" w:color="auto"/>
        <w:right w:val="none" w:sz="0" w:space="0" w:color="auto"/>
      </w:divBdr>
      <w:divsChild>
        <w:div w:id="1206218365">
          <w:marLeft w:val="0"/>
          <w:marRight w:val="0"/>
          <w:marTop w:val="0"/>
          <w:marBottom w:val="0"/>
          <w:divBdr>
            <w:top w:val="none" w:sz="0" w:space="0" w:color="auto"/>
            <w:left w:val="none" w:sz="0" w:space="0" w:color="auto"/>
            <w:bottom w:val="none" w:sz="0" w:space="0" w:color="auto"/>
            <w:right w:val="none" w:sz="0" w:space="0" w:color="auto"/>
          </w:divBdr>
        </w:div>
      </w:divsChild>
    </w:div>
    <w:div w:id="1382561138">
      <w:bodyDiv w:val="1"/>
      <w:marLeft w:val="0"/>
      <w:marRight w:val="0"/>
      <w:marTop w:val="0"/>
      <w:marBottom w:val="0"/>
      <w:divBdr>
        <w:top w:val="none" w:sz="0" w:space="0" w:color="auto"/>
        <w:left w:val="none" w:sz="0" w:space="0" w:color="auto"/>
        <w:bottom w:val="none" w:sz="0" w:space="0" w:color="auto"/>
        <w:right w:val="none" w:sz="0" w:space="0" w:color="auto"/>
      </w:divBdr>
      <w:divsChild>
        <w:div w:id="900946142">
          <w:marLeft w:val="0"/>
          <w:marRight w:val="0"/>
          <w:marTop w:val="0"/>
          <w:marBottom w:val="0"/>
          <w:divBdr>
            <w:top w:val="none" w:sz="0" w:space="0" w:color="auto"/>
            <w:left w:val="none" w:sz="0" w:space="0" w:color="auto"/>
            <w:bottom w:val="none" w:sz="0" w:space="0" w:color="auto"/>
            <w:right w:val="none" w:sz="0" w:space="0" w:color="auto"/>
          </w:divBdr>
        </w:div>
      </w:divsChild>
    </w:div>
    <w:div w:id="1383560208">
      <w:bodyDiv w:val="1"/>
      <w:marLeft w:val="0"/>
      <w:marRight w:val="0"/>
      <w:marTop w:val="0"/>
      <w:marBottom w:val="0"/>
      <w:divBdr>
        <w:top w:val="none" w:sz="0" w:space="0" w:color="auto"/>
        <w:left w:val="none" w:sz="0" w:space="0" w:color="auto"/>
        <w:bottom w:val="none" w:sz="0" w:space="0" w:color="auto"/>
        <w:right w:val="none" w:sz="0" w:space="0" w:color="auto"/>
      </w:divBdr>
      <w:divsChild>
        <w:div w:id="167213790">
          <w:marLeft w:val="0"/>
          <w:marRight w:val="0"/>
          <w:marTop w:val="0"/>
          <w:marBottom w:val="0"/>
          <w:divBdr>
            <w:top w:val="none" w:sz="0" w:space="0" w:color="auto"/>
            <w:left w:val="none" w:sz="0" w:space="0" w:color="auto"/>
            <w:bottom w:val="none" w:sz="0" w:space="0" w:color="auto"/>
            <w:right w:val="none" w:sz="0" w:space="0" w:color="auto"/>
          </w:divBdr>
        </w:div>
      </w:divsChild>
    </w:div>
    <w:div w:id="1385980229">
      <w:bodyDiv w:val="1"/>
      <w:marLeft w:val="0"/>
      <w:marRight w:val="0"/>
      <w:marTop w:val="0"/>
      <w:marBottom w:val="0"/>
      <w:divBdr>
        <w:top w:val="none" w:sz="0" w:space="0" w:color="auto"/>
        <w:left w:val="none" w:sz="0" w:space="0" w:color="auto"/>
        <w:bottom w:val="none" w:sz="0" w:space="0" w:color="auto"/>
        <w:right w:val="none" w:sz="0" w:space="0" w:color="auto"/>
      </w:divBdr>
      <w:divsChild>
        <w:div w:id="1923679568">
          <w:marLeft w:val="0"/>
          <w:marRight w:val="0"/>
          <w:marTop w:val="0"/>
          <w:marBottom w:val="0"/>
          <w:divBdr>
            <w:top w:val="none" w:sz="0" w:space="0" w:color="auto"/>
            <w:left w:val="none" w:sz="0" w:space="0" w:color="auto"/>
            <w:bottom w:val="none" w:sz="0" w:space="0" w:color="auto"/>
            <w:right w:val="none" w:sz="0" w:space="0" w:color="auto"/>
          </w:divBdr>
        </w:div>
      </w:divsChild>
    </w:div>
    <w:div w:id="1386610880">
      <w:bodyDiv w:val="1"/>
      <w:marLeft w:val="0"/>
      <w:marRight w:val="0"/>
      <w:marTop w:val="0"/>
      <w:marBottom w:val="0"/>
      <w:divBdr>
        <w:top w:val="none" w:sz="0" w:space="0" w:color="auto"/>
        <w:left w:val="none" w:sz="0" w:space="0" w:color="auto"/>
        <w:bottom w:val="none" w:sz="0" w:space="0" w:color="auto"/>
        <w:right w:val="none" w:sz="0" w:space="0" w:color="auto"/>
      </w:divBdr>
      <w:divsChild>
        <w:div w:id="1239289148">
          <w:marLeft w:val="0"/>
          <w:marRight w:val="0"/>
          <w:marTop w:val="0"/>
          <w:marBottom w:val="0"/>
          <w:divBdr>
            <w:top w:val="none" w:sz="0" w:space="0" w:color="auto"/>
            <w:left w:val="none" w:sz="0" w:space="0" w:color="auto"/>
            <w:bottom w:val="none" w:sz="0" w:space="0" w:color="auto"/>
            <w:right w:val="none" w:sz="0" w:space="0" w:color="auto"/>
          </w:divBdr>
        </w:div>
      </w:divsChild>
    </w:div>
    <w:div w:id="1388454691">
      <w:bodyDiv w:val="1"/>
      <w:marLeft w:val="0"/>
      <w:marRight w:val="0"/>
      <w:marTop w:val="0"/>
      <w:marBottom w:val="0"/>
      <w:divBdr>
        <w:top w:val="none" w:sz="0" w:space="0" w:color="auto"/>
        <w:left w:val="none" w:sz="0" w:space="0" w:color="auto"/>
        <w:bottom w:val="none" w:sz="0" w:space="0" w:color="auto"/>
        <w:right w:val="none" w:sz="0" w:space="0" w:color="auto"/>
      </w:divBdr>
      <w:divsChild>
        <w:div w:id="903297901">
          <w:marLeft w:val="0"/>
          <w:marRight w:val="0"/>
          <w:marTop w:val="0"/>
          <w:marBottom w:val="0"/>
          <w:divBdr>
            <w:top w:val="none" w:sz="0" w:space="0" w:color="auto"/>
            <w:left w:val="none" w:sz="0" w:space="0" w:color="auto"/>
            <w:bottom w:val="none" w:sz="0" w:space="0" w:color="auto"/>
            <w:right w:val="none" w:sz="0" w:space="0" w:color="auto"/>
          </w:divBdr>
        </w:div>
      </w:divsChild>
    </w:div>
    <w:div w:id="1391029999">
      <w:bodyDiv w:val="1"/>
      <w:marLeft w:val="0"/>
      <w:marRight w:val="0"/>
      <w:marTop w:val="0"/>
      <w:marBottom w:val="0"/>
      <w:divBdr>
        <w:top w:val="none" w:sz="0" w:space="0" w:color="auto"/>
        <w:left w:val="none" w:sz="0" w:space="0" w:color="auto"/>
        <w:bottom w:val="none" w:sz="0" w:space="0" w:color="auto"/>
        <w:right w:val="none" w:sz="0" w:space="0" w:color="auto"/>
      </w:divBdr>
      <w:divsChild>
        <w:div w:id="2078701382">
          <w:marLeft w:val="0"/>
          <w:marRight w:val="0"/>
          <w:marTop w:val="0"/>
          <w:marBottom w:val="0"/>
          <w:divBdr>
            <w:top w:val="none" w:sz="0" w:space="0" w:color="auto"/>
            <w:left w:val="none" w:sz="0" w:space="0" w:color="auto"/>
            <w:bottom w:val="none" w:sz="0" w:space="0" w:color="auto"/>
            <w:right w:val="none" w:sz="0" w:space="0" w:color="auto"/>
          </w:divBdr>
        </w:div>
      </w:divsChild>
    </w:div>
    <w:div w:id="1394353075">
      <w:bodyDiv w:val="1"/>
      <w:marLeft w:val="0"/>
      <w:marRight w:val="0"/>
      <w:marTop w:val="0"/>
      <w:marBottom w:val="0"/>
      <w:divBdr>
        <w:top w:val="none" w:sz="0" w:space="0" w:color="auto"/>
        <w:left w:val="none" w:sz="0" w:space="0" w:color="auto"/>
        <w:bottom w:val="none" w:sz="0" w:space="0" w:color="auto"/>
        <w:right w:val="none" w:sz="0" w:space="0" w:color="auto"/>
      </w:divBdr>
      <w:divsChild>
        <w:div w:id="1474789210">
          <w:marLeft w:val="0"/>
          <w:marRight w:val="0"/>
          <w:marTop w:val="0"/>
          <w:marBottom w:val="0"/>
          <w:divBdr>
            <w:top w:val="none" w:sz="0" w:space="0" w:color="auto"/>
            <w:left w:val="none" w:sz="0" w:space="0" w:color="auto"/>
            <w:bottom w:val="none" w:sz="0" w:space="0" w:color="auto"/>
            <w:right w:val="none" w:sz="0" w:space="0" w:color="auto"/>
          </w:divBdr>
        </w:div>
      </w:divsChild>
    </w:div>
    <w:div w:id="1394739400">
      <w:bodyDiv w:val="1"/>
      <w:marLeft w:val="0"/>
      <w:marRight w:val="0"/>
      <w:marTop w:val="0"/>
      <w:marBottom w:val="0"/>
      <w:divBdr>
        <w:top w:val="none" w:sz="0" w:space="0" w:color="auto"/>
        <w:left w:val="none" w:sz="0" w:space="0" w:color="auto"/>
        <w:bottom w:val="none" w:sz="0" w:space="0" w:color="auto"/>
        <w:right w:val="none" w:sz="0" w:space="0" w:color="auto"/>
      </w:divBdr>
      <w:divsChild>
        <w:div w:id="499859022">
          <w:marLeft w:val="0"/>
          <w:marRight w:val="0"/>
          <w:marTop w:val="0"/>
          <w:marBottom w:val="0"/>
          <w:divBdr>
            <w:top w:val="none" w:sz="0" w:space="0" w:color="auto"/>
            <w:left w:val="none" w:sz="0" w:space="0" w:color="auto"/>
            <w:bottom w:val="none" w:sz="0" w:space="0" w:color="auto"/>
            <w:right w:val="none" w:sz="0" w:space="0" w:color="auto"/>
          </w:divBdr>
        </w:div>
      </w:divsChild>
    </w:div>
    <w:div w:id="1395393096">
      <w:bodyDiv w:val="1"/>
      <w:marLeft w:val="0"/>
      <w:marRight w:val="0"/>
      <w:marTop w:val="0"/>
      <w:marBottom w:val="0"/>
      <w:divBdr>
        <w:top w:val="none" w:sz="0" w:space="0" w:color="auto"/>
        <w:left w:val="none" w:sz="0" w:space="0" w:color="auto"/>
        <w:bottom w:val="none" w:sz="0" w:space="0" w:color="auto"/>
        <w:right w:val="none" w:sz="0" w:space="0" w:color="auto"/>
      </w:divBdr>
      <w:divsChild>
        <w:div w:id="595598247">
          <w:marLeft w:val="0"/>
          <w:marRight w:val="0"/>
          <w:marTop w:val="0"/>
          <w:marBottom w:val="0"/>
          <w:divBdr>
            <w:top w:val="none" w:sz="0" w:space="0" w:color="auto"/>
            <w:left w:val="none" w:sz="0" w:space="0" w:color="auto"/>
            <w:bottom w:val="none" w:sz="0" w:space="0" w:color="auto"/>
            <w:right w:val="none" w:sz="0" w:space="0" w:color="auto"/>
          </w:divBdr>
        </w:div>
      </w:divsChild>
    </w:div>
    <w:div w:id="1403334943">
      <w:bodyDiv w:val="1"/>
      <w:marLeft w:val="0"/>
      <w:marRight w:val="0"/>
      <w:marTop w:val="0"/>
      <w:marBottom w:val="0"/>
      <w:divBdr>
        <w:top w:val="none" w:sz="0" w:space="0" w:color="auto"/>
        <w:left w:val="none" w:sz="0" w:space="0" w:color="auto"/>
        <w:bottom w:val="none" w:sz="0" w:space="0" w:color="auto"/>
        <w:right w:val="none" w:sz="0" w:space="0" w:color="auto"/>
      </w:divBdr>
      <w:divsChild>
        <w:div w:id="1603758817">
          <w:marLeft w:val="0"/>
          <w:marRight w:val="0"/>
          <w:marTop w:val="0"/>
          <w:marBottom w:val="0"/>
          <w:divBdr>
            <w:top w:val="none" w:sz="0" w:space="0" w:color="auto"/>
            <w:left w:val="none" w:sz="0" w:space="0" w:color="auto"/>
            <w:bottom w:val="none" w:sz="0" w:space="0" w:color="auto"/>
            <w:right w:val="none" w:sz="0" w:space="0" w:color="auto"/>
          </w:divBdr>
        </w:div>
      </w:divsChild>
    </w:div>
    <w:div w:id="1406799683">
      <w:bodyDiv w:val="1"/>
      <w:marLeft w:val="0"/>
      <w:marRight w:val="0"/>
      <w:marTop w:val="0"/>
      <w:marBottom w:val="0"/>
      <w:divBdr>
        <w:top w:val="none" w:sz="0" w:space="0" w:color="auto"/>
        <w:left w:val="none" w:sz="0" w:space="0" w:color="auto"/>
        <w:bottom w:val="none" w:sz="0" w:space="0" w:color="auto"/>
        <w:right w:val="none" w:sz="0" w:space="0" w:color="auto"/>
      </w:divBdr>
      <w:divsChild>
        <w:div w:id="14156816">
          <w:marLeft w:val="0"/>
          <w:marRight w:val="0"/>
          <w:marTop w:val="0"/>
          <w:marBottom w:val="0"/>
          <w:divBdr>
            <w:top w:val="none" w:sz="0" w:space="0" w:color="auto"/>
            <w:left w:val="none" w:sz="0" w:space="0" w:color="auto"/>
            <w:bottom w:val="none" w:sz="0" w:space="0" w:color="auto"/>
            <w:right w:val="none" w:sz="0" w:space="0" w:color="auto"/>
          </w:divBdr>
        </w:div>
      </w:divsChild>
    </w:div>
    <w:div w:id="1416517546">
      <w:bodyDiv w:val="1"/>
      <w:marLeft w:val="0"/>
      <w:marRight w:val="0"/>
      <w:marTop w:val="0"/>
      <w:marBottom w:val="0"/>
      <w:divBdr>
        <w:top w:val="none" w:sz="0" w:space="0" w:color="auto"/>
        <w:left w:val="none" w:sz="0" w:space="0" w:color="auto"/>
        <w:bottom w:val="none" w:sz="0" w:space="0" w:color="auto"/>
        <w:right w:val="none" w:sz="0" w:space="0" w:color="auto"/>
      </w:divBdr>
      <w:divsChild>
        <w:div w:id="773063736">
          <w:marLeft w:val="0"/>
          <w:marRight w:val="0"/>
          <w:marTop w:val="0"/>
          <w:marBottom w:val="0"/>
          <w:divBdr>
            <w:top w:val="none" w:sz="0" w:space="0" w:color="auto"/>
            <w:left w:val="none" w:sz="0" w:space="0" w:color="auto"/>
            <w:bottom w:val="none" w:sz="0" w:space="0" w:color="auto"/>
            <w:right w:val="none" w:sz="0" w:space="0" w:color="auto"/>
          </w:divBdr>
        </w:div>
      </w:divsChild>
    </w:div>
    <w:div w:id="1417631790">
      <w:bodyDiv w:val="1"/>
      <w:marLeft w:val="0"/>
      <w:marRight w:val="0"/>
      <w:marTop w:val="0"/>
      <w:marBottom w:val="0"/>
      <w:divBdr>
        <w:top w:val="none" w:sz="0" w:space="0" w:color="auto"/>
        <w:left w:val="none" w:sz="0" w:space="0" w:color="auto"/>
        <w:bottom w:val="none" w:sz="0" w:space="0" w:color="auto"/>
        <w:right w:val="none" w:sz="0" w:space="0" w:color="auto"/>
      </w:divBdr>
      <w:divsChild>
        <w:div w:id="261685567">
          <w:marLeft w:val="0"/>
          <w:marRight w:val="0"/>
          <w:marTop w:val="0"/>
          <w:marBottom w:val="0"/>
          <w:divBdr>
            <w:top w:val="none" w:sz="0" w:space="0" w:color="auto"/>
            <w:left w:val="none" w:sz="0" w:space="0" w:color="auto"/>
            <w:bottom w:val="none" w:sz="0" w:space="0" w:color="auto"/>
            <w:right w:val="none" w:sz="0" w:space="0" w:color="auto"/>
          </w:divBdr>
        </w:div>
      </w:divsChild>
    </w:div>
    <w:div w:id="1418092226">
      <w:bodyDiv w:val="1"/>
      <w:marLeft w:val="0"/>
      <w:marRight w:val="0"/>
      <w:marTop w:val="0"/>
      <w:marBottom w:val="0"/>
      <w:divBdr>
        <w:top w:val="none" w:sz="0" w:space="0" w:color="auto"/>
        <w:left w:val="none" w:sz="0" w:space="0" w:color="auto"/>
        <w:bottom w:val="none" w:sz="0" w:space="0" w:color="auto"/>
        <w:right w:val="none" w:sz="0" w:space="0" w:color="auto"/>
      </w:divBdr>
      <w:divsChild>
        <w:div w:id="1248886571">
          <w:marLeft w:val="0"/>
          <w:marRight w:val="0"/>
          <w:marTop w:val="0"/>
          <w:marBottom w:val="0"/>
          <w:divBdr>
            <w:top w:val="none" w:sz="0" w:space="0" w:color="auto"/>
            <w:left w:val="none" w:sz="0" w:space="0" w:color="auto"/>
            <w:bottom w:val="none" w:sz="0" w:space="0" w:color="auto"/>
            <w:right w:val="none" w:sz="0" w:space="0" w:color="auto"/>
          </w:divBdr>
        </w:div>
      </w:divsChild>
    </w:div>
    <w:div w:id="1418748419">
      <w:bodyDiv w:val="1"/>
      <w:marLeft w:val="0"/>
      <w:marRight w:val="0"/>
      <w:marTop w:val="0"/>
      <w:marBottom w:val="0"/>
      <w:divBdr>
        <w:top w:val="none" w:sz="0" w:space="0" w:color="auto"/>
        <w:left w:val="none" w:sz="0" w:space="0" w:color="auto"/>
        <w:bottom w:val="none" w:sz="0" w:space="0" w:color="auto"/>
        <w:right w:val="none" w:sz="0" w:space="0" w:color="auto"/>
      </w:divBdr>
      <w:divsChild>
        <w:div w:id="1815758955">
          <w:marLeft w:val="0"/>
          <w:marRight w:val="0"/>
          <w:marTop w:val="0"/>
          <w:marBottom w:val="0"/>
          <w:divBdr>
            <w:top w:val="none" w:sz="0" w:space="0" w:color="auto"/>
            <w:left w:val="none" w:sz="0" w:space="0" w:color="auto"/>
            <w:bottom w:val="none" w:sz="0" w:space="0" w:color="auto"/>
            <w:right w:val="none" w:sz="0" w:space="0" w:color="auto"/>
          </w:divBdr>
        </w:div>
      </w:divsChild>
    </w:div>
    <w:div w:id="1420443575">
      <w:bodyDiv w:val="1"/>
      <w:marLeft w:val="0"/>
      <w:marRight w:val="0"/>
      <w:marTop w:val="0"/>
      <w:marBottom w:val="0"/>
      <w:divBdr>
        <w:top w:val="none" w:sz="0" w:space="0" w:color="auto"/>
        <w:left w:val="none" w:sz="0" w:space="0" w:color="auto"/>
        <w:bottom w:val="none" w:sz="0" w:space="0" w:color="auto"/>
        <w:right w:val="none" w:sz="0" w:space="0" w:color="auto"/>
      </w:divBdr>
      <w:divsChild>
        <w:div w:id="1582328495">
          <w:marLeft w:val="0"/>
          <w:marRight w:val="0"/>
          <w:marTop w:val="0"/>
          <w:marBottom w:val="0"/>
          <w:divBdr>
            <w:top w:val="none" w:sz="0" w:space="0" w:color="auto"/>
            <w:left w:val="none" w:sz="0" w:space="0" w:color="auto"/>
            <w:bottom w:val="none" w:sz="0" w:space="0" w:color="auto"/>
            <w:right w:val="none" w:sz="0" w:space="0" w:color="auto"/>
          </w:divBdr>
        </w:div>
      </w:divsChild>
    </w:div>
    <w:div w:id="1425689153">
      <w:bodyDiv w:val="1"/>
      <w:marLeft w:val="0"/>
      <w:marRight w:val="0"/>
      <w:marTop w:val="0"/>
      <w:marBottom w:val="0"/>
      <w:divBdr>
        <w:top w:val="none" w:sz="0" w:space="0" w:color="auto"/>
        <w:left w:val="none" w:sz="0" w:space="0" w:color="auto"/>
        <w:bottom w:val="none" w:sz="0" w:space="0" w:color="auto"/>
        <w:right w:val="none" w:sz="0" w:space="0" w:color="auto"/>
      </w:divBdr>
      <w:divsChild>
        <w:div w:id="898441494">
          <w:marLeft w:val="0"/>
          <w:marRight w:val="0"/>
          <w:marTop w:val="0"/>
          <w:marBottom w:val="0"/>
          <w:divBdr>
            <w:top w:val="none" w:sz="0" w:space="0" w:color="auto"/>
            <w:left w:val="none" w:sz="0" w:space="0" w:color="auto"/>
            <w:bottom w:val="none" w:sz="0" w:space="0" w:color="auto"/>
            <w:right w:val="none" w:sz="0" w:space="0" w:color="auto"/>
          </w:divBdr>
        </w:div>
      </w:divsChild>
    </w:div>
    <w:div w:id="1431700448">
      <w:bodyDiv w:val="1"/>
      <w:marLeft w:val="0"/>
      <w:marRight w:val="0"/>
      <w:marTop w:val="0"/>
      <w:marBottom w:val="0"/>
      <w:divBdr>
        <w:top w:val="none" w:sz="0" w:space="0" w:color="auto"/>
        <w:left w:val="none" w:sz="0" w:space="0" w:color="auto"/>
        <w:bottom w:val="none" w:sz="0" w:space="0" w:color="auto"/>
        <w:right w:val="none" w:sz="0" w:space="0" w:color="auto"/>
      </w:divBdr>
      <w:divsChild>
        <w:div w:id="1826168860">
          <w:marLeft w:val="0"/>
          <w:marRight w:val="0"/>
          <w:marTop w:val="0"/>
          <w:marBottom w:val="0"/>
          <w:divBdr>
            <w:top w:val="none" w:sz="0" w:space="0" w:color="auto"/>
            <w:left w:val="none" w:sz="0" w:space="0" w:color="auto"/>
            <w:bottom w:val="none" w:sz="0" w:space="0" w:color="auto"/>
            <w:right w:val="none" w:sz="0" w:space="0" w:color="auto"/>
          </w:divBdr>
        </w:div>
      </w:divsChild>
    </w:div>
    <w:div w:id="1434593154">
      <w:bodyDiv w:val="1"/>
      <w:marLeft w:val="0"/>
      <w:marRight w:val="0"/>
      <w:marTop w:val="0"/>
      <w:marBottom w:val="0"/>
      <w:divBdr>
        <w:top w:val="none" w:sz="0" w:space="0" w:color="auto"/>
        <w:left w:val="none" w:sz="0" w:space="0" w:color="auto"/>
        <w:bottom w:val="none" w:sz="0" w:space="0" w:color="auto"/>
        <w:right w:val="none" w:sz="0" w:space="0" w:color="auto"/>
      </w:divBdr>
      <w:divsChild>
        <w:div w:id="181289774">
          <w:marLeft w:val="0"/>
          <w:marRight w:val="0"/>
          <w:marTop w:val="0"/>
          <w:marBottom w:val="0"/>
          <w:divBdr>
            <w:top w:val="none" w:sz="0" w:space="0" w:color="auto"/>
            <w:left w:val="none" w:sz="0" w:space="0" w:color="auto"/>
            <w:bottom w:val="none" w:sz="0" w:space="0" w:color="auto"/>
            <w:right w:val="none" w:sz="0" w:space="0" w:color="auto"/>
          </w:divBdr>
        </w:div>
      </w:divsChild>
    </w:div>
    <w:div w:id="1436054383">
      <w:bodyDiv w:val="1"/>
      <w:marLeft w:val="0"/>
      <w:marRight w:val="0"/>
      <w:marTop w:val="0"/>
      <w:marBottom w:val="0"/>
      <w:divBdr>
        <w:top w:val="none" w:sz="0" w:space="0" w:color="auto"/>
        <w:left w:val="none" w:sz="0" w:space="0" w:color="auto"/>
        <w:bottom w:val="none" w:sz="0" w:space="0" w:color="auto"/>
        <w:right w:val="none" w:sz="0" w:space="0" w:color="auto"/>
      </w:divBdr>
      <w:divsChild>
        <w:div w:id="1493914292">
          <w:marLeft w:val="0"/>
          <w:marRight w:val="0"/>
          <w:marTop w:val="0"/>
          <w:marBottom w:val="0"/>
          <w:divBdr>
            <w:top w:val="none" w:sz="0" w:space="0" w:color="auto"/>
            <w:left w:val="none" w:sz="0" w:space="0" w:color="auto"/>
            <w:bottom w:val="none" w:sz="0" w:space="0" w:color="auto"/>
            <w:right w:val="none" w:sz="0" w:space="0" w:color="auto"/>
          </w:divBdr>
        </w:div>
      </w:divsChild>
    </w:div>
    <w:div w:id="1437560227">
      <w:bodyDiv w:val="1"/>
      <w:marLeft w:val="0"/>
      <w:marRight w:val="0"/>
      <w:marTop w:val="0"/>
      <w:marBottom w:val="0"/>
      <w:divBdr>
        <w:top w:val="none" w:sz="0" w:space="0" w:color="auto"/>
        <w:left w:val="none" w:sz="0" w:space="0" w:color="auto"/>
        <w:bottom w:val="none" w:sz="0" w:space="0" w:color="auto"/>
        <w:right w:val="none" w:sz="0" w:space="0" w:color="auto"/>
      </w:divBdr>
      <w:divsChild>
        <w:div w:id="742332980">
          <w:marLeft w:val="0"/>
          <w:marRight w:val="0"/>
          <w:marTop w:val="0"/>
          <w:marBottom w:val="0"/>
          <w:divBdr>
            <w:top w:val="none" w:sz="0" w:space="0" w:color="auto"/>
            <w:left w:val="none" w:sz="0" w:space="0" w:color="auto"/>
            <w:bottom w:val="none" w:sz="0" w:space="0" w:color="auto"/>
            <w:right w:val="none" w:sz="0" w:space="0" w:color="auto"/>
          </w:divBdr>
        </w:div>
      </w:divsChild>
    </w:div>
    <w:div w:id="1438063193">
      <w:bodyDiv w:val="1"/>
      <w:marLeft w:val="0"/>
      <w:marRight w:val="0"/>
      <w:marTop w:val="0"/>
      <w:marBottom w:val="0"/>
      <w:divBdr>
        <w:top w:val="none" w:sz="0" w:space="0" w:color="auto"/>
        <w:left w:val="none" w:sz="0" w:space="0" w:color="auto"/>
        <w:bottom w:val="none" w:sz="0" w:space="0" w:color="auto"/>
        <w:right w:val="none" w:sz="0" w:space="0" w:color="auto"/>
      </w:divBdr>
      <w:divsChild>
        <w:div w:id="526874574">
          <w:marLeft w:val="0"/>
          <w:marRight w:val="0"/>
          <w:marTop w:val="0"/>
          <w:marBottom w:val="0"/>
          <w:divBdr>
            <w:top w:val="none" w:sz="0" w:space="0" w:color="auto"/>
            <w:left w:val="none" w:sz="0" w:space="0" w:color="auto"/>
            <w:bottom w:val="none" w:sz="0" w:space="0" w:color="auto"/>
            <w:right w:val="none" w:sz="0" w:space="0" w:color="auto"/>
          </w:divBdr>
        </w:div>
      </w:divsChild>
    </w:div>
    <w:div w:id="1438214529">
      <w:bodyDiv w:val="1"/>
      <w:marLeft w:val="0"/>
      <w:marRight w:val="0"/>
      <w:marTop w:val="0"/>
      <w:marBottom w:val="0"/>
      <w:divBdr>
        <w:top w:val="none" w:sz="0" w:space="0" w:color="auto"/>
        <w:left w:val="none" w:sz="0" w:space="0" w:color="auto"/>
        <w:bottom w:val="none" w:sz="0" w:space="0" w:color="auto"/>
        <w:right w:val="none" w:sz="0" w:space="0" w:color="auto"/>
      </w:divBdr>
      <w:divsChild>
        <w:div w:id="1131292417">
          <w:marLeft w:val="0"/>
          <w:marRight w:val="0"/>
          <w:marTop w:val="0"/>
          <w:marBottom w:val="0"/>
          <w:divBdr>
            <w:top w:val="none" w:sz="0" w:space="0" w:color="auto"/>
            <w:left w:val="none" w:sz="0" w:space="0" w:color="auto"/>
            <w:bottom w:val="none" w:sz="0" w:space="0" w:color="auto"/>
            <w:right w:val="none" w:sz="0" w:space="0" w:color="auto"/>
          </w:divBdr>
        </w:div>
      </w:divsChild>
    </w:div>
    <w:div w:id="1439714348">
      <w:bodyDiv w:val="1"/>
      <w:marLeft w:val="0"/>
      <w:marRight w:val="0"/>
      <w:marTop w:val="0"/>
      <w:marBottom w:val="0"/>
      <w:divBdr>
        <w:top w:val="none" w:sz="0" w:space="0" w:color="auto"/>
        <w:left w:val="none" w:sz="0" w:space="0" w:color="auto"/>
        <w:bottom w:val="none" w:sz="0" w:space="0" w:color="auto"/>
        <w:right w:val="none" w:sz="0" w:space="0" w:color="auto"/>
      </w:divBdr>
      <w:divsChild>
        <w:div w:id="1472821672">
          <w:marLeft w:val="0"/>
          <w:marRight w:val="0"/>
          <w:marTop w:val="0"/>
          <w:marBottom w:val="0"/>
          <w:divBdr>
            <w:top w:val="none" w:sz="0" w:space="0" w:color="auto"/>
            <w:left w:val="none" w:sz="0" w:space="0" w:color="auto"/>
            <w:bottom w:val="none" w:sz="0" w:space="0" w:color="auto"/>
            <w:right w:val="none" w:sz="0" w:space="0" w:color="auto"/>
          </w:divBdr>
        </w:div>
      </w:divsChild>
    </w:div>
    <w:div w:id="1442994501">
      <w:bodyDiv w:val="1"/>
      <w:marLeft w:val="0"/>
      <w:marRight w:val="0"/>
      <w:marTop w:val="0"/>
      <w:marBottom w:val="0"/>
      <w:divBdr>
        <w:top w:val="none" w:sz="0" w:space="0" w:color="auto"/>
        <w:left w:val="none" w:sz="0" w:space="0" w:color="auto"/>
        <w:bottom w:val="none" w:sz="0" w:space="0" w:color="auto"/>
        <w:right w:val="none" w:sz="0" w:space="0" w:color="auto"/>
      </w:divBdr>
      <w:divsChild>
        <w:div w:id="2019428151">
          <w:marLeft w:val="0"/>
          <w:marRight w:val="0"/>
          <w:marTop w:val="0"/>
          <w:marBottom w:val="0"/>
          <w:divBdr>
            <w:top w:val="none" w:sz="0" w:space="0" w:color="auto"/>
            <w:left w:val="none" w:sz="0" w:space="0" w:color="auto"/>
            <w:bottom w:val="none" w:sz="0" w:space="0" w:color="auto"/>
            <w:right w:val="none" w:sz="0" w:space="0" w:color="auto"/>
          </w:divBdr>
        </w:div>
      </w:divsChild>
    </w:div>
    <w:div w:id="1443110211">
      <w:bodyDiv w:val="1"/>
      <w:marLeft w:val="0"/>
      <w:marRight w:val="0"/>
      <w:marTop w:val="0"/>
      <w:marBottom w:val="0"/>
      <w:divBdr>
        <w:top w:val="none" w:sz="0" w:space="0" w:color="auto"/>
        <w:left w:val="none" w:sz="0" w:space="0" w:color="auto"/>
        <w:bottom w:val="none" w:sz="0" w:space="0" w:color="auto"/>
        <w:right w:val="none" w:sz="0" w:space="0" w:color="auto"/>
      </w:divBdr>
      <w:divsChild>
        <w:div w:id="209195278">
          <w:marLeft w:val="0"/>
          <w:marRight w:val="0"/>
          <w:marTop w:val="0"/>
          <w:marBottom w:val="0"/>
          <w:divBdr>
            <w:top w:val="none" w:sz="0" w:space="0" w:color="auto"/>
            <w:left w:val="none" w:sz="0" w:space="0" w:color="auto"/>
            <w:bottom w:val="none" w:sz="0" w:space="0" w:color="auto"/>
            <w:right w:val="none" w:sz="0" w:space="0" w:color="auto"/>
          </w:divBdr>
        </w:div>
      </w:divsChild>
    </w:div>
    <w:div w:id="1443844387">
      <w:bodyDiv w:val="1"/>
      <w:marLeft w:val="0"/>
      <w:marRight w:val="0"/>
      <w:marTop w:val="0"/>
      <w:marBottom w:val="0"/>
      <w:divBdr>
        <w:top w:val="none" w:sz="0" w:space="0" w:color="auto"/>
        <w:left w:val="none" w:sz="0" w:space="0" w:color="auto"/>
        <w:bottom w:val="none" w:sz="0" w:space="0" w:color="auto"/>
        <w:right w:val="none" w:sz="0" w:space="0" w:color="auto"/>
      </w:divBdr>
      <w:divsChild>
        <w:div w:id="564992004">
          <w:marLeft w:val="0"/>
          <w:marRight w:val="0"/>
          <w:marTop w:val="0"/>
          <w:marBottom w:val="0"/>
          <w:divBdr>
            <w:top w:val="none" w:sz="0" w:space="0" w:color="auto"/>
            <w:left w:val="none" w:sz="0" w:space="0" w:color="auto"/>
            <w:bottom w:val="none" w:sz="0" w:space="0" w:color="auto"/>
            <w:right w:val="none" w:sz="0" w:space="0" w:color="auto"/>
          </w:divBdr>
        </w:div>
      </w:divsChild>
    </w:div>
    <w:div w:id="1444568406">
      <w:bodyDiv w:val="1"/>
      <w:marLeft w:val="0"/>
      <w:marRight w:val="0"/>
      <w:marTop w:val="0"/>
      <w:marBottom w:val="0"/>
      <w:divBdr>
        <w:top w:val="none" w:sz="0" w:space="0" w:color="auto"/>
        <w:left w:val="none" w:sz="0" w:space="0" w:color="auto"/>
        <w:bottom w:val="none" w:sz="0" w:space="0" w:color="auto"/>
        <w:right w:val="none" w:sz="0" w:space="0" w:color="auto"/>
      </w:divBdr>
      <w:divsChild>
        <w:div w:id="1091319577">
          <w:marLeft w:val="0"/>
          <w:marRight w:val="0"/>
          <w:marTop w:val="0"/>
          <w:marBottom w:val="0"/>
          <w:divBdr>
            <w:top w:val="none" w:sz="0" w:space="0" w:color="auto"/>
            <w:left w:val="none" w:sz="0" w:space="0" w:color="auto"/>
            <w:bottom w:val="none" w:sz="0" w:space="0" w:color="auto"/>
            <w:right w:val="none" w:sz="0" w:space="0" w:color="auto"/>
          </w:divBdr>
        </w:div>
      </w:divsChild>
    </w:div>
    <w:div w:id="1445147320">
      <w:bodyDiv w:val="1"/>
      <w:marLeft w:val="0"/>
      <w:marRight w:val="0"/>
      <w:marTop w:val="0"/>
      <w:marBottom w:val="0"/>
      <w:divBdr>
        <w:top w:val="none" w:sz="0" w:space="0" w:color="auto"/>
        <w:left w:val="none" w:sz="0" w:space="0" w:color="auto"/>
        <w:bottom w:val="none" w:sz="0" w:space="0" w:color="auto"/>
        <w:right w:val="none" w:sz="0" w:space="0" w:color="auto"/>
      </w:divBdr>
      <w:divsChild>
        <w:div w:id="671956518">
          <w:marLeft w:val="0"/>
          <w:marRight w:val="0"/>
          <w:marTop w:val="0"/>
          <w:marBottom w:val="0"/>
          <w:divBdr>
            <w:top w:val="none" w:sz="0" w:space="0" w:color="auto"/>
            <w:left w:val="none" w:sz="0" w:space="0" w:color="auto"/>
            <w:bottom w:val="none" w:sz="0" w:space="0" w:color="auto"/>
            <w:right w:val="none" w:sz="0" w:space="0" w:color="auto"/>
          </w:divBdr>
        </w:div>
      </w:divsChild>
    </w:div>
    <w:div w:id="1445267724">
      <w:bodyDiv w:val="1"/>
      <w:marLeft w:val="0"/>
      <w:marRight w:val="0"/>
      <w:marTop w:val="0"/>
      <w:marBottom w:val="0"/>
      <w:divBdr>
        <w:top w:val="none" w:sz="0" w:space="0" w:color="auto"/>
        <w:left w:val="none" w:sz="0" w:space="0" w:color="auto"/>
        <w:bottom w:val="none" w:sz="0" w:space="0" w:color="auto"/>
        <w:right w:val="none" w:sz="0" w:space="0" w:color="auto"/>
      </w:divBdr>
      <w:divsChild>
        <w:div w:id="1753157659">
          <w:marLeft w:val="0"/>
          <w:marRight w:val="0"/>
          <w:marTop w:val="0"/>
          <w:marBottom w:val="0"/>
          <w:divBdr>
            <w:top w:val="none" w:sz="0" w:space="0" w:color="auto"/>
            <w:left w:val="none" w:sz="0" w:space="0" w:color="auto"/>
            <w:bottom w:val="none" w:sz="0" w:space="0" w:color="auto"/>
            <w:right w:val="none" w:sz="0" w:space="0" w:color="auto"/>
          </w:divBdr>
        </w:div>
      </w:divsChild>
    </w:div>
    <w:div w:id="1448083475">
      <w:bodyDiv w:val="1"/>
      <w:marLeft w:val="0"/>
      <w:marRight w:val="0"/>
      <w:marTop w:val="0"/>
      <w:marBottom w:val="0"/>
      <w:divBdr>
        <w:top w:val="none" w:sz="0" w:space="0" w:color="auto"/>
        <w:left w:val="none" w:sz="0" w:space="0" w:color="auto"/>
        <w:bottom w:val="none" w:sz="0" w:space="0" w:color="auto"/>
        <w:right w:val="none" w:sz="0" w:space="0" w:color="auto"/>
      </w:divBdr>
      <w:divsChild>
        <w:div w:id="2072071849">
          <w:marLeft w:val="0"/>
          <w:marRight w:val="0"/>
          <w:marTop w:val="0"/>
          <w:marBottom w:val="0"/>
          <w:divBdr>
            <w:top w:val="none" w:sz="0" w:space="0" w:color="auto"/>
            <w:left w:val="none" w:sz="0" w:space="0" w:color="auto"/>
            <w:bottom w:val="none" w:sz="0" w:space="0" w:color="auto"/>
            <w:right w:val="none" w:sz="0" w:space="0" w:color="auto"/>
          </w:divBdr>
        </w:div>
      </w:divsChild>
    </w:div>
    <w:div w:id="1448155431">
      <w:bodyDiv w:val="1"/>
      <w:marLeft w:val="0"/>
      <w:marRight w:val="0"/>
      <w:marTop w:val="0"/>
      <w:marBottom w:val="0"/>
      <w:divBdr>
        <w:top w:val="none" w:sz="0" w:space="0" w:color="auto"/>
        <w:left w:val="none" w:sz="0" w:space="0" w:color="auto"/>
        <w:bottom w:val="none" w:sz="0" w:space="0" w:color="auto"/>
        <w:right w:val="none" w:sz="0" w:space="0" w:color="auto"/>
      </w:divBdr>
      <w:divsChild>
        <w:div w:id="909510288">
          <w:marLeft w:val="0"/>
          <w:marRight w:val="0"/>
          <w:marTop w:val="0"/>
          <w:marBottom w:val="0"/>
          <w:divBdr>
            <w:top w:val="none" w:sz="0" w:space="0" w:color="auto"/>
            <w:left w:val="none" w:sz="0" w:space="0" w:color="auto"/>
            <w:bottom w:val="none" w:sz="0" w:space="0" w:color="auto"/>
            <w:right w:val="none" w:sz="0" w:space="0" w:color="auto"/>
          </w:divBdr>
        </w:div>
      </w:divsChild>
    </w:div>
    <w:div w:id="1451827022">
      <w:bodyDiv w:val="1"/>
      <w:marLeft w:val="0"/>
      <w:marRight w:val="0"/>
      <w:marTop w:val="0"/>
      <w:marBottom w:val="0"/>
      <w:divBdr>
        <w:top w:val="none" w:sz="0" w:space="0" w:color="auto"/>
        <w:left w:val="none" w:sz="0" w:space="0" w:color="auto"/>
        <w:bottom w:val="none" w:sz="0" w:space="0" w:color="auto"/>
        <w:right w:val="none" w:sz="0" w:space="0" w:color="auto"/>
      </w:divBdr>
      <w:divsChild>
        <w:div w:id="357706897">
          <w:marLeft w:val="0"/>
          <w:marRight w:val="0"/>
          <w:marTop w:val="0"/>
          <w:marBottom w:val="0"/>
          <w:divBdr>
            <w:top w:val="none" w:sz="0" w:space="0" w:color="auto"/>
            <w:left w:val="none" w:sz="0" w:space="0" w:color="auto"/>
            <w:bottom w:val="none" w:sz="0" w:space="0" w:color="auto"/>
            <w:right w:val="none" w:sz="0" w:space="0" w:color="auto"/>
          </w:divBdr>
        </w:div>
      </w:divsChild>
    </w:div>
    <w:div w:id="1453014552">
      <w:bodyDiv w:val="1"/>
      <w:marLeft w:val="0"/>
      <w:marRight w:val="0"/>
      <w:marTop w:val="0"/>
      <w:marBottom w:val="0"/>
      <w:divBdr>
        <w:top w:val="none" w:sz="0" w:space="0" w:color="auto"/>
        <w:left w:val="none" w:sz="0" w:space="0" w:color="auto"/>
        <w:bottom w:val="none" w:sz="0" w:space="0" w:color="auto"/>
        <w:right w:val="none" w:sz="0" w:space="0" w:color="auto"/>
      </w:divBdr>
      <w:divsChild>
        <w:div w:id="475606855">
          <w:marLeft w:val="0"/>
          <w:marRight w:val="0"/>
          <w:marTop w:val="0"/>
          <w:marBottom w:val="0"/>
          <w:divBdr>
            <w:top w:val="none" w:sz="0" w:space="0" w:color="auto"/>
            <w:left w:val="none" w:sz="0" w:space="0" w:color="auto"/>
            <w:bottom w:val="none" w:sz="0" w:space="0" w:color="auto"/>
            <w:right w:val="none" w:sz="0" w:space="0" w:color="auto"/>
          </w:divBdr>
        </w:div>
      </w:divsChild>
    </w:div>
    <w:div w:id="1454861388">
      <w:bodyDiv w:val="1"/>
      <w:marLeft w:val="0"/>
      <w:marRight w:val="0"/>
      <w:marTop w:val="0"/>
      <w:marBottom w:val="0"/>
      <w:divBdr>
        <w:top w:val="none" w:sz="0" w:space="0" w:color="auto"/>
        <w:left w:val="none" w:sz="0" w:space="0" w:color="auto"/>
        <w:bottom w:val="none" w:sz="0" w:space="0" w:color="auto"/>
        <w:right w:val="none" w:sz="0" w:space="0" w:color="auto"/>
      </w:divBdr>
      <w:divsChild>
        <w:div w:id="1148284961">
          <w:marLeft w:val="0"/>
          <w:marRight w:val="0"/>
          <w:marTop w:val="0"/>
          <w:marBottom w:val="0"/>
          <w:divBdr>
            <w:top w:val="none" w:sz="0" w:space="0" w:color="auto"/>
            <w:left w:val="none" w:sz="0" w:space="0" w:color="auto"/>
            <w:bottom w:val="none" w:sz="0" w:space="0" w:color="auto"/>
            <w:right w:val="none" w:sz="0" w:space="0" w:color="auto"/>
          </w:divBdr>
        </w:div>
      </w:divsChild>
    </w:div>
    <w:div w:id="1459638584">
      <w:bodyDiv w:val="1"/>
      <w:marLeft w:val="0"/>
      <w:marRight w:val="0"/>
      <w:marTop w:val="0"/>
      <w:marBottom w:val="0"/>
      <w:divBdr>
        <w:top w:val="none" w:sz="0" w:space="0" w:color="auto"/>
        <w:left w:val="none" w:sz="0" w:space="0" w:color="auto"/>
        <w:bottom w:val="none" w:sz="0" w:space="0" w:color="auto"/>
        <w:right w:val="none" w:sz="0" w:space="0" w:color="auto"/>
      </w:divBdr>
      <w:divsChild>
        <w:div w:id="1530337424">
          <w:marLeft w:val="0"/>
          <w:marRight w:val="0"/>
          <w:marTop w:val="0"/>
          <w:marBottom w:val="0"/>
          <w:divBdr>
            <w:top w:val="none" w:sz="0" w:space="0" w:color="auto"/>
            <w:left w:val="none" w:sz="0" w:space="0" w:color="auto"/>
            <w:bottom w:val="none" w:sz="0" w:space="0" w:color="auto"/>
            <w:right w:val="none" w:sz="0" w:space="0" w:color="auto"/>
          </w:divBdr>
        </w:div>
      </w:divsChild>
    </w:div>
    <w:div w:id="1468086083">
      <w:bodyDiv w:val="1"/>
      <w:marLeft w:val="0"/>
      <w:marRight w:val="0"/>
      <w:marTop w:val="0"/>
      <w:marBottom w:val="0"/>
      <w:divBdr>
        <w:top w:val="none" w:sz="0" w:space="0" w:color="auto"/>
        <w:left w:val="none" w:sz="0" w:space="0" w:color="auto"/>
        <w:bottom w:val="none" w:sz="0" w:space="0" w:color="auto"/>
        <w:right w:val="none" w:sz="0" w:space="0" w:color="auto"/>
      </w:divBdr>
    </w:div>
    <w:div w:id="1469274750">
      <w:bodyDiv w:val="1"/>
      <w:marLeft w:val="0"/>
      <w:marRight w:val="0"/>
      <w:marTop w:val="0"/>
      <w:marBottom w:val="0"/>
      <w:divBdr>
        <w:top w:val="none" w:sz="0" w:space="0" w:color="auto"/>
        <w:left w:val="none" w:sz="0" w:space="0" w:color="auto"/>
        <w:bottom w:val="none" w:sz="0" w:space="0" w:color="auto"/>
        <w:right w:val="none" w:sz="0" w:space="0" w:color="auto"/>
      </w:divBdr>
      <w:divsChild>
        <w:div w:id="891841723">
          <w:marLeft w:val="0"/>
          <w:marRight w:val="0"/>
          <w:marTop w:val="0"/>
          <w:marBottom w:val="0"/>
          <w:divBdr>
            <w:top w:val="none" w:sz="0" w:space="0" w:color="auto"/>
            <w:left w:val="none" w:sz="0" w:space="0" w:color="auto"/>
            <w:bottom w:val="none" w:sz="0" w:space="0" w:color="auto"/>
            <w:right w:val="none" w:sz="0" w:space="0" w:color="auto"/>
          </w:divBdr>
        </w:div>
      </w:divsChild>
    </w:div>
    <w:div w:id="1469587754">
      <w:bodyDiv w:val="1"/>
      <w:marLeft w:val="0"/>
      <w:marRight w:val="0"/>
      <w:marTop w:val="0"/>
      <w:marBottom w:val="0"/>
      <w:divBdr>
        <w:top w:val="none" w:sz="0" w:space="0" w:color="auto"/>
        <w:left w:val="none" w:sz="0" w:space="0" w:color="auto"/>
        <w:bottom w:val="none" w:sz="0" w:space="0" w:color="auto"/>
        <w:right w:val="none" w:sz="0" w:space="0" w:color="auto"/>
      </w:divBdr>
      <w:divsChild>
        <w:div w:id="1508204273">
          <w:marLeft w:val="0"/>
          <w:marRight w:val="0"/>
          <w:marTop w:val="0"/>
          <w:marBottom w:val="0"/>
          <w:divBdr>
            <w:top w:val="none" w:sz="0" w:space="0" w:color="auto"/>
            <w:left w:val="none" w:sz="0" w:space="0" w:color="auto"/>
            <w:bottom w:val="none" w:sz="0" w:space="0" w:color="auto"/>
            <w:right w:val="none" w:sz="0" w:space="0" w:color="auto"/>
          </w:divBdr>
        </w:div>
      </w:divsChild>
    </w:div>
    <w:div w:id="1472405491">
      <w:bodyDiv w:val="1"/>
      <w:marLeft w:val="0"/>
      <w:marRight w:val="0"/>
      <w:marTop w:val="0"/>
      <w:marBottom w:val="0"/>
      <w:divBdr>
        <w:top w:val="none" w:sz="0" w:space="0" w:color="auto"/>
        <w:left w:val="none" w:sz="0" w:space="0" w:color="auto"/>
        <w:bottom w:val="none" w:sz="0" w:space="0" w:color="auto"/>
        <w:right w:val="none" w:sz="0" w:space="0" w:color="auto"/>
      </w:divBdr>
      <w:divsChild>
        <w:div w:id="763035677">
          <w:marLeft w:val="0"/>
          <w:marRight w:val="0"/>
          <w:marTop w:val="0"/>
          <w:marBottom w:val="0"/>
          <w:divBdr>
            <w:top w:val="none" w:sz="0" w:space="0" w:color="auto"/>
            <w:left w:val="none" w:sz="0" w:space="0" w:color="auto"/>
            <w:bottom w:val="none" w:sz="0" w:space="0" w:color="auto"/>
            <w:right w:val="none" w:sz="0" w:space="0" w:color="auto"/>
          </w:divBdr>
        </w:div>
      </w:divsChild>
    </w:div>
    <w:div w:id="1473669259">
      <w:bodyDiv w:val="1"/>
      <w:marLeft w:val="0"/>
      <w:marRight w:val="0"/>
      <w:marTop w:val="0"/>
      <w:marBottom w:val="0"/>
      <w:divBdr>
        <w:top w:val="none" w:sz="0" w:space="0" w:color="auto"/>
        <w:left w:val="none" w:sz="0" w:space="0" w:color="auto"/>
        <w:bottom w:val="none" w:sz="0" w:space="0" w:color="auto"/>
        <w:right w:val="none" w:sz="0" w:space="0" w:color="auto"/>
      </w:divBdr>
      <w:divsChild>
        <w:div w:id="1322003434">
          <w:marLeft w:val="0"/>
          <w:marRight w:val="0"/>
          <w:marTop w:val="0"/>
          <w:marBottom w:val="0"/>
          <w:divBdr>
            <w:top w:val="none" w:sz="0" w:space="0" w:color="auto"/>
            <w:left w:val="none" w:sz="0" w:space="0" w:color="auto"/>
            <w:bottom w:val="none" w:sz="0" w:space="0" w:color="auto"/>
            <w:right w:val="none" w:sz="0" w:space="0" w:color="auto"/>
          </w:divBdr>
        </w:div>
      </w:divsChild>
    </w:div>
    <w:div w:id="1479876626">
      <w:bodyDiv w:val="1"/>
      <w:marLeft w:val="0"/>
      <w:marRight w:val="0"/>
      <w:marTop w:val="0"/>
      <w:marBottom w:val="0"/>
      <w:divBdr>
        <w:top w:val="none" w:sz="0" w:space="0" w:color="auto"/>
        <w:left w:val="none" w:sz="0" w:space="0" w:color="auto"/>
        <w:bottom w:val="none" w:sz="0" w:space="0" w:color="auto"/>
        <w:right w:val="none" w:sz="0" w:space="0" w:color="auto"/>
      </w:divBdr>
      <w:divsChild>
        <w:div w:id="2006593862">
          <w:marLeft w:val="0"/>
          <w:marRight w:val="0"/>
          <w:marTop w:val="0"/>
          <w:marBottom w:val="0"/>
          <w:divBdr>
            <w:top w:val="none" w:sz="0" w:space="0" w:color="auto"/>
            <w:left w:val="none" w:sz="0" w:space="0" w:color="auto"/>
            <w:bottom w:val="none" w:sz="0" w:space="0" w:color="auto"/>
            <w:right w:val="none" w:sz="0" w:space="0" w:color="auto"/>
          </w:divBdr>
        </w:div>
      </w:divsChild>
    </w:div>
    <w:div w:id="1481651257">
      <w:bodyDiv w:val="1"/>
      <w:marLeft w:val="0"/>
      <w:marRight w:val="0"/>
      <w:marTop w:val="0"/>
      <w:marBottom w:val="0"/>
      <w:divBdr>
        <w:top w:val="none" w:sz="0" w:space="0" w:color="auto"/>
        <w:left w:val="none" w:sz="0" w:space="0" w:color="auto"/>
        <w:bottom w:val="none" w:sz="0" w:space="0" w:color="auto"/>
        <w:right w:val="none" w:sz="0" w:space="0" w:color="auto"/>
      </w:divBdr>
      <w:divsChild>
        <w:div w:id="270405762">
          <w:marLeft w:val="0"/>
          <w:marRight w:val="0"/>
          <w:marTop w:val="0"/>
          <w:marBottom w:val="0"/>
          <w:divBdr>
            <w:top w:val="none" w:sz="0" w:space="0" w:color="auto"/>
            <w:left w:val="none" w:sz="0" w:space="0" w:color="auto"/>
            <w:bottom w:val="none" w:sz="0" w:space="0" w:color="auto"/>
            <w:right w:val="none" w:sz="0" w:space="0" w:color="auto"/>
          </w:divBdr>
        </w:div>
      </w:divsChild>
    </w:div>
    <w:div w:id="1481844409">
      <w:bodyDiv w:val="1"/>
      <w:marLeft w:val="0"/>
      <w:marRight w:val="0"/>
      <w:marTop w:val="0"/>
      <w:marBottom w:val="0"/>
      <w:divBdr>
        <w:top w:val="none" w:sz="0" w:space="0" w:color="auto"/>
        <w:left w:val="none" w:sz="0" w:space="0" w:color="auto"/>
        <w:bottom w:val="none" w:sz="0" w:space="0" w:color="auto"/>
        <w:right w:val="none" w:sz="0" w:space="0" w:color="auto"/>
      </w:divBdr>
      <w:divsChild>
        <w:div w:id="1829128142">
          <w:marLeft w:val="0"/>
          <w:marRight w:val="0"/>
          <w:marTop w:val="0"/>
          <w:marBottom w:val="0"/>
          <w:divBdr>
            <w:top w:val="none" w:sz="0" w:space="0" w:color="auto"/>
            <w:left w:val="none" w:sz="0" w:space="0" w:color="auto"/>
            <w:bottom w:val="none" w:sz="0" w:space="0" w:color="auto"/>
            <w:right w:val="none" w:sz="0" w:space="0" w:color="auto"/>
          </w:divBdr>
        </w:div>
      </w:divsChild>
    </w:div>
    <w:div w:id="1482039849">
      <w:bodyDiv w:val="1"/>
      <w:marLeft w:val="0"/>
      <w:marRight w:val="0"/>
      <w:marTop w:val="0"/>
      <w:marBottom w:val="0"/>
      <w:divBdr>
        <w:top w:val="none" w:sz="0" w:space="0" w:color="auto"/>
        <w:left w:val="none" w:sz="0" w:space="0" w:color="auto"/>
        <w:bottom w:val="none" w:sz="0" w:space="0" w:color="auto"/>
        <w:right w:val="none" w:sz="0" w:space="0" w:color="auto"/>
      </w:divBdr>
      <w:divsChild>
        <w:div w:id="581722438">
          <w:marLeft w:val="0"/>
          <w:marRight w:val="0"/>
          <w:marTop w:val="0"/>
          <w:marBottom w:val="0"/>
          <w:divBdr>
            <w:top w:val="none" w:sz="0" w:space="0" w:color="auto"/>
            <w:left w:val="none" w:sz="0" w:space="0" w:color="auto"/>
            <w:bottom w:val="none" w:sz="0" w:space="0" w:color="auto"/>
            <w:right w:val="none" w:sz="0" w:space="0" w:color="auto"/>
          </w:divBdr>
        </w:div>
      </w:divsChild>
    </w:div>
    <w:div w:id="1483617556">
      <w:bodyDiv w:val="1"/>
      <w:marLeft w:val="0"/>
      <w:marRight w:val="0"/>
      <w:marTop w:val="0"/>
      <w:marBottom w:val="0"/>
      <w:divBdr>
        <w:top w:val="none" w:sz="0" w:space="0" w:color="auto"/>
        <w:left w:val="none" w:sz="0" w:space="0" w:color="auto"/>
        <w:bottom w:val="none" w:sz="0" w:space="0" w:color="auto"/>
        <w:right w:val="none" w:sz="0" w:space="0" w:color="auto"/>
      </w:divBdr>
      <w:divsChild>
        <w:div w:id="1672223621">
          <w:marLeft w:val="0"/>
          <w:marRight w:val="0"/>
          <w:marTop w:val="0"/>
          <w:marBottom w:val="0"/>
          <w:divBdr>
            <w:top w:val="none" w:sz="0" w:space="0" w:color="auto"/>
            <w:left w:val="none" w:sz="0" w:space="0" w:color="auto"/>
            <w:bottom w:val="none" w:sz="0" w:space="0" w:color="auto"/>
            <w:right w:val="none" w:sz="0" w:space="0" w:color="auto"/>
          </w:divBdr>
        </w:div>
      </w:divsChild>
    </w:div>
    <w:div w:id="1487670311">
      <w:bodyDiv w:val="1"/>
      <w:marLeft w:val="0"/>
      <w:marRight w:val="0"/>
      <w:marTop w:val="0"/>
      <w:marBottom w:val="0"/>
      <w:divBdr>
        <w:top w:val="none" w:sz="0" w:space="0" w:color="auto"/>
        <w:left w:val="none" w:sz="0" w:space="0" w:color="auto"/>
        <w:bottom w:val="none" w:sz="0" w:space="0" w:color="auto"/>
        <w:right w:val="none" w:sz="0" w:space="0" w:color="auto"/>
      </w:divBdr>
      <w:divsChild>
        <w:div w:id="156969796">
          <w:marLeft w:val="0"/>
          <w:marRight w:val="0"/>
          <w:marTop w:val="0"/>
          <w:marBottom w:val="0"/>
          <w:divBdr>
            <w:top w:val="none" w:sz="0" w:space="0" w:color="auto"/>
            <w:left w:val="none" w:sz="0" w:space="0" w:color="auto"/>
            <w:bottom w:val="none" w:sz="0" w:space="0" w:color="auto"/>
            <w:right w:val="none" w:sz="0" w:space="0" w:color="auto"/>
          </w:divBdr>
        </w:div>
      </w:divsChild>
    </w:div>
    <w:div w:id="1491021928">
      <w:bodyDiv w:val="1"/>
      <w:marLeft w:val="0"/>
      <w:marRight w:val="0"/>
      <w:marTop w:val="0"/>
      <w:marBottom w:val="0"/>
      <w:divBdr>
        <w:top w:val="none" w:sz="0" w:space="0" w:color="auto"/>
        <w:left w:val="none" w:sz="0" w:space="0" w:color="auto"/>
        <w:bottom w:val="none" w:sz="0" w:space="0" w:color="auto"/>
        <w:right w:val="none" w:sz="0" w:space="0" w:color="auto"/>
      </w:divBdr>
      <w:divsChild>
        <w:div w:id="2065978570">
          <w:marLeft w:val="0"/>
          <w:marRight w:val="0"/>
          <w:marTop w:val="0"/>
          <w:marBottom w:val="0"/>
          <w:divBdr>
            <w:top w:val="none" w:sz="0" w:space="0" w:color="auto"/>
            <w:left w:val="none" w:sz="0" w:space="0" w:color="auto"/>
            <w:bottom w:val="none" w:sz="0" w:space="0" w:color="auto"/>
            <w:right w:val="none" w:sz="0" w:space="0" w:color="auto"/>
          </w:divBdr>
        </w:div>
      </w:divsChild>
    </w:div>
    <w:div w:id="1492213415">
      <w:bodyDiv w:val="1"/>
      <w:marLeft w:val="0"/>
      <w:marRight w:val="0"/>
      <w:marTop w:val="0"/>
      <w:marBottom w:val="0"/>
      <w:divBdr>
        <w:top w:val="none" w:sz="0" w:space="0" w:color="auto"/>
        <w:left w:val="none" w:sz="0" w:space="0" w:color="auto"/>
        <w:bottom w:val="none" w:sz="0" w:space="0" w:color="auto"/>
        <w:right w:val="none" w:sz="0" w:space="0" w:color="auto"/>
      </w:divBdr>
      <w:divsChild>
        <w:div w:id="334184942">
          <w:marLeft w:val="0"/>
          <w:marRight w:val="0"/>
          <w:marTop w:val="0"/>
          <w:marBottom w:val="0"/>
          <w:divBdr>
            <w:top w:val="none" w:sz="0" w:space="0" w:color="auto"/>
            <w:left w:val="none" w:sz="0" w:space="0" w:color="auto"/>
            <w:bottom w:val="none" w:sz="0" w:space="0" w:color="auto"/>
            <w:right w:val="none" w:sz="0" w:space="0" w:color="auto"/>
          </w:divBdr>
        </w:div>
      </w:divsChild>
    </w:div>
    <w:div w:id="1493447451">
      <w:bodyDiv w:val="1"/>
      <w:marLeft w:val="0"/>
      <w:marRight w:val="0"/>
      <w:marTop w:val="0"/>
      <w:marBottom w:val="0"/>
      <w:divBdr>
        <w:top w:val="none" w:sz="0" w:space="0" w:color="auto"/>
        <w:left w:val="none" w:sz="0" w:space="0" w:color="auto"/>
        <w:bottom w:val="none" w:sz="0" w:space="0" w:color="auto"/>
        <w:right w:val="none" w:sz="0" w:space="0" w:color="auto"/>
      </w:divBdr>
      <w:divsChild>
        <w:div w:id="1545411481">
          <w:marLeft w:val="0"/>
          <w:marRight w:val="0"/>
          <w:marTop w:val="0"/>
          <w:marBottom w:val="0"/>
          <w:divBdr>
            <w:top w:val="none" w:sz="0" w:space="0" w:color="auto"/>
            <w:left w:val="none" w:sz="0" w:space="0" w:color="auto"/>
            <w:bottom w:val="none" w:sz="0" w:space="0" w:color="auto"/>
            <w:right w:val="none" w:sz="0" w:space="0" w:color="auto"/>
          </w:divBdr>
        </w:div>
      </w:divsChild>
    </w:div>
    <w:div w:id="1496339662">
      <w:bodyDiv w:val="1"/>
      <w:marLeft w:val="0"/>
      <w:marRight w:val="0"/>
      <w:marTop w:val="0"/>
      <w:marBottom w:val="0"/>
      <w:divBdr>
        <w:top w:val="none" w:sz="0" w:space="0" w:color="auto"/>
        <w:left w:val="none" w:sz="0" w:space="0" w:color="auto"/>
        <w:bottom w:val="none" w:sz="0" w:space="0" w:color="auto"/>
        <w:right w:val="none" w:sz="0" w:space="0" w:color="auto"/>
      </w:divBdr>
      <w:divsChild>
        <w:div w:id="1596743605">
          <w:marLeft w:val="0"/>
          <w:marRight w:val="0"/>
          <w:marTop w:val="0"/>
          <w:marBottom w:val="0"/>
          <w:divBdr>
            <w:top w:val="none" w:sz="0" w:space="0" w:color="auto"/>
            <w:left w:val="none" w:sz="0" w:space="0" w:color="auto"/>
            <w:bottom w:val="none" w:sz="0" w:space="0" w:color="auto"/>
            <w:right w:val="none" w:sz="0" w:space="0" w:color="auto"/>
          </w:divBdr>
        </w:div>
      </w:divsChild>
    </w:div>
    <w:div w:id="1503475673">
      <w:bodyDiv w:val="1"/>
      <w:marLeft w:val="0"/>
      <w:marRight w:val="0"/>
      <w:marTop w:val="0"/>
      <w:marBottom w:val="0"/>
      <w:divBdr>
        <w:top w:val="none" w:sz="0" w:space="0" w:color="auto"/>
        <w:left w:val="none" w:sz="0" w:space="0" w:color="auto"/>
        <w:bottom w:val="none" w:sz="0" w:space="0" w:color="auto"/>
        <w:right w:val="none" w:sz="0" w:space="0" w:color="auto"/>
      </w:divBdr>
      <w:divsChild>
        <w:div w:id="1055589091">
          <w:marLeft w:val="0"/>
          <w:marRight w:val="0"/>
          <w:marTop w:val="0"/>
          <w:marBottom w:val="0"/>
          <w:divBdr>
            <w:top w:val="none" w:sz="0" w:space="0" w:color="auto"/>
            <w:left w:val="none" w:sz="0" w:space="0" w:color="auto"/>
            <w:bottom w:val="none" w:sz="0" w:space="0" w:color="auto"/>
            <w:right w:val="none" w:sz="0" w:space="0" w:color="auto"/>
          </w:divBdr>
        </w:div>
      </w:divsChild>
    </w:div>
    <w:div w:id="1504317468">
      <w:bodyDiv w:val="1"/>
      <w:marLeft w:val="0"/>
      <w:marRight w:val="0"/>
      <w:marTop w:val="0"/>
      <w:marBottom w:val="0"/>
      <w:divBdr>
        <w:top w:val="none" w:sz="0" w:space="0" w:color="auto"/>
        <w:left w:val="none" w:sz="0" w:space="0" w:color="auto"/>
        <w:bottom w:val="none" w:sz="0" w:space="0" w:color="auto"/>
        <w:right w:val="none" w:sz="0" w:space="0" w:color="auto"/>
      </w:divBdr>
      <w:divsChild>
        <w:div w:id="1266843162">
          <w:marLeft w:val="0"/>
          <w:marRight w:val="0"/>
          <w:marTop w:val="0"/>
          <w:marBottom w:val="0"/>
          <w:divBdr>
            <w:top w:val="none" w:sz="0" w:space="0" w:color="auto"/>
            <w:left w:val="none" w:sz="0" w:space="0" w:color="auto"/>
            <w:bottom w:val="none" w:sz="0" w:space="0" w:color="auto"/>
            <w:right w:val="none" w:sz="0" w:space="0" w:color="auto"/>
          </w:divBdr>
        </w:div>
      </w:divsChild>
    </w:div>
    <w:div w:id="1504319678">
      <w:bodyDiv w:val="1"/>
      <w:marLeft w:val="0"/>
      <w:marRight w:val="0"/>
      <w:marTop w:val="0"/>
      <w:marBottom w:val="0"/>
      <w:divBdr>
        <w:top w:val="none" w:sz="0" w:space="0" w:color="auto"/>
        <w:left w:val="none" w:sz="0" w:space="0" w:color="auto"/>
        <w:bottom w:val="none" w:sz="0" w:space="0" w:color="auto"/>
        <w:right w:val="none" w:sz="0" w:space="0" w:color="auto"/>
      </w:divBdr>
      <w:divsChild>
        <w:div w:id="410783604">
          <w:marLeft w:val="0"/>
          <w:marRight w:val="0"/>
          <w:marTop w:val="0"/>
          <w:marBottom w:val="0"/>
          <w:divBdr>
            <w:top w:val="none" w:sz="0" w:space="0" w:color="auto"/>
            <w:left w:val="none" w:sz="0" w:space="0" w:color="auto"/>
            <w:bottom w:val="none" w:sz="0" w:space="0" w:color="auto"/>
            <w:right w:val="none" w:sz="0" w:space="0" w:color="auto"/>
          </w:divBdr>
        </w:div>
      </w:divsChild>
    </w:div>
    <w:div w:id="1504970682">
      <w:bodyDiv w:val="1"/>
      <w:marLeft w:val="0"/>
      <w:marRight w:val="0"/>
      <w:marTop w:val="0"/>
      <w:marBottom w:val="0"/>
      <w:divBdr>
        <w:top w:val="none" w:sz="0" w:space="0" w:color="auto"/>
        <w:left w:val="none" w:sz="0" w:space="0" w:color="auto"/>
        <w:bottom w:val="none" w:sz="0" w:space="0" w:color="auto"/>
        <w:right w:val="none" w:sz="0" w:space="0" w:color="auto"/>
      </w:divBdr>
      <w:divsChild>
        <w:div w:id="855197783">
          <w:marLeft w:val="0"/>
          <w:marRight w:val="0"/>
          <w:marTop w:val="0"/>
          <w:marBottom w:val="0"/>
          <w:divBdr>
            <w:top w:val="none" w:sz="0" w:space="0" w:color="auto"/>
            <w:left w:val="none" w:sz="0" w:space="0" w:color="auto"/>
            <w:bottom w:val="none" w:sz="0" w:space="0" w:color="auto"/>
            <w:right w:val="none" w:sz="0" w:space="0" w:color="auto"/>
          </w:divBdr>
        </w:div>
      </w:divsChild>
    </w:div>
    <w:div w:id="1507791079">
      <w:bodyDiv w:val="1"/>
      <w:marLeft w:val="0"/>
      <w:marRight w:val="0"/>
      <w:marTop w:val="0"/>
      <w:marBottom w:val="0"/>
      <w:divBdr>
        <w:top w:val="none" w:sz="0" w:space="0" w:color="auto"/>
        <w:left w:val="none" w:sz="0" w:space="0" w:color="auto"/>
        <w:bottom w:val="none" w:sz="0" w:space="0" w:color="auto"/>
        <w:right w:val="none" w:sz="0" w:space="0" w:color="auto"/>
      </w:divBdr>
      <w:divsChild>
        <w:div w:id="1912694286">
          <w:marLeft w:val="0"/>
          <w:marRight w:val="0"/>
          <w:marTop w:val="0"/>
          <w:marBottom w:val="0"/>
          <w:divBdr>
            <w:top w:val="none" w:sz="0" w:space="0" w:color="auto"/>
            <w:left w:val="none" w:sz="0" w:space="0" w:color="auto"/>
            <w:bottom w:val="none" w:sz="0" w:space="0" w:color="auto"/>
            <w:right w:val="none" w:sz="0" w:space="0" w:color="auto"/>
          </w:divBdr>
        </w:div>
      </w:divsChild>
    </w:div>
    <w:div w:id="1508786023">
      <w:bodyDiv w:val="1"/>
      <w:marLeft w:val="0"/>
      <w:marRight w:val="0"/>
      <w:marTop w:val="0"/>
      <w:marBottom w:val="0"/>
      <w:divBdr>
        <w:top w:val="none" w:sz="0" w:space="0" w:color="auto"/>
        <w:left w:val="none" w:sz="0" w:space="0" w:color="auto"/>
        <w:bottom w:val="none" w:sz="0" w:space="0" w:color="auto"/>
        <w:right w:val="none" w:sz="0" w:space="0" w:color="auto"/>
      </w:divBdr>
      <w:divsChild>
        <w:div w:id="1422293203">
          <w:marLeft w:val="0"/>
          <w:marRight w:val="0"/>
          <w:marTop w:val="0"/>
          <w:marBottom w:val="0"/>
          <w:divBdr>
            <w:top w:val="none" w:sz="0" w:space="0" w:color="auto"/>
            <w:left w:val="none" w:sz="0" w:space="0" w:color="auto"/>
            <w:bottom w:val="none" w:sz="0" w:space="0" w:color="auto"/>
            <w:right w:val="none" w:sz="0" w:space="0" w:color="auto"/>
          </w:divBdr>
        </w:div>
      </w:divsChild>
    </w:div>
    <w:div w:id="1509254473">
      <w:bodyDiv w:val="1"/>
      <w:marLeft w:val="0"/>
      <w:marRight w:val="0"/>
      <w:marTop w:val="0"/>
      <w:marBottom w:val="0"/>
      <w:divBdr>
        <w:top w:val="none" w:sz="0" w:space="0" w:color="auto"/>
        <w:left w:val="none" w:sz="0" w:space="0" w:color="auto"/>
        <w:bottom w:val="none" w:sz="0" w:space="0" w:color="auto"/>
        <w:right w:val="none" w:sz="0" w:space="0" w:color="auto"/>
      </w:divBdr>
      <w:divsChild>
        <w:div w:id="1992981425">
          <w:marLeft w:val="0"/>
          <w:marRight w:val="0"/>
          <w:marTop w:val="0"/>
          <w:marBottom w:val="0"/>
          <w:divBdr>
            <w:top w:val="none" w:sz="0" w:space="0" w:color="auto"/>
            <w:left w:val="none" w:sz="0" w:space="0" w:color="auto"/>
            <w:bottom w:val="none" w:sz="0" w:space="0" w:color="auto"/>
            <w:right w:val="none" w:sz="0" w:space="0" w:color="auto"/>
          </w:divBdr>
        </w:div>
      </w:divsChild>
    </w:div>
    <w:div w:id="1509976463">
      <w:bodyDiv w:val="1"/>
      <w:marLeft w:val="0"/>
      <w:marRight w:val="0"/>
      <w:marTop w:val="0"/>
      <w:marBottom w:val="0"/>
      <w:divBdr>
        <w:top w:val="none" w:sz="0" w:space="0" w:color="auto"/>
        <w:left w:val="none" w:sz="0" w:space="0" w:color="auto"/>
        <w:bottom w:val="none" w:sz="0" w:space="0" w:color="auto"/>
        <w:right w:val="none" w:sz="0" w:space="0" w:color="auto"/>
      </w:divBdr>
    </w:div>
    <w:div w:id="1512253470">
      <w:bodyDiv w:val="1"/>
      <w:marLeft w:val="0"/>
      <w:marRight w:val="0"/>
      <w:marTop w:val="0"/>
      <w:marBottom w:val="0"/>
      <w:divBdr>
        <w:top w:val="none" w:sz="0" w:space="0" w:color="auto"/>
        <w:left w:val="none" w:sz="0" w:space="0" w:color="auto"/>
        <w:bottom w:val="none" w:sz="0" w:space="0" w:color="auto"/>
        <w:right w:val="none" w:sz="0" w:space="0" w:color="auto"/>
      </w:divBdr>
      <w:divsChild>
        <w:div w:id="892079194">
          <w:marLeft w:val="0"/>
          <w:marRight w:val="0"/>
          <w:marTop w:val="0"/>
          <w:marBottom w:val="0"/>
          <w:divBdr>
            <w:top w:val="none" w:sz="0" w:space="0" w:color="auto"/>
            <w:left w:val="none" w:sz="0" w:space="0" w:color="auto"/>
            <w:bottom w:val="none" w:sz="0" w:space="0" w:color="auto"/>
            <w:right w:val="none" w:sz="0" w:space="0" w:color="auto"/>
          </w:divBdr>
        </w:div>
      </w:divsChild>
    </w:div>
    <w:div w:id="1512334303">
      <w:bodyDiv w:val="1"/>
      <w:marLeft w:val="0"/>
      <w:marRight w:val="0"/>
      <w:marTop w:val="0"/>
      <w:marBottom w:val="0"/>
      <w:divBdr>
        <w:top w:val="none" w:sz="0" w:space="0" w:color="auto"/>
        <w:left w:val="none" w:sz="0" w:space="0" w:color="auto"/>
        <w:bottom w:val="none" w:sz="0" w:space="0" w:color="auto"/>
        <w:right w:val="none" w:sz="0" w:space="0" w:color="auto"/>
      </w:divBdr>
      <w:divsChild>
        <w:div w:id="1961186652">
          <w:marLeft w:val="0"/>
          <w:marRight w:val="0"/>
          <w:marTop w:val="0"/>
          <w:marBottom w:val="0"/>
          <w:divBdr>
            <w:top w:val="none" w:sz="0" w:space="0" w:color="auto"/>
            <w:left w:val="none" w:sz="0" w:space="0" w:color="auto"/>
            <w:bottom w:val="none" w:sz="0" w:space="0" w:color="auto"/>
            <w:right w:val="none" w:sz="0" w:space="0" w:color="auto"/>
          </w:divBdr>
        </w:div>
      </w:divsChild>
    </w:div>
    <w:div w:id="1514033206">
      <w:bodyDiv w:val="1"/>
      <w:marLeft w:val="0"/>
      <w:marRight w:val="0"/>
      <w:marTop w:val="0"/>
      <w:marBottom w:val="0"/>
      <w:divBdr>
        <w:top w:val="none" w:sz="0" w:space="0" w:color="auto"/>
        <w:left w:val="none" w:sz="0" w:space="0" w:color="auto"/>
        <w:bottom w:val="none" w:sz="0" w:space="0" w:color="auto"/>
        <w:right w:val="none" w:sz="0" w:space="0" w:color="auto"/>
      </w:divBdr>
      <w:divsChild>
        <w:div w:id="1271934004">
          <w:marLeft w:val="0"/>
          <w:marRight w:val="0"/>
          <w:marTop w:val="0"/>
          <w:marBottom w:val="0"/>
          <w:divBdr>
            <w:top w:val="none" w:sz="0" w:space="0" w:color="auto"/>
            <w:left w:val="none" w:sz="0" w:space="0" w:color="auto"/>
            <w:bottom w:val="none" w:sz="0" w:space="0" w:color="auto"/>
            <w:right w:val="none" w:sz="0" w:space="0" w:color="auto"/>
          </w:divBdr>
        </w:div>
      </w:divsChild>
    </w:div>
    <w:div w:id="1514683579">
      <w:bodyDiv w:val="1"/>
      <w:marLeft w:val="0"/>
      <w:marRight w:val="0"/>
      <w:marTop w:val="0"/>
      <w:marBottom w:val="0"/>
      <w:divBdr>
        <w:top w:val="none" w:sz="0" w:space="0" w:color="auto"/>
        <w:left w:val="none" w:sz="0" w:space="0" w:color="auto"/>
        <w:bottom w:val="none" w:sz="0" w:space="0" w:color="auto"/>
        <w:right w:val="none" w:sz="0" w:space="0" w:color="auto"/>
      </w:divBdr>
      <w:divsChild>
        <w:div w:id="1209338399">
          <w:marLeft w:val="0"/>
          <w:marRight w:val="0"/>
          <w:marTop w:val="0"/>
          <w:marBottom w:val="0"/>
          <w:divBdr>
            <w:top w:val="none" w:sz="0" w:space="0" w:color="auto"/>
            <w:left w:val="none" w:sz="0" w:space="0" w:color="auto"/>
            <w:bottom w:val="none" w:sz="0" w:space="0" w:color="auto"/>
            <w:right w:val="none" w:sz="0" w:space="0" w:color="auto"/>
          </w:divBdr>
        </w:div>
      </w:divsChild>
    </w:div>
    <w:div w:id="1517962350">
      <w:bodyDiv w:val="1"/>
      <w:marLeft w:val="0"/>
      <w:marRight w:val="0"/>
      <w:marTop w:val="0"/>
      <w:marBottom w:val="0"/>
      <w:divBdr>
        <w:top w:val="none" w:sz="0" w:space="0" w:color="auto"/>
        <w:left w:val="none" w:sz="0" w:space="0" w:color="auto"/>
        <w:bottom w:val="none" w:sz="0" w:space="0" w:color="auto"/>
        <w:right w:val="none" w:sz="0" w:space="0" w:color="auto"/>
      </w:divBdr>
      <w:divsChild>
        <w:div w:id="679701921">
          <w:marLeft w:val="0"/>
          <w:marRight w:val="0"/>
          <w:marTop w:val="0"/>
          <w:marBottom w:val="0"/>
          <w:divBdr>
            <w:top w:val="none" w:sz="0" w:space="0" w:color="auto"/>
            <w:left w:val="none" w:sz="0" w:space="0" w:color="auto"/>
            <w:bottom w:val="none" w:sz="0" w:space="0" w:color="auto"/>
            <w:right w:val="none" w:sz="0" w:space="0" w:color="auto"/>
          </w:divBdr>
        </w:div>
      </w:divsChild>
    </w:div>
    <w:div w:id="1518038171">
      <w:bodyDiv w:val="1"/>
      <w:marLeft w:val="0"/>
      <w:marRight w:val="0"/>
      <w:marTop w:val="0"/>
      <w:marBottom w:val="0"/>
      <w:divBdr>
        <w:top w:val="none" w:sz="0" w:space="0" w:color="auto"/>
        <w:left w:val="none" w:sz="0" w:space="0" w:color="auto"/>
        <w:bottom w:val="none" w:sz="0" w:space="0" w:color="auto"/>
        <w:right w:val="none" w:sz="0" w:space="0" w:color="auto"/>
      </w:divBdr>
      <w:divsChild>
        <w:div w:id="1221866765">
          <w:marLeft w:val="0"/>
          <w:marRight w:val="0"/>
          <w:marTop w:val="0"/>
          <w:marBottom w:val="0"/>
          <w:divBdr>
            <w:top w:val="none" w:sz="0" w:space="0" w:color="auto"/>
            <w:left w:val="none" w:sz="0" w:space="0" w:color="auto"/>
            <w:bottom w:val="none" w:sz="0" w:space="0" w:color="auto"/>
            <w:right w:val="none" w:sz="0" w:space="0" w:color="auto"/>
          </w:divBdr>
        </w:div>
      </w:divsChild>
    </w:div>
    <w:div w:id="1518040195">
      <w:bodyDiv w:val="1"/>
      <w:marLeft w:val="0"/>
      <w:marRight w:val="0"/>
      <w:marTop w:val="0"/>
      <w:marBottom w:val="0"/>
      <w:divBdr>
        <w:top w:val="none" w:sz="0" w:space="0" w:color="auto"/>
        <w:left w:val="none" w:sz="0" w:space="0" w:color="auto"/>
        <w:bottom w:val="none" w:sz="0" w:space="0" w:color="auto"/>
        <w:right w:val="none" w:sz="0" w:space="0" w:color="auto"/>
      </w:divBdr>
      <w:divsChild>
        <w:div w:id="293105007">
          <w:marLeft w:val="0"/>
          <w:marRight w:val="0"/>
          <w:marTop w:val="0"/>
          <w:marBottom w:val="0"/>
          <w:divBdr>
            <w:top w:val="none" w:sz="0" w:space="0" w:color="auto"/>
            <w:left w:val="none" w:sz="0" w:space="0" w:color="auto"/>
            <w:bottom w:val="none" w:sz="0" w:space="0" w:color="auto"/>
            <w:right w:val="none" w:sz="0" w:space="0" w:color="auto"/>
          </w:divBdr>
        </w:div>
      </w:divsChild>
    </w:div>
    <w:div w:id="1520653814">
      <w:bodyDiv w:val="1"/>
      <w:marLeft w:val="0"/>
      <w:marRight w:val="0"/>
      <w:marTop w:val="0"/>
      <w:marBottom w:val="0"/>
      <w:divBdr>
        <w:top w:val="none" w:sz="0" w:space="0" w:color="auto"/>
        <w:left w:val="none" w:sz="0" w:space="0" w:color="auto"/>
        <w:bottom w:val="none" w:sz="0" w:space="0" w:color="auto"/>
        <w:right w:val="none" w:sz="0" w:space="0" w:color="auto"/>
      </w:divBdr>
      <w:divsChild>
        <w:div w:id="933973013">
          <w:marLeft w:val="0"/>
          <w:marRight w:val="0"/>
          <w:marTop w:val="0"/>
          <w:marBottom w:val="0"/>
          <w:divBdr>
            <w:top w:val="none" w:sz="0" w:space="0" w:color="auto"/>
            <w:left w:val="none" w:sz="0" w:space="0" w:color="auto"/>
            <w:bottom w:val="none" w:sz="0" w:space="0" w:color="auto"/>
            <w:right w:val="none" w:sz="0" w:space="0" w:color="auto"/>
          </w:divBdr>
        </w:div>
      </w:divsChild>
    </w:div>
    <w:div w:id="1526552727">
      <w:bodyDiv w:val="1"/>
      <w:marLeft w:val="0"/>
      <w:marRight w:val="0"/>
      <w:marTop w:val="0"/>
      <w:marBottom w:val="0"/>
      <w:divBdr>
        <w:top w:val="none" w:sz="0" w:space="0" w:color="auto"/>
        <w:left w:val="none" w:sz="0" w:space="0" w:color="auto"/>
        <w:bottom w:val="none" w:sz="0" w:space="0" w:color="auto"/>
        <w:right w:val="none" w:sz="0" w:space="0" w:color="auto"/>
      </w:divBdr>
      <w:divsChild>
        <w:div w:id="692195585">
          <w:marLeft w:val="0"/>
          <w:marRight w:val="0"/>
          <w:marTop w:val="0"/>
          <w:marBottom w:val="0"/>
          <w:divBdr>
            <w:top w:val="none" w:sz="0" w:space="0" w:color="auto"/>
            <w:left w:val="none" w:sz="0" w:space="0" w:color="auto"/>
            <w:bottom w:val="none" w:sz="0" w:space="0" w:color="auto"/>
            <w:right w:val="none" w:sz="0" w:space="0" w:color="auto"/>
          </w:divBdr>
        </w:div>
      </w:divsChild>
    </w:div>
    <w:div w:id="1528446509">
      <w:bodyDiv w:val="1"/>
      <w:marLeft w:val="0"/>
      <w:marRight w:val="0"/>
      <w:marTop w:val="0"/>
      <w:marBottom w:val="0"/>
      <w:divBdr>
        <w:top w:val="none" w:sz="0" w:space="0" w:color="auto"/>
        <w:left w:val="none" w:sz="0" w:space="0" w:color="auto"/>
        <w:bottom w:val="none" w:sz="0" w:space="0" w:color="auto"/>
        <w:right w:val="none" w:sz="0" w:space="0" w:color="auto"/>
      </w:divBdr>
      <w:divsChild>
        <w:div w:id="2056077302">
          <w:marLeft w:val="0"/>
          <w:marRight w:val="0"/>
          <w:marTop w:val="0"/>
          <w:marBottom w:val="0"/>
          <w:divBdr>
            <w:top w:val="none" w:sz="0" w:space="0" w:color="auto"/>
            <w:left w:val="none" w:sz="0" w:space="0" w:color="auto"/>
            <w:bottom w:val="none" w:sz="0" w:space="0" w:color="auto"/>
            <w:right w:val="none" w:sz="0" w:space="0" w:color="auto"/>
          </w:divBdr>
        </w:div>
      </w:divsChild>
    </w:div>
    <w:div w:id="1529758052">
      <w:bodyDiv w:val="1"/>
      <w:marLeft w:val="0"/>
      <w:marRight w:val="0"/>
      <w:marTop w:val="0"/>
      <w:marBottom w:val="0"/>
      <w:divBdr>
        <w:top w:val="none" w:sz="0" w:space="0" w:color="auto"/>
        <w:left w:val="none" w:sz="0" w:space="0" w:color="auto"/>
        <w:bottom w:val="none" w:sz="0" w:space="0" w:color="auto"/>
        <w:right w:val="none" w:sz="0" w:space="0" w:color="auto"/>
      </w:divBdr>
      <w:divsChild>
        <w:div w:id="1799762683">
          <w:marLeft w:val="0"/>
          <w:marRight w:val="0"/>
          <w:marTop w:val="0"/>
          <w:marBottom w:val="0"/>
          <w:divBdr>
            <w:top w:val="none" w:sz="0" w:space="0" w:color="auto"/>
            <w:left w:val="none" w:sz="0" w:space="0" w:color="auto"/>
            <w:bottom w:val="none" w:sz="0" w:space="0" w:color="auto"/>
            <w:right w:val="none" w:sz="0" w:space="0" w:color="auto"/>
          </w:divBdr>
        </w:div>
      </w:divsChild>
    </w:div>
    <w:div w:id="1530799345">
      <w:bodyDiv w:val="1"/>
      <w:marLeft w:val="0"/>
      <w:marRight w:val="0"/>
      <w:marTop w:val="0"/>
      <w:marBottom w:val="0"/>
      <w:divBdr>
        <w:top w:val="none" w:sz="0" w:space="0" w:color="auto"/>
        <w:left w:val="none" w:sz="0" w:space="0" w:color="auto"/>
        <w:bottom w:val="none" w:sz="0" w:space="0" w:color="auto"/>
        <w:right w:val="none" w:sz="0" w:space="0" w:color="auto"/>
      </w:divBdr>
      <w:divsChild>
        <w:div w:id="1581520760">
          <w:marLeft w:val="0"/>
          <w:marRight w:val="0"/>
          <w:marTop w:val="0"/>
          <w:marBottom w:val="0"/>
          <w:divBdr>
            <w:top w:val="none" w:sz="0" w:space="0" w:color="auto"/>
            <w:left w:val="none" w:sz="0" w:space="0" w:color="auto"/>
            <w:bottom w:val="none" w:sz="0" w:space="0" w:color="auto"/>
            <w:right w:val="none" w:sz="0" w:space="0" w:color="auto"/>
          </w:divBdr>
        </w:div>
      </w:divsChild>
    </w:div>
    <w:div w:id="1530877808">
      <w:bodyDiv w:val="1"/>
      <w:marLeft w:val="0"/>
      <w:marRight w:val="0"/>
      <w:marTop w:val="0"/>
      <w:marBottom w:val="0"/>
      <w:divBdr>
        <w:top w:val="none" w:sz="0" w:space="0" w:color="auto"/>
        <w:left w:val="none" w:sz="0" w:space="0" w:color="auto"/>
        <w:bottom w:val="none" w:sz="0" w:space="0" w:color="auto"/>
        <w:right w:val="none" w:sz="0" w:space="0" w:color="auto"/>
      </w:divBdr>
      <w:divsChild>
        <w:div w:id="677582545">
          <w:marLeft w:val="0"/>
          <w:marRight w:val="0"/>
          <w:marTop w:val="0"/>
          <w:marBottom w:val="0"/>
          <w:divBdr>
            <w:top w:val="none" w:sz="0" w:space="0" w:color="auto"/>
            <w:left w:val="none" w:sz="0" w:space="0" w:color="auto"/>
            <w:bottom w:val="none" w:sz="0" w:space="0" w:color="auto"/>
            <w:right w:val="none" w:sz="0" w:space="0" w:color="auto"/>
          </w:divBdr>
        </w:div>
      </w:divsChild>
    </w:div>
    <w:div w:id="1531259600">
      <w:bodyDiv w:val="1"/>
      <w:marLeft w:val="0"/>
      <w:marRight w:val="0"/>
      <w:marTop w:val="0"/>
      <w:marBottom w:val="0"/>
      <w:divBdr>
        <w:top w:val="none" w:sz="0" w:space="0" w:color="auto"/>
        <w:left w:val="none" w:sz="0" w:space="0" w:color="auto"/>
        <w:bottom w:val="none" w:sz="0" w:space="0" w:color="auto"/>
        <w:right w:val="none" w:sz="0" w:space="0" w:color="auto"/>
      </w:divBdr>
      <w:divsChild>
        <w:div w:id="1435638298">
          <w:marLeft w:val="0"/>
          <w:marRight w:val="0"/>
          <w:marTop w:val="0"/>
          <w:marBottom w:val="0"/>
          <w:divBdr>
            <w:top w:val="none" w:sz="0" w:space="0" w:color="auto"/>
            <w:left w:val="none" w:sz="0" w:space="0" w:color="auto"/>
            <w:bottom w:val="none" w:sz="0" w:space="0" w:color="auto"/>
            <w:right w:val="none" w:sz="0" w:space="0" w:color="auto"/>
          </w:divBdr>
        </w:div>
      </w:divsChild>
    </w:div>
    <w:div w:id="1532495603">
      <w:bodyDiv w:val="1"/>
      <w:marLeft w:val="0"/>
      <w:marRight w:val="0"/>
      <w:marTop w:val="0"/>
      <w:marBottom w:val="0"/>
      <w:divBdr>
        <w:top w:val="none" w:sz="0" w:space="0" w:color="auto"/>
        <w:left w:val="none" w:sz="0" w:space="0" w:color="auto"/>
        <w:bottom w:val="none" w:sz="0" w:space="0" w:color="auto"/>
        <w:right w:val="none" w:sz="0" w:space="0" w:color="auto"/>
      </w:divBdr>
      <w:divsChild>
        <w:div w:id="1916549787">
          <w:marLeft w:val="0"/>
          <w:marRight w:val="0"/>
          <w:marTop w:val="0"/>
          <w:marBottom w:val="0"/>
          <w:divBdr>
            <w:top w:val="none" w:sz="0" w:space="0" w:color="auto"/>
            <w:left w:val="none" w:sz="0" w:space="0" w:color="auto"/>
            <w:bottom w:val="none" w:sz="0" w:space="0" w:color="auto"/>
            <w:right w:val="none" w:sz="0" w:space="0" w:color="auto"/>
          </w:divBdr>
        </w:div>
      </w:divsChild>
    </w:div>
    <w:div w:id="1534224622">
      <w:bodyDiv w:val="1"/>
      <w:marLeft w:val="0"/>
      <w:marRight w:val="0"/>
      <w:marTop w:val="0"/>
      <w:marBottom w:val="0"/>
      <w:divBdr>
        <w:top w:val="none" w:sz="0" w:space="0" w:color="auto"/>
        <w:left w:val="none" w:sz="0" w:space="0" w:color="auto"/>
        <w:bottom w:val="none" w:sz="0" w:space="0" w:color="auto"/>
        <w:right w:val="none" w:sz="0" w:space="0" w:color="auto"/>
      </w:divBdr>
      <w:divsChild>
        <w:div w:id="1167747338">
          <w:marLeft w:val="0"/>
          <w:marRight w:val="0"/>
          <w:marTop w:val="0"/>
          <w:marBottom w:val="0"/>
          <w:divBdr>
            <w:top w:val="none" w:sz="0" w:space="0" w:color="auto"/>
            <w:left w:val="none" w:sz="0" w:space="0" w:color="auto"/>
            <w:bottom w:val="none" w:sz="0" w:space="0" w:color="auto"/>
            <w:right w:val="none" w:sz="0" w:space="0" w:color="auto"/>
          </w:divBdr>
        </w:div>
      </w:divsChild>
    </w:div>
    <w:div w:id="1534612090">
      <w:bodyDiv w:val="1"/>
      <w:marLeft w:val="0"/>
      <w:marRight w:val="0"/>
      <w:marTop w:val="0"/>
      <w:marBottom w:val="0"/>
      <w:divBdr>
        <w:top w:val="none" w:sz="0" w:space="0" w:color="auto"/>
        <w:left w:val="none" w:sz="0" w:space="0" w:color="auto"/>
        <w:bottom w:val="none" w:sz="0" w:space="0" w:color="auto"/>
        <w:right w:val="none" w:sz="0" w:space="0" w:color="auto"/>
      </w:divBdr>
      <w:divsChild>
        <w:div w:id="457647899">
          <w:marLeft w:val="0"/>
          <w:marRight w:val="0"/>
          <w:marTop w:val="0"/>
          <w:marBottom w:val="0"/>
          <w:divBdr>
            <w:top w:val="none" w:sz="0" w:space="0" w:color="auto"/>
            <w:left w:val="none" w:sz="0" w:space="0" w:color="auto"/>
            <w:bottom w:val="none" w:sz="0" w:space="0" w:color="auto"/>
            <w:right w:val="none" w:sz="0" w:space="0" w:color="auto"/>
          </w:divBdr>
        </w:div>
      </w:divsChild>
    </w:div>
    <w:div w:id="1537086755">
      <w:bodyDiv w:val="1"/>
      <w:marLeft w:val="0"/>
      <w:marRight w:val="0"/>
      <w:marTop w:val="0"/>
      <w:marBottom w:val="0"/>
      <w:divBdr>
        <w:top w:val="none" w:sz="0" w:space="0" w:color="auto"/>
        <w:left w:val="none" w:sz="0" w:space="0" w:color="auto"/>
        <w:bottom w:val="none" w:sz="0" w:space="0" w:color="auto"/>
        <w:right w:val="none" w:sz="0" w:space="0" w:color="auto"/>
      </w:divBdr>
      <w:divsChild>
        <w:div w:id="1722483174">
          <w:marLeft w:val="0"/>
          <w:marRight w:val="0"/>
          <w:marTop w:val="0"/>
          <w:marBottom w:val="0"/>
          <w:divBdr>
            <w:top w:val="none" w:sz="0" w:space="0" w:color="auto"/>
            <w:left w:val="none" w:sz="0" w:space="0" w:color="auto"/>
            <w:bottom w:val="none" w:sz="0" w:space="0" w:color="auto"/>
            <w:right w:val="none" w:sz="0" w:space="0" w:color="auto"/>
          </w:divBdr>
        </w:div>
      </w:divsChild>
    </w:div>
    <w:div w:id="1538079496">
      <w:bodyDiv w:val="1"/>
      <w:marLeft w:val="0"/>
      <w:marRight w:val="0"/>
      <w:marTop w:val="0"/>
      <w:marBottom w:val="0"/>
      <w:divBdr>
        <w:top w:val="none" w:sz="0" w:space="0" w:color="auto"/>
        <w:left w:val="none" w:sz="0" w:space="0" w:color="auto"/>
        <w:bottom w:val="none" w:sz="0" w:space="0" w:color="auto"/>
        <w:right w:val="none" w:sz="0" w:space="0" w:color="auto"/>
      </w:divBdr>
      <w:divsChild>
        <w:div w:id="980961611">
          <w:marLeft w:val="0"/>
          <w:marRight w:val="0"/>
          <w:marTop w:val="0"/>
          <w:marBottom w:val="0"/>
          <w:divBdr>
            <w:top w:val="none" w:sz="0" w:space="0" w:color="auto"/>
            <w:left w:val="none" w:sz="0" w:space="0" w:color="auto"/>
            <w:bottom w:val="none" w:sz="0" w:space="0" w:color="auto"/>
            <w:right w:val="none" w:sz="0" w:space="0" w:color="auto"/>
          </w:divBdr>
        </w:div>
      </w:divsChild>
    </w:div>
    <w:div w:id="1539657390">
      <w:bodyDiv w:val="1"/>
      <w:marLeft w:val="0"/>
      <w:marRight w:val="0"/>
      <w:marTop w:val="0"/>
      <w:marBottom w:val="0"/>
      <w:divBdr>
        <w:top w:val="none" w:sz="0" w:space="0" w:color="auto"/>
        <w:left w:val="none" w:sz="0" w:space="0" w:color="auto"/>
        <w:bottom w:val="none" w:sz="0" w:space="0" w:color="auto"/>
        <w:right w:val="none" w:sz="0" w:space="0" w:color="auto"/>
      </w:divBdr>
      <w:divsChild>
        <w:div w:id="1407654402">
          <w:marLeft w:val="0"/>
          <w:marRight w:val="0"/>
          <w:marTop w:val="0"/>
          <w:marBottom w:val="0"/>
          <w:divBdr>
            <w:top w:val="none" w:sz="0" w:space="0" w:color="auto"/>
            <w:left w:val="none" w:sz="0" w:space="0" w:color="auto"/>
            <w:bottom w:val="none" w:sz="0" w:space="0" w:color="auto"/>
            <w:right w:val="none" w:sz="0" w:space="0" w:color="auto"/>
          </w:divBdr>
        </w:div>
      </w:divsChild>
    </w:div>
    <w:div w:id="1544752814">
      <w:bodyDiv w:val="1"/>
      <w:marLeft w:val="0"/>
      <w:marRight w:val="0"/>
      <w:marTop w:val="0"/>
      <w:marBottom w:val="0"/>
      <w:divBdr>
        <w:top w:val="none" w:sz="0" w:space="0" w:color="auto"/>
        <w:left w:val="none" w:sz="0" w:space="0" w:color="auto"/>
        <w:bottom w:val="none" w:sz="0" w:space="0" w:color="auto"/>
        <w:right w:val="none" w:sz="0" w:space="0" w:color="auto"/>
      </w:divBdr>
      <w:divsChild>
        <w:div w:id="1986280918">
          <w:marLeft w:val="0"/>
          <w:marRight w:val="0"/>
          <w:marTop w:val="0"/>
          <w:marBottom w:val="0"/>
          <w:divBdr>
            <w:top w:val="none" w:sz="0" w:space="0" w:color="auto"/>
            <w:left w:val="none" w:sz="0" w:space="0" w:color="auto"/>
            <w:bottom w:val="none" w:sz="0" w:space="0" w:color="auto"/>
            <w:right w:val="none" w:sz="0" w:space="0" w:color="auto"/>
          </w:divBdr>
        </w:div>
      </w:divsChild>
    </w:div>
    <w:div w:id="1550995667">
      <w:bodyDiv w:val="1"/>
      <w:marLeft w:val="0"/>
      <w:marRight w:val="0"/>
      <w:marTop w:val="0"/>
      <w:marBottom w:val="0"/>
      <w:divBdr>
        <w:top w:val="none" w:sz="0" w:space="0" w:color="auto"/>
        <w:left w:val="none" w:sz="0" w:space="0" w:color="auto"/>
        <w:bottom w:val="none" w:sz="0" w:space="0" w:color="auto"/>
        <w:right w:val="none" w:sz="0" w:space="0" w:color="auto"/>
      </w:divBdr>
      <w:divsChild>
        <w:div w:id="789591433">
          <w:marLeft w:val="0"/>
          <w:marRight w:val="0"/>
          <w:marTop w:val="0"/>
          <w:marBottom w:val="0"/>
          <w:divBdr>
            <w:top w:val="none" w:sz="0" w:space="0" w:color="auto"/>
            <w:left w:val="none" w:sz="0" w:space="0" w:color="auto"/>
            <w:bottom w:val="none" w:sz="0" w:space="0" w:color="auto"/>
            <w:right w:val="none" w:sz="0" w:space="0" w:color="auto"/>
          </w:divBdr>
        </w:div>
      </w:divsChild>
    </w:div>
    <w:div w:id="1554000212">
      <w:bodyDiv w:val="1"/>
      <w:marLeft w:val="0"/>
      <w:marRight w:val="0"/>
      <w:marTop w:val="0"/>
      <w:marBottom w:val="0"/>
      <w:divBdr>
        <w:top w:val="none" w:sz="0" w:space="0" w:color="auto"/>
        <w:left w:val="none" w:sz="0" w:space="0" w:color="auto"/>
        <w:bottom w:val="none" w:sz="0" w:space="0" w:color="auto"/>
        <w:right w:val="none" w:sz="0" w:space="0" w:color="auto"/>
      </w:divBdr>
      <w:divsChild>
        <w:div w:id="1358459894">
          <w:marLeft w:val="0"/>
          <w:marRight w:val="0"/>
          <w:marTop w:val="0"/>
          <w:marBottom w:val="0"/>
          <w:divBdr>
            <w:top w:val="none" w:sz="0" w:space="0" w:color="auto"/>
            <w:left w:val="none" w:sz="0" w:space="0" w:color="auto"/>
            <w:bottom w:val="none" w:sz="0" w:space="0" w:color="auto"/>
            <w:right w:val="none" w:sz="0" w:space="0" w:color="auto"/>
          </w:divBdr>
        </w:div>
      </w:divsChild>
    </w:div>
    <w:div w:id="1554076250">
      <w:bodyDiv w:val="1"/>
      <w:marLeft w:val="0"/>
      <w:marRight w:val="0"/>
      <w:marTop w:val="0"/>
      <w:marBottom w:val="0"/>
      <w:divBdr>
        <w:top w:val="none" w:sz="0" w:space="0" w:color="auto"/>
        <w:left w:val="none" w:sz="0" w:space="0" w:color="auto"/>
        <w:bottom w:val="none" w:sz="0" w:space="0" w:color="auto"/>
        <w:right w:val="none" w:sz="0" w:space="0" w:color="auto"/>
      </w:divBdr>
      <w:divsChild>
        <w:div w:id="218978229">
          <w:marLeft w:val="0"/>
          <w:marRight w:val="0"/>
          <w:marTop w:val="0"/>
          <w:marBottom w:val="0"/>
          <w:divBdr>
            <w:top w:val="none" w:sz="0" w:space="0" w:color="auto"/>
            <w:left w:val="none" w:sz="0" w:space="0" w:color="auto"/>
            <w:bottom w:val="none" w:sz="0" w:space="0" w:color="auto"/>
            <w:right w:val="none" w:sz="0" w:space="0" w:color="auto"/>
          </w:divBdr>
        </w:div>
      </w:divsChild>
    </w:div>
    <w:div w:id="1556618812">
      <w:bodyDiv w:val="1"/>
      <w:marLeft w:val="0"/>
      <w:marRight w:val="0"/>
      <w:marTop w:val="0"/>
      <w:marBottom w:val="0"/>
      <w:divBdr>
        <w:top w:val="none" w:sz="0" w:space="0" w:color="auto"/>
        <w:left w:val="none" w:sz="0" w:space="0" w:color="auto"/>
        <w:bottom w:val="none" w:sz="0" w:space="0" w:color="auto"/>
        <w:right w:val="none" w:sz="0" w:space="0" w:color="auto"/>
      </w:divBdr>
      <w:divsChild>
        <w:div w:id="806360571">
          <w:marLeft w:val="0"/>
          <w:marRight w:val="0"/>
          <w:marTop w:val="0"/>
          <w:marBottom w:val="0"/>
          <w:divBdr>
            <w:top w:val="none" w:sz="0" w:space="0" w:color="auto"/>
            <w:left w:val="none" w:sz="0" w:space="0" w:color="auto"/>
            <w:bottom w:val="none" w:sz="0" w:space="0" w:color="auto"/>
            <w:right w:val="none" w:sz="0" w:space="0" w:color="auto"/>
          </w:divBdr>
        </w:div>
      </w:divsChild>
    </w:div>
    <w:div w:id="1558518105">
      <w:bodyDiv w:val="1"/>
      <w:marLeft w:val="0"/>
      <w:marRight w:val="0"/>
      <w:marTop w:val="0"/>
      <w:marBottom w:val="0"/>
      <w:divBdr>
        <w:top w:val="none" w:sz="0" w:space="0" w:color="auto"/>
        <w:left w:val="none" w:sz="0" w:space="0" w:color="auto"/>
        <w:bottom w:val="none" w:sz="0" w:space="0" w:color="auto"/>
        <w:right w:val="none" w:sz="0" w:space="0" w:color="auto"/>
      </w:divBdr>
      <w:divsChild>
        <w:div w:id="1382821870">
          <w:marLeft w:val="0"/>
          <w:marRight w:val="0"/>
          <w:marTop w:val="0"/>
          <w:marBottom w:val="0"/>
          <w:divBdr>
            <w:top w:val="none" w:sz="0" w:space="0" w:color="auto"/>
            <w:left w:val="none" w:sz="0" w:space="0" w:color="auto"/>
            <w:bottom w:val="none" w:sz="0" w:space="0" w:color="auto"/>
            <w:right w:val="none" w:sz="0" w:space="0" w:color="auto"/>
          </w:divBdr>
        </w:div>
      </w:divsChild>
    </w:div>
    <w:div w:id="1559196672">
      <w:bodyDiv w:val="1"/>
      <w:marLeft w:val="0"/>
      <w:marRight w:val="0"/>
      <w:marTop w:val="0"/>
      <w:marBottom w:val="0"/>
      <w:divBdr>
        <w:top w:val="none" w:sz="0" w:space="0" w:color="auto"/>
        <w:left w:val="none" w:sz="0" w:space="0" w:color="auto"/>
        <w:bottom w:val="none" w:sz="0" w:space="0" w:color="auto"/>
        <w:right w:val="none" w:sz="0" w:space="0" w:color="auto"/>
      </w:divBdr>
      <w:divsChild>
        <w:div w:id="1508211773">
          <w:marLeft w:val="0"/>
          <w:marRight w:val="0"/>
          <w:marTop w:val="0"/>
          <w:marBottom w:val="0"/>
          <w:divBdr>
            <w:top w:val="none" w:sz="0" w:space="0" w:color="auto"/>
            <w:left w:val="none" w:sz="0" w:space="0" w:color="auto"/>
            <w:bottom w:val="none" w:sz="0" w:space="0" w:color="auto"/>
            <w:right w:val="none" w:sz="0" w:space="0" w:color="auto"/>
          </w:divBdr>
        </w:div>
      </w:divsChild>
    </w:div>
    <w:div w:id="1561162984">
      <w:bodyDiv w:val="1"/>
      <w:marLeft w:val="0"/>
      <w:marRight w:val="0"/>
      <w:marTop w:val="0"/>
      <w:marBottom w:val="0"/>
      <w:divBdr>
        <w:top w:val="none" w:sz="0" w:space="0" w:color="auto"/>
        <w:left w:val="none" w:sz="0" w:space="0" w:color="auto"/>
        <w:bottom w:val="none" w:sz="0" w:space="0" w:color="auto"/>
        <w:right w:val="none" w:sz="0" w:space="0" w:color="auto"/>
      </w:divBdr>
      <w:divsChild>
        <w:div w:id="138501809">
          <w:marLeft w:val="0"/>
          <w:marRight w:val="0"/>
          <w:marTop w:val="0"/>
          <w:marBottom w:val="0"/>
          <w:divBdr>
            <w:top w:val="none" w:sz="0" w:space="0" w:color="auto"/>
            <w:left w:val="none" w:sz="0" w:space="0" w:color="auto"/>
            <w:bottom w:val="none" w:sz="0" w:space="0" w:color="auto"/>
            <w:right w:val="none" w:sz="0" w:space="0" w:color="auto"/>
          </w:divBdr>
        </w:div>
      </w:divsChild>
    </w:div>
    <w:div w:id="1565608107">
      <w:bodyDiv w:val="1"/>
      <w:marLeft w:val="0"/>
      <w:marRight w:val="0"/>
      <w:marTop w:val="0"/>
      <w:marBottom w:val="0"/>
      <w:divBdr>
        <w:top w:val="none" w:sz="0" w:space="0" w:color="auto"/>
        <w:left w:val="none" w:sz="0" w:space="0" w:color="auto"/>
        <w:bottom w:val="none" w:sz="0" w:space="0" w:color="auto"/>
        <w:right w:val="none" w:sz="0" w:space="0" w:color="auto"/>
      </w:divBdr>
      <w:divsChild>
        <w:div w:id="370228100">
          <w:marLeft w:val="0"/>
          <w:marRight w:val="0"/>
          <w:marTop w:val="0"/>
          <w:marBottom w:val="0"/>
          <w:divBdr>
            <w:top w:val="none" w:sz="0" w:space="0" w:color="auto"/>
            <w:left w:val="none" w:sz="0" w:space="0" w:color="auto"/>
            <w:bottom w:val="none" w:sz="0" w:space="0" w:color="auto"/>
            <w:right w:val="none" w:sz="0" w:space="0" w:color="auto"/>
          </w:divBdr>
        </w:div>
      </w:divsChild>
    </w:div>
    <w:div w:id="1566836152">
      <w:bodyDiv w:val="1"/>
      <w:marLeft w:val="0"/>
      <w:marRight w:val="0"/>
      <w:marTop w:val="0"/>
      <w:marBottom w:val="0"/>
      <w:divBdr>
        <w:top w:val="none" w:sz="0" w:space="0" w:color="auto"/>
        <w:left w:val="none" w:sz="0" w:space="0" w:color="auto"/>
        <w:bottom w:val="none" w:sz="0" w:space="0" w:color="auto"/>
        <w:right w:val="none" w:sz="0" w:space="0" w:color="auto"/>
      </w:divBdr>
      <w:divsChild>
        <w:div w:id="723261484">
          <w:marLeft w:val="0"/>
          <w:marRight w:val="0"/>
          <w:marTop w:val="0"/>
          <w:marBottom w:val="0"/>
          <w:divBdr>
            <w:top w:val="none" w:sz="0" w:space="0" w:color="auto"/>
            <w:left w:val="none" w:sz="0" w:space="0" w:color="auto"/>
            <w:bottom w:val="none" w:sz="0" w:space="0" w:color="auto"/>
            <w:right w:val="none" w:sz="0" w:space="0" w:color="auto"/>
          </w:divBdr>
        </w:div>
      </w:divsChild>
    </w:div>
    <w:div w:id="1575510496">
      <w:bodyDiv w:val="1"/>
      <w:marLeft w:val="0"/>
      <w:marRight w:val="0"/>
      <w:marTop w:val="0"/>
      <w:marBottom w:val="0"/>
      <w:divBdr>
        <w:top w:val="none" w:sz="0" w:space="0" w:color="auto"/>
        <w:left w:val="none" w:sz="0" w:space="0" w:color="auto"/>
        <w:bottom w:val="none" w:sz="0" w:space="0" w:color="auto"/>
        <w:right w:val="none" w:sz="0" w:space="0" w:color="auto"/>
      </w:divBdr>
      <w:divsChild>
        <w:div w:id="963655272">
          <w:marLeft w:val="0"/>
          <w:marRight w:val="0"/>
          <w:marTop w:val="0"/>
          <w:marBottom w:val="0"/>
          <w:divBdr>
            <w:top w:val="none" w:sz="0" w:space="0" w:color="auto"/>
            <w:left w:val="none" w:sz="0" w:space="0" w:color="auto"/>
            <w:bottom w:val="none" w:sz="0" w:space="0" w:color="auto"/>
            <w:right w:val="none" w:sz="0" w:space="0" w:color="auto"/>
          </w:divBdr>
        </w:div>
      </w:divsChild>
    </w:div>
    <w:div w:id="1577014398">
      <w:bodyDiv w:val="1"/>
      <w:marLeft w:val="0"/>
      <w:marRight w:val="0"/>
      <w:marTop w:val="0"/>
      <w:marBottom w:val="0"/>
      <w:divBdr>
        <w:top w:val="none" w:sz="0" w:space="0" w:color="auto"/>
        <w:left w:val="none" w:sz="0" w:space="0" w:color="auto"/>
        <w:bottom w:val="none" w:sz="0" w:space="0" w:color="auto"/>
        <w:right w:val="none" w:sz="0" w:space="0" w:color="auto"/>
      </w:divBdr>
      <w:divsChild>
        <w:div w:id="334462016">
          <w:marLeft w:val="0"/>
          <w:marRight w:val="0"/>
          <w:marTop w:val="0"/>
          <w:marBottom w:val="0"/>
          <w:divBdr>
            <w:top w:val="none" w:sz="0" w:space="0" w:color="auto"/>
            <w:left w:val="none" w:sz="0" w:space="0" w:color="auto"/>
            <w:bottom w:val="none" w:sz="0" w:space="0" w:color="auto"/>
            <w:right w:val="none" w:sz="0" w:space="0" w:color="auto"/>
          </w:divBdr>
        </w:div>
      </w:divsChild>
    </w:div>
    <w:div w:id="1580406942">
      <w:bodyDiv w:val="1"/>
      <w:marLeft w:val="0"/>
      <w:marRight w:val="0"/>
      <w:marTop w:val="0"/>
      <w:marBottom w:val="0"/>
      <w:divBdr>
        <w:top w:val="none" w:sz="0" w:space="0" w:color="auto"/>
        <w:left w:val="none" w:sz="0" w:space="0" w:color="auto"/>
        <w:bottom w:val="none" w:sz="0" w:space="0" w:color="auto"/>
        <w:right w:val="none" w:sz="0" w:space="0" w:color="auto"/>
      </w:divBdr>
      <w:divsChild>
        <w:div w:id="1931547695">
          <w:marLeft w:val="0"/>
          <w:marRight w:val="0"/>
          <w:marTop w:val="0"/>
          <w:marBottom w:val="0"/>
          <w:divBdr>
            <w:top w:val="none" w:sz="0" w:space="0" w:color="auto"/>
            <w:left w:val="none" w:sz="0" w:space="0" w:color="auto"/>
            <w:bottom w:val="none" w:sz="0" w:space="0" w:color="auto"/>
            <w:right w:val="none" w:sz="0" w:space="0" w:color="auto"/>
          </w:divBdr>
        </w:div>
      </w:divsChild>
    </w:div>
    <w:div w:id="1588686952">
      <w:bodyDiv w:val="1"/>
      <w:marLeft w:val="0"/>
      <w:marRight w:val="0"/>
      <w:marTop w:val="0"/>
      <w:marBottom w:val="0"/>
      <w:divBdr>
        <w:top w:val="none" w:sz="0" w:space="0" w:color="auto"/>
        <w:left w:val="none" w:sz="0" w:space="0" w:color="auto"/>
        <w:bottom w:val="none" w:sz="0" w:space="0" w:color="auto"/>
        <w:right w:val="none" w:sz="0" w:space="0" w:color="auto"/>
      </w:divBdr>
      <w:divsChild>
        <w:div w:id="537013690">
          <w:marLeft w:val="0"/>
          <w:marRight w:val="0"/>
          <w:marTop w:val="0"/>
          <w:marBottom w:val="0"/>
          <w:divBdr>
            <w:top w:val="none" w:sz="0" w:space="0" w:color="auto"/>
            <w:left w:val="none" w:sz="0" w:space="0" w:color="auto"/>
            <w:bottom w:val="none" w:sz="0" w:space="0" w:color="auto"/>
            <w:right w:val="none" w:sz="0" w:space="0" w:color="auto"/>
          </w:divBdr>
        </w:div>
      </w:divsChild>
    </w:div>
    <w:div w:id="1591084410">
      <w:bodyDiv w:val="1"/>
      <w:marLeft w:val="0"/>
      <w:marRight w:val="0"/>
      <w:marTop w:val="0"/>
      <w:marBottom w:val="0"/>
      <w:divBdr>
        <w:top w:val="none" w:sz="0" w:space="0" w:color="auto"/>
        <w:left w:val="none" w:sz="0" w:space="0" w:color="auto"/>
        <w:bottom w:val="none" w:sz="0" w:space="0" w:color="auto"/>
        <w:right w:val="none" w:sz="0" w:space="0" w:color="auto"/>
      </w:divBdr>
      <w:divsChild>
        <w:div w:id="19939171">
          <w:marLeft w:val="0"/>
          <w:marRight w:val="0"/>
          <w:marTop w:val="0"/>
          <w:marBottom w:val="0"/>
          <w:divBdr>
            <w:top w:val="none" w:sz="0" w:space="0" w:color="auto"/>
            <w:left w:val="none" w:sz="0" w:space="0" w:color="auto"/>
            <w:bottom w:val="none" w:sz="0" w:space="0" w:color="auto"/>
            <w:right w:val="none" w:sz="0" w:space="0" w:color="auto"/>
          </w:divBdr>
        </w:div>
      </w:divsChild>
    </w:div>
    <w:div w:id="1592813072">
      <w:bodyDiv w:val="1"/>
      <w:marLeft w:val="0"/>
      <w:marRight w:val="0"/>
      <w:marTop w:val="0"/>
      <w:marBottom w:val="0"/>
      <w:divBdr>
        <w:top w:val="none" w:sz="0" w:space="0" w:color="auto"/>
        <w:left w:val="none" w:sz="0" w:space="0" w:color="auto"/>
        <w:bottom w:val="none" w:sz="0" w:space="0" w:color="auto"/>
        <w:right w:val="none" w:sz="0" w:space="0" w:color="auto"/>
      </w:divBdr>
      <w:divsChild>
        <w:div w:id="493572861">
          <w:marLeft w:val="0"/>
          <w:marRight w:val="0"/>
          <w:marTop w:val="0"/>
          <w:marBottom w:val="0"/>
          <w:divBdr>
            <w:top w:val="none" w:sz="0" w:space="0" w:color="auto"/>
            <w:left w:val="none" w:sz="0" w:space="0" w:color="auto"/>
            <w:bottom w:val="none" w:sz="0" w:space="0" w:color="auto"/>
            <w:right w:val="none" w:sz="0" w:space="0" w:color="auto"/>
          </w:divBdr>
        </w:div>
      </w:divsChild>
    </w:div>
    <w:div w:id="1593664776">
      <w:bodyDiv w:val="1"/>
      <w:marLeft w:val="0"/>
      <w:marRight w:val="0"/>
      <w:marTop w:val="0"/>
      <w:marBottom w:val="0"/>
      <w:divBdr>
        <w:top w:val="none" w:sz="0" w:space="0" w:color="auto"/>
        <w:left w:val="none" w:sz="0" w:space="0" w:color="auto"/>
        <w:bottom w:val="none" w:sz="0" w:space="0" w:color="auto"/>
        <w:right w:val="none" w:sz="0" w:space="0" w:color="auto"/>
      </w:divBdr>
      <w:divsChild>
        <w:div w:id="1683359653">
          <w:marLeft w:val="0"/>
          <w:marRight w:val="0"/>
          <w:marTop w:val="0"/>
          <w:marBottom w:val="0"/>
          <w:divBdr>
            <w:top w:val="none" w:sz="0" w:space="0" w:color="auto"/>
            <w:left w:val="none" w:sz="0" w:space="0" w:color="auto"/>
            <w:bottom w:val="none" w:sz="0" w:space="0" w:color="auto"/>
            <w:right w:val="none" w:sz="0" w:space="0" w:color="auto"/>
          </w:divBdr>
        </w:div>
      </w:divsChild>
    </w:div>
    <w:div w:id="1596592265">
      <w:bodyDiv w:val="1"/>
      <w:marLeft w:val="0"/>
      <w:marRight w:val="0"/>
      <w:marTop w:val="0"/>
      <w:marBottom w:val="0"/>
      <w:divBdr>
        <w:top w:val="none" w:sz="0" w:space="0" w:color="auto"/>
        <w:left w:val="none" w:sz="0" w:space="0" w:color="auto"/>
        <w:bottom w:val="none" w:sz="0" w:space="0" w:color="auto"/>
        <w:right w:val="none" w:sz="0" w:space="0" w:color="auto"/>
      </w:divBdr>
      <w:divsChild>
        <w:div w:id="936214319">
          <w:marLeft w:val="0"/>
          <w:marRight w:val="0"/>
          <w:marTop w:val="0"/>
          <w:marBottom w:val="0"/>
          <w:divBdr>
            <w:top w:val="none" w:sz="0" w:space="0" w:color="auto"/>
            <w:left w:val="none" w:sz="0" w:space="0" w:color="auto"/>
            <w:bottom w:val="none" w:sz="0" w:space="0" w:color="auto"/>
            <w:right w:val="none" w:sz="0" w:space="0" w:color="auto"/>
          </w:divBdr>
        </w:div>
      </w:divsChild>
    </w:div>
    <w:div w:id="1598559584">
      <w:bodyDiv w:val="1"/>
      <w:marLeft w:val="0"/>
      <w:marRight w:val="0"/>
      <w:marTop w:val="0"/>
      <w:marBottom w:val="0"/>
      <w:divBdr>
        <w:top w:val="none" w:sz="0" w:space="0" w:color="auto"/>
        <w:left w:val="none" w:sz="0" w:space="0" w:color="auto"/>
        <w:bottom w:val="none" w:sz="0" w:space="0" w:color="auto"/>
        <w:right w:val="none" w:sz="0" w:space="0" w:color="auto"/>
      </w:divBdr>
      <w:divsChild>
        <w:div w:id="98256903">
          <w:marLeft w:val="0"/>
          <w:marRight w:val="0"/>
          <w:marTop w:val="0"/>
          <w:marBottom w:val="0"/>
          <w:divBdr>
            <w:top w:val="none" w:sz="0" w:space="0" w:color="auto"/>
            <w:left w:val="none" w:sz="0" w:space="0" w:color="auto"/>
            <w:bottom w:val="none" w:sz="0" w:space="0" w:color="auto"/>
            <w:right w:val="none" w:sz="0" w:space="0" w:color="auto"/>
          </w:divBdr>
        </w:div>
      </w:divsChild>
    </w:div>
    <w:div w:id="1599413284">
      <w:bodyDiv w:val="1"/>
      <w:marLeft w:val="0"/>
      <w:marRight w:val="0"/>
      <w:marTop w:val="0"/>
      <w:marBottom w:val="0"/>
      <w:divBdr>
        <w:top w:val="none" w:sz="0" w:space="0" w:color="auto"/>
        <w:left w:val="none" w:sz="0" w:space="0" w:color="auto"/>
        <w:bottom w:val="none" w:sz="0" w:space="0" w:color="auto"/>
        <w:right w:val="none" w:sz="0" w:space="0" w:color="auto"/>
      </w:divBdr>
      <w:divsChild>
        <w:div w:id="1707607940">
          <w:marLeft w:val="0"/>
          <w:marRight w:val="0"/>
          <w:marTop w:val="0"/>
          <w:marBottom w:val="0"/>
          <w:divBdr>
            <w:top w:val="none" w:sz="0" w:space="0" w:color="auto"/>
            <w:left w:val="none" w:sz="0" w:space="0" w:color="auto"/>
            <w:bottom w:val="none" w:sz="0" w:space="0" w:color="auto"/>
            <w:right w:val="none" w:sz="0" w:space="0" w:color="auto"/>
          </w:divBdr>
        </w:div>
      </w:divsChild>
    </w:div>
    <w:div w:id="1602756747">
      <w:bodyDiv w:val="1"/>
      <w:marLeft w:val="0"/>
      <w:marRight w:val="0"/>
      <w:marTop w:val="0"/>
      <w:marBottom w:val="0"/>
      <w:divBdr>
        <w:top w:val="none" w:sz="0" w:space="0" w:color="auto"/>
        <w:left w:val="none" w:sz="0" w:space="0" w:color="auto"/>
        <w:bottom w:val="none" w:sz="0" w:space="0" w:color="auto"/>
        <w:right w:val="none" w:sz="0" w:space="0" w:color="auto"/>
      </w:divBdr>
      <w:divsChild>
        <w:div w:id="591277402">
          <w:marLeft w:val="0"/>
          <w:marRight w:val="0"/>
          <w:marTop w:val="0"/>
          <w:marBottom w:val="0"/>
          <w:divBdr>
            <w:top w:val="none" w:sz="0" w:space="0" w:color="auto"/>
            <w:left w:val="none" w:sz="0" w:space="0" w:color="auto"/>
            <w:bottom w:val="none" w:sz="0" w:space="0" w:color="auto"/>
            <w:right w:val="none" w:sz="0" w:space="0" w:color="auto"/>
          </w:divBdr>
        </w:div>
      </w:divsChild>
    </w:div>
    <w:div w:id="1603536371">
      <w:bodyDiv w:val="1"/>
      <w:marLeft w:val="0"/>
      <w:marRight w:val="0"/>
      <w:marTop w:val="0"/>
      <w:marBottom w:val="0"/>
      <w:divBdr>
        <w:top w:val="none" w:sz="0" w:space="0" w:color="auto"/>
        <w:left w:val="none" w:sz="0" w:space="0" w:color="auto"/>
        <w:bottom w:val="none" w:sz="0" w:space="0" w:color="auto"/>
        <w:right w:val="none" w:sz="0" w:space="0" w:color="auto"/>
      </w:divBdr>
      <w:divsChild>
        <w:div w:id="1199584312">
          <w:marLeft w:val="0"/>
          <w:marRight w:val="0"/>
          <w:marTop w:val="0"/>
          <w:marBottom w:val="0"/>
          <w:divBdr>
            <w:top w:val="none" w:sz="0" w:space="0" w:color="auto"/>
            <w:left w:val="none" w:sz="0" w:space="0" w:color="auto"/>
            <w:bottom w:val="none" w:sz="0" w:space="0" w:color="auto"/>
            <w:right w:val="none" w:sz="0" w:space="0" w:color="auto"/>
          </w:divBdr>
        </w:div>
      </w:divsChild>
    </w:div>
    <w:div w:id="1604340420">
      <w:bodyDiv w:val="1"/>
      <w:marLeft w:val="0"/>
      <w:marRight w:val="0"/>
      <w:marTop w:val="0"/>
      <w:marBottom w:val="0"/>
      <w:divBdr>
        <w:top w:val="none" w:sz="0" w:space="0" w:color="auto"/>
        <w:left w:val="none" w:sz="0" w:space="0" w:color="auto"/>
        <w:bottom w:val="none" w:sz="0" w:space="0" w:color="auto"/>
        <w:right w:val="none" w:sz="0" w:space="0" w:color="auto"/>
      </w:divBdr>
      <w:divsChild>
        <w:div w:id="288822503">
          <w:marLeft w:val="0"/>
          <w:marRight w:val="0"/>
          <w:marTop w:val="0"/>
          <w:marBottom w:val="0"/>
          <w:divBdr>
            <w:top w:val="none" w:sz="0" w:space="0" w:color="auto"/>
            <w:left w:val="none" w:sz="0" w:space="0" w:color="auto"/>
            <w:bottom w:val="none" w:sz="0" w:space="0" w:color="auto"/>
            <w:right w:val="none" w:sz="0" w:space="0" w:color="auto"/>
          </w:divBdr>
        </w:div>
      </w:divsChild>
    </w:div>
    <w:div w:id="1609502936">
      <w:bodyDiv w:val="1"/>
      <w:marLeft w:val="0"/>
      <w:marRight w:val="0"/>
      <w:marTop w:val="0"/>
      <w:marBottom w:val="0"/>
      <w:divBdr>
        <w:top w:val="none" w:sz="0" w:space="0" w:color="auto"/>
        <w:left w:val="none" w:sz="0" w:space="0" w:color="auto"/>
        <w:bottom w:val="none" w:sz="0" w:space="0" w:color="auto"/>
        <w:right w:val="none" w:sz="0" w:space="0" w:color="auto"/>
      </w:divBdr>
      <w:divsChild>
        <w:div w:id="1253003939">
          <w:marLeft w:val="0"/>
          <w:marRight w:val="0"/>
          <w:marTop w:val="0"/>
          <w:marBottom w:val="0"/>
          <w:divBdr>
            <w:top w:val="none" w:sz="0" w:space="0" w:color="auto"/>
            <w:left w:val="none" w:sz="0" w:space="0" w:color="auto"/>
            <w:bottom w:val="none" w:sz="0" w:space="0" w:color="auto"/>
            <w:right w:val="none" w:sz="0" w:space="0" w:color="auto"/>
          </w:divBdr>
        </w:div>
      </w:divsChild>
    </w:div>
    <w:div w:id="1611887438">
      <w:bodyDiv w:val="1"/>
      <w:marLeft w:val="0"/>
      <w:marRight w:val="0"/>
      <w:marTop w:val="0"/>
      <w:marBottom w:val="0"/>
      <w:divBdr>
        <w:top w:val="none" w:sz="0" w:space="0" w:color="auto"/>
        <w:left w:val="none" w:sz="0" w:space="0" w:color="auto"/>
        <w:bottom w:val="none" w:sz="0" w:space="0" w:color="auto"/>
        <w:right w:val="none" w:sz="0" w:space="0" w:color="auto"/>
      </w:divBdr>
      <w:divsChild>
        <w:div w:id="1897742530">
          <w:marLeft w:val="0"/>
          <w:marRight w:val="0"/>
          <w:marTop w:val="0"/>
          <w:marBottom w:val="0"/>
          <w:divBdr>
            <w:top w:val="none" w:sz="0" w:space="0" w:color="auto"/>
            <w:left w:val="none" w:sz="0" w:space="0" w:color="auto"/>
            <w:bottom w:val="none" w:sz="0" w:space="0" w:color="auto"/>
            <w:right w:val="none" w:sz="0" w:space="0" w:color="auto"/>
          </w:divBdr>
        </w:div>
      </w:divsChild>
    </w:div>
    <w:div w:id="1612010965">
      <w:bodyDiv w:val="1"/>
      <w:marLeft w:val="0"/>
      <w:marRight w:val="0"/>
      <w:marTop w:val="0"/>
      <w:marBottom w:val="0"/>
      <w:divBdr>
        <w:top w:val="none" w:sz="0" w:space="0" w:color="auto"/>
        <w:left w:val="none" w:sz="0" w:space="0" w:color="auto"/>
        <w:bottom w:val="none" w:sz="0" w:space="0" w:color="auto"/>
        <w:right w:val="none" w:sz="0" w:space="0" w:color="auto"/>
      </w:divBdr>
      <w:divsChild>
        <w:div w:id="1984962595">
          <w:marLeft w:val="0"/>
          <w:marRight w:val="0"/>
          <w:marTop w:val="0"/>
          <w:marBottom w:val="0"/>
          <w:divBdr>
            <w:top w:val="none" w:sz="0" w:space="0" w:color="auto"/>
            <w:left w:val="none" w:sz="0" w:space="0" w:color="auto"/>
            <w:bottom w:val="none" w:sz="0" w:space="0" w:color="auto"/>
            <w:right w:val="none" w:sz="0" w:space="0" w:color="auto"/>
          </w:divBdr>
        </w:div>
      </w:divsChild>
    </w:div>
    <w:div w:id="1615865729">
      <w:bodyDiv w:val="1"/>
      <w:marLeft w:val="0"/>
      <w:marRight w:val="0"/>
      <w:marTop w:val="0"/>
      <w:marBottom w:val="0"/>
      <w:divBdr>
        <w:top w:val="none" w:sz="0" w:space="0" w:color="auto"/>
        <w:left w:val="none" w:sz="0" w:space="0" w:color="auto"/>
        <w:bottom w:val="none" w:sz="0" w:space="0" w:color="auto"/>
        <w:right w:val="none" w:sz="0" w:space="0" w:color="auto"/>
      </w:divBdr>
      <w:divsChild>
        <w:div w:id="1925455723">
          <w:marLeft w:val="0"/>
          <w:marRight w:val="0"/>
          <w:marTop w:val="0"/>
          <w:marBottom w:val="0"/>
          <w:divBdr>
            <w:top w:val="none" w:sz="0" w:space="0" w:color="auto"/>
            <w:left w:val="none" w:sz="0" w:space="0" w:color="auto"/>
            <w:bottom w:val="none" w:sz="0" w:space="0" w:color="auto"/>
            <w:right w:val="none" w:sz="0" w:space="0" w:color="auto"/>
          </w:divBdr>
        </w:div>
      </w:divsChild>
    </w:div>
    <w:div w:id="1618218677">
      <w:bodyDiv w:val="1"/>
      <w:marLeft w:val="0"/>
      <w:marRight w:val="0"/>
      <w:marTop w:val="0"/>
      <w:marBottom w:val="0"/>
      <w:divBdr>
        <w:top w:val="none" w:sz="0" w:space="0" w:color="auto"/>
        <w:left w:val="none" w:sz="0" w:space="0" w:color="auto"/>
        <w:bottom w:val="none" w:sz="0" w:space="0" w:color="auto"/>
        <w:right w:val="none" w:sz="0" w:space="0" w:color="auto"/>
      </w:divBdr>
      <w:divsChild>
        <w:div w:id="1235749030">
          <w:marLeft w:val="0"/>
          <w:marRight w:val="0"/>
          <w:marTop w:val="0"/>
          <w:marBottom w:val="0"/>
          <w:divBdr>
            <w:top w:val="none" w:sz="0" w:space="0" w:color="auto"/>
            <w:left w:val="none" w:sz="0" w:space="0" w:color="auto"/>
            <w:bottom w:val="none" w:sz="0" w:space="0" w:color="auto"/>
            <w:right w:val="none" w:sz="0" w:space="0" w:color="auto"/>
          </w:divBdr>
        </w:div>
      </w:divsChild>
    </w:div>
    <w:div w:id="1619681628">
      <w:bodyDiv w:val="1"/>
      <w:marLeft w:val="0"/>
      <w:marRight w:val="0"/>
      <w:marTop w:val="0"/>
      <w:marBottom w:val="0"/>
      <w:divBdr>
        <w:top w:val="none" w:sz="0" w:space="0" w:color="auto"/>
        <w:left w:val="none" w:sz="0" w:space="0" w:color="auto"/>
        <w:bottom w:val="none" w:sz="0" w:space="0" w:color="auto"/>
        <w:right w:val="none" w:sz="0" w:space="0" w:color="auto"/>
      </w:divBdr>
      <w:divsChild>
        <w:div w:id="2088068696">
          <w:marLeft w:val="0"/>
          <w:marRight w:val="0"/>
          <w:marTop w:val="0"/>
          <w:marBottom w:val="0"/>
          <w:divBdr>
            <w:top w:val="none" w:sz="0" w:space="0" w:color="auto"/>
            <w:left w:val="none" w:sz="0" w:space="0" w:color="auto"/>
            <w:bottom w:val="none" w:sz="0" w:space="0" w:color="auto"/>
            <w:right w:val="none" w:sz="0" w:space="0" w:color="auto"/>
          </w:divBdr>
        </w:div>
      </w:divsChild>
    </w:div>
    <w:div w:id="1621106555">
      <w:bodyDiv w:val="1"/>
      <w:marLeft w:val="0"/>
      <w:marRight w:val="0"/>
      <w:marTop w:val="0"/>
      <w:marBottom w:val="0"/>
      <w:divBdr>
        <w:top w:val="none" w:sz="0" w:space="0" w:color="auto"/>
        <w:left w:val="none" w:sz="0" w:space="0" w:color="auto"/>
        <w:bottom w:val="none" w:sz="0" w:space="0" w:color="auto"/>
        <w:right w:val="none" w:sz="0" w:space="0" w:color="auto"/>
      </w:divBdr>
      <w:divsChild>
        <w:div w:id="104084720">
          <w:marLeft w:val="0"/>
          <w:marRight w:val="0"/>
          <w:marTop w:val="0"/>
          <w:marBottom w:val="0"/>
          <w:divBdr>
            <w:top w:val="none" w:sz="0" w:space="0" w:color="auto"/>
            <w:left w:val="none" w:sz="0" w:space="0" w:color="auto"/>
            <w:bottom w:val="none" w:sz="0" w:space="0" w:color="auto"/>
            <w:right w:val="none" w:sz="0" w:space="0" w:color="auto"/>
          </w:divBdr>
        </w:div>
      </w:divsChild>
    </w:div>
    <w:div w:id="1622952084">
      <w:bodyDiv w:val="1"/>
      <w:marLeft w:val="0"/>
      <w:marRight w:val="0"/>
      <w:marTop w:val="0"/>
      <w:marBottom w:val="0"/>
      <w:divBdr>
        <w:top w:val="none" w:sz="0" w:space="0" w:color="auto"/>
        <w:left w:val="none" w:sz="0" w:space="0" w:color="auto"/>
        <w:bottom w:val="none" w:sz="0" w:space="0" w:color="auto"/>
        <w:right w:val="none" w:sz="0" w:space="0" w:color="auto"/>
      </w:divBdr>
      <w:divsChild>
        <w:div w:id="58477379">
          <w:marLeft w:val="0"/>
          <w:marRight w:val="0"/>
          <w:marTop w:val="0"/>
          <w:marBottom w:val="0"/>
          <w:divBdr>
            <w:top w:val="none" w:sz="0" w:space="0" w:color="auto"/>
            <w:left w:val="none" w:sz="0" w:space="0" w:color="auto"/>
            <w:bottom w:val="none" w:sz="0" w:space="0" w:color="auto"/>
            <w:right w:val="none" w:sz="0" w:space="0" w:color="auto"/>
          </w:divBdr>
        </w:div>
      </w:divsChild>
    </w:div>
    <w:div w:id="1623271966">
      <w:bodyDiv w:val="1"/>
      <w:marLeft w:val="0"/>
      <w:marRight w:val="0"/>
      <w:marTop w:val="0"/>
      <w:marBottom w:val="0"/>
      <w:divBdr>
        <w:top w:val="none" w:sz="0" w:space="0" w:color="auto"/>
        <w:left w:val="none" w:sz="0" w:space="0" w:color="auto"/>
        <w:bottom w:val="none" w:sz="0" w:space="0" w:color="auto"/>
        <w:right w:val="none" w:sz="0" w:space="0" w:color="auto"/>
      </w:divBdr>
      <w:divsChild>
        <w:div w:id="713391532">
          <w:marLeft w:val="0"/>
          <w:marRight w:val="0"/>
          <w:marTop w:val="0"/>
          <w:marBottom w:val="0"/>
          <w:divBdr>
            <w:top w:val="none" w:sz="0" w:space="0" w:color="auto"/>
            <w:left w:val="none" w:sz="0" w:space="0" w:color="auto"/>
            <w:bottom w:val="none" w:sz="0" w:space="0" w:color="auto"/>
            <w:right w:val="none" w:sz="0" w:space="0" w:color="auto"/>
          </w:divBdr>
        </w:div>
      </w:divsChild>
    </w:div>
    <w:div w:id="1623920140">
      <w:bodyDiv w:val="1"/>
      <w:marLeft w:val="0"/>
      <w:marRight w:val="0"/>
      <w:marTop w:val="0"/>
      <w:marBottom w:val="0"/>
      <w:divBdr>
        <w:top w:val="none" w:sz="0" w:space="0" w:color="auto"/>
        <w:left w:val="none" w:sz="0" w:space="0" w:color="auto"/>
        <w:bottom w:val="none" w:sz="0" w:space="0" w:color="auto"/>
        <w:right w:val="none" w:sz="0" w:space="0" w:color="auto"/>
      </w:divBdr>
      <w:divsChild>
        <w:div w:id="514423502">
          <w:marLeft w:val="0"/>
          <w:marRight w:val="0"/>
          <w:marTop w:val="0"/>
          <w:marBottom w:val="0"/>
          <w:divBdr>
            <w:top w:val="none" w:sz="0" w:space="0" w:color="auto"/>
            <w:left w:val="none" w:sz="0" w:space="0" w:color="auto"/>
            <w:bottom w:val="none" w:sz="0" w:space="0" w:color="auto"/>
            <w:right w:val="none" w:sz="0" w:space="0" w:color="auto"/>
          </w:divBdr>
        </w:div>
      </w:divsChild>
    </w:div>
    <w:div w:id="1624769945">
      <w:bodyDiv w:val="1"/>
      <w:marLeft w:val="0"/>
      <w:marRight w:val="0"/>
      <w:marTop w:val="0"/>
      <w:marBottom w:val="0"/>
      <w:divBdr>
        <w:top w:val="none" w:sz="0" w:space="0" w:color="auto"/>
        <w:left w:val="none" w:sz="0" w:space="0" w:color="auto"/>
        <w:bottom w:val="none" w:sz="0" w:space="0" w:color="auto"/>
        <w:right w:val="none" w:sz="0" w:space="0" w:color="auto"/>
      </w:divBdr>
      <w:divsChild>
        <w:div w:id="2046634686">
          <w:marLeft w:val="0"/>
          <w:marRight w:val="0"/>
          <w:marTop w:val="0"/>
          <w:marBottom w:val="0"/>
          <w:divBdr>
            <w:top w:val="none" w:sz="0" w:space="0" w:color="auto"/>
            <w:left w:val="none" w:sz="0" w:space="0" w:color="auto"/>
            <w:bottom w:val="none" w:sz="0" w:space="0" w:color="auto"/>
            <w:right w:val="none" w:sz="0" w:space="0" w:color="auto"/>
          </w:divBdr>
        </w:div>
      </w:divsChild>
    </w:div>
    <w:div w:id="1625385510">
      <w:bodyDiv w:val="1"/>
      <w:marLeft w:val="0"/>
      <w:marRight w:val="0"/>
      <w:marTop w:val="0"/>
      <w:marBottom w:val="0"/>
      <w:divBdr>
        <w:top w:val="none" w:sz="0" w:space="0" w:color="auto"/>
        <w:left w:val="none" w:sz="0" w:space="0" w:color="auto"/>
        <w:bottom w:val="none" w:sz="0" w:space="0" w:color="auto"/>
        <w:right w:val="none" w:sz="0" w:space="0" w:color="auto"/>
      </w:divBdr>
      <w:divsChild>
        <w:div w:id="1464423476">
          <w:marLeft w:val="0"/>
          <w:marRight w:val="0"/>
          <w:marTop w:val="0"/>
          <w:marBottom w:val="0"/>
          <w:divBdr>
            <w:top w:val="none" w:sz="0" w:space="0" w:color="auto"/>
            <w:left w:val="none" w:sz="0" w:space="0" w:color="auto"/>
            <w:bottom w:val="none" w:sz="0" w:space="0" w:color="auto"/>
            <w:right w:val="none" w:sz="0" w:space="0" w:color="auto"/>
          </w:divBdr>
        </w:div>
      </w:divsChild>
    </w:div>
    <w:div w:id="1635984697">
      <w:bodyDiv w:val="1"/>
      <w:marLeft w:val="0"/>
      <w:marRight w:val="0"/>
      <w:marTop w:val="0"/>
      <w:marBottom w:val="0"/>
      <w:divBdr>
        <w:top w:val="none" w:sz="0" w:space="0" w:color="auto"/>
        <w:left w:val="none" w:sz="0" w:space="0" w:color="auto"/>
        <w:bottom w:val="none" w:sz="0" w:space="0" w:color="auto"/>
        <w:right w:val="none" w:sz="0" w:space="0" w:color="auto"/>
      </w:divBdr>
      <w:divsChild>
        <w:div w:id="1694452030">
          <w:marLeft w:val="0"/>
          <w:marRight w:val="0"/>
          <w:marTop w:val="0"/>
          <w:marBottom w:val="0"/>
          <w:divBdr>
            <w:top w:val="none" w:sz="0" w:space="0" w:color="auto"/>
            <w:left w:val="none" w:sz="0" w:space="0" w:color="auto"/>
            <w:bottom w:val="none" w:sz="0" w:space="0" w:color="auto"/>
            <w:right w:val="none" w:sz="0" w:space="0" w:color="auto"/>
          </w:divBdr>
        </w:div>
      </w:divsChild>
    </w:div>
    <w:div w:id="1636056540">
      <w:bodyDiv w:val="1"/>
      <w:marLeft w:val="0"/>
      <w:marRight w:val="0"/>
      <w:marTop w:val="0"/>
      <w:marBottom w:val="0"/>
      <w:divBdr>
        <w:top w:val="none" w:sz="0" w:space="0" w:color="auto"/>
        <w:left w:val="none" w:sz="0" w:space="0" w:color="auto"/>
        <w:bottom w:val="none" w:sz="0" w:space="0" w:color="auto"/>
        <w:right w:val="none" w:sz="0" w:space="0" w:color="auto"/>
      </w:divBdr>
      <w:divsChild>
        <w:div w:id="255604385">
          <w:marLeft w:val="0"/>
          <w:marRight w:val="0"/>
          <w:marTop w:val="0"/>
          <w:marBottom w:val="0"/>
          <w:divBdr>
            <w:top w:val="none" w:sz="0" w:space="0" w:color="auto"/>
            <w:left w:val="none" w:sz="0" w:space="0" w:color="auto"/>
            <w:bottom w:val="none" w:sz="0" w:space="0" w:color="auto"/>
            <w:right w:val="none" w:sz="0" w:space="0" w:color="auto"/>
          </w:divBdr>
        </w:div>
      </w:divsChild>
    </w:div>
    <w:div w:id="1641181628">
      <w:bodyDiv w:val="1"/>
      <w:marLeft w:val="0"/>
      <w:marRight w:val="0"/>
      <w:marTop w:val="0"/>
      <w:marBottom w:val="0"/>
      <w:divBdr>
        <w:top w:val="none" w:sz="0" w:space="0" w:color="auto"/>
        <w:left w:val="none" w:sz="0" w:space="0" w:color="auto"/>
        <w:bottom w:val="none" w:sz="0" w:space="0" w:color="auto"/>
        <w:right w:val="none" w:sz="0" w:space="0" w:color="auto"/>
      </w:divBdr>
      <w:divsChild>
        <w:div w:id="1028798407">
          <w:marLeft w:val="0"/>
          <w:marRight w:val="0"/>
          <w:marTop w:val="0"/>
          <w:marBottom w:val="0"/>
          <w:divBdr>
            <w:top w:val="none" w:sz="0" w:space="0" w:color="auto"/>
            <w:left w:val="none" w:sz="0" w:space="0" w:color="auto"/>
            <w:bottom w:val="none" w:sz="0" w:space="0" w:color="auto"/>
            <w:right w:val="none" w:sz="0" w:space="0" w:color="auto"/>
          </w:divBdr>
        </w:div>
      </w:divsChild>
    </w:div>
    <w:div w:id="1646349107">
      <w:bodyDiv w:val="1"/>
      <w:marLeft w:val="0"/>
      <w:marRight w:val="0"/>
      <w:marTop w:val="0"/>
      <w:marBottom w:val="0"/>
      <w:divBdr>
        <w:top w:val="none" w:sz="0" w:space="0" w:color="auto"/>
        <w:left w:val="none" w:sz="0" w:space="0" w:color="auto"/>
        <w:bottom w:val="none" w:sz="0" w:space="0" w:color="auto"/>
        <w:right w:val="none" w:sz="0" w:space="0" w:color="auto"/>
      </w:divBdr>
      <w:divsChild>
        <w:div w:id="1106461123">
          <w:marLeft w:val="0"/>
          <w:marRight w:val="0"/>
          <w:marTop w:val="0"/>
          <w:marBottom w:val="0"/>
          <w:divBdr>
            <w:top w:val="none" w:sz="0" w:space="0" w:color="auto"/>
            <w:left w:val="none" w:sz="0" w:space="0" w:color="auto"/>
            <w:bottom w:val="none" w:sz="0" w:space="0" w:color="auto"/>
            <w:right w:val="none" w:sz="0" w:space="0" w:color="auto"/>
          </w:divBdr>
        </w:div>
      </w:divsChild>
    </w:div>
    <w:div w:id="1652909464">
      <w:bodyDiv w:val="1"/>
      <w:marLeft w:val="0"/>
      <w:marRight w:val="0"/>
      <w:marTop w:val="0"/>
      <w:marBottom w:val="0"/>
      <w:divBdr>
        <w:top w:val="none" w:sz="0" w:space="0" w:color="auto"/>
        <w:left w:val="none" w:sz="0" w:space="0" w:color="auto"/>
        <w:bottom w:val="none" w:sz="0" w:space="0" w:color="auto"/>
        <w:right w:val="none" w:sz="0" w:space="0" w:color="auto"/>
      </w:divBdr>
      <w:divsChild>
        <w:div w:id="1942952747">
          <w:marLeft w:val="0"/>
          <w:marRight w:val="0"/>
          <w:marTop w:val="0"/>
          <w:marBottom w:val="0"/>
          <w:divBdr>
            <w:top w:val="none" w:sz="0" w:space="0" w:color="auto"/>
            <w:left w:val="none" w:sz="0" w:space="0" w:color="auto"/>
            <w:bottom w:val="none" w:sz="0" w:space="0" w:color="auto"/>
            <w:right w:val="none" w:sz="0" w:space="0" w:color="auto"/>
          </w:divBdr>
        </w:div>
      </w:divsChild>
    </w:div>
    <w:div w:id="1658025228">
      <w:bodyDiv w:val="1"/>
      <w:marLeft w:val="0"/>
      <w:marRight w:val="0"/>
      <w:marTop w:val="0"/>
      <w:marBottom w:val="0"/>
      <w:divBdr>
        <w:top w:val="none" w:sz="0" w:space="0" w:color="auto"/>
        <w:left w:val="none" w:sz="0" w:space="0" w:color="auto"/>
        <w:bottom w:val="none" w:sz="0" w:space="0" w:color="auto"/>
        <w:right w:val="none" w:sz="0" w:space="0" w:color="auto"/>
      </w:divBdr>
      <w:divsChild>
        <w:div w:id="1791317527">
          <w:marLeft w:val="0"/>
          <w:marRight w:val="0"/>
          <w:marTop w:val="0"/>
          <w:marBottom w:val="0"/>
          <w:divBdr>
            <w:top w:val="none" w:sz="0" w:space="0" w:color="auto"/>
            <w:left w:val="none" w:sz="0" w:space="0" w:color="auto"/>
            <w:bottom w:val="none" w:sz="0" w:space="0" w:color="auto"/>
            <w:right w:val="none" w:sz="0" w:space="0" w:color="auto"/>
          </w:divBdr>
        </w:div>
      </w:divsChild>
    </w:div>
    <w:div w:id="1663777737">
      <w:bodyDiv w:val="1"/>
      <w:marLeft w:val="0"/>
      <w:marRight w:val="0"/>
      <w:marTop w:val="0"/>
      <w:marBottom w:val="0"/>
      <w:divBdr>
        <w:top w:val="none" w:sz="0" w:space="0" w:color="auto"/>
        <w:left w:val="none" w:sz="0" w:space="0" w:color="auto"/>
        <w:bottom w:val="none" w:sz="0" w:space="0" w:color="auto"/>
        <w:right w:val="none" w:sz="0" w:space="0" w:color="auto"/>
      </w:divBdr>
      <w:divsChild>
        <w:div w:id="1547444632">
          <w:marLeft w:val="0"/>
          <w:marRight w:val="0"/>
          <w:marTop w:val="0"/>
          <w:marBottom w:val="0"/>
          <w:divBdr>
            <w:top w:val="none" w:sz="0" w:space="0" w:color="auto"/>
            <w:left w:val="none" w:sz="0" w:space="0" w:color="auto"/>
            <w:bottom w:val="none" w:sz="0" w:space="0" w:color="auto"/>
            <w:right w:val="none" w:sz="0" w:space="0" w:color="auto"/>
          </w:divBdr>
        </w:div>
      </w:divsChild>
    </w:div>
    <w:div w:id="1673682587">
      <w:bodyDiv w:val="1"/>
      <w:marLeft w:val="0"/>
      <w:marRight w:val="0"/>
      <w:marTop w:val="0"/>
      <w:marBottom w:val="0"/>
      <w:divBdr>
        <w:top w:val="none" w:sz="0" w:space="0" w:color="auto"/>
        <w:left w:val="none" w:sz="0" w:space="0" w:color="auto"/>
        <w:bottom w:val="none" w:sz="0" w:space="0" w:color="auto"/>
        <w:right w:val="none" w:sz="0" w:space="0" w:color="auto"/>
      </w:divBdr>
      <w:divsChild>
        <w:div w:id="929235754">
          <w:marLeft w:val="0"/>
          <w:marRight w:val="0"/>
          <w:marTop w:val="0"/>
          <w:marBottom w:val="0"/>
          <w:divBdr>
            <w:top w:val="none" w:sz="0" w:space="0" w:color="auto"/>
            <w:left w:val="none" w:sz="0" w:space="0" w:color="auto"/>
            <w:bottom w:val="none" w:sz="0" w:space="0" w:color="auto"/>
            <w:right w:val="none" w:sz="0" w:space="0" w:color="auto"/>
          </w:divBdr>
        </w:div>
      </w:divsChild>
    </w:div>
    <w:div w:id="1687321733">
      <w:bodyDiv w:val="1"/>
      <w:marLeft w:val="0"/>
      <w:marRight w:val="0"/>
      <w:marTop w:val="0"/>
      <w:marBottom w:val="0"/>
      <w:divBdr>
        <w:top w:val="none" w:sz="0" w:space="0" w:color="auto"/>
        <w:left w:val="none" w:sz="0" w:space="0" w:color="auto"/>
        <w:bottom w:val="none" w:sz="0" w:space="0" w:color="auto"/>
        <w:right w:val="none" w:sz="0" w:space="0" w:color="auto"/>
      </w:divBdr>
      <w:divsChild>
        <w:div w:id="1713382775">
          <w:marLeft w:val="0"/>
          <w:marRight w:val="0"/>
          <w:marTop w:val="0"/>
          <w:marBottom w:val="0"/>
          <w:divBdr>
            <w:top w:val="none" w:sz="0" w:space="0" w:color="auto"/>
            <w:left w:val="none" w:sz="0" w:space="0" w:color="auto"/>
            <w:bottom w:val="none" w:sz="0" w:space="0" w:color="auto"/>
            <w:right w:val="none" w:sz="0" w:space="0" w:color="auto"/>
          </w:divBdr>
        </w:div>
      </w:divsChild>
    </w:div>
    <w:div w:id="1687901315">
      <w:bodyDiv w:val="1"/>
      <w:marLeft w:val="0"/>
      <w:marRight w:val="0"/>
      <w:marTop w:val="0"/>
      <w:marBottom w:val="0"/>
      <w:divBdr>
        <w:top w:val="none" w:sz="0" w:space="0" w:color="auto"/>
        <w:left w:val="none" w:sz="0" w:space="0" w:color="auto"/>
        <w:bottom w:val="none" w:sz="0" w:space="0" w:color="auto"/>
        <w:right w:val="none" w:sz="0" w:space="0" w:color="auto"/>
      </w:divBdr>
      <w:divsChild>
        <w:div w:id="1619800230">
          <w:marLeft w:val="0"/>
          <w:marRight w:val="0"/>
          <w:marTop w:val="0"/>
          <w:marBottom w:val="0"/>
          <w:divBdr>
            <w:top w:val="none" w:sz="0" w:space="0" w:color="auto"/>
            <w:left w:val="none" w:sz="0" w:space="0" w:color="auto"/>
            <w:bottom w:val="none" w:sz="0" w:space="0" w:color="auto"/>
            <w:right w:val="none" w:sz="0" w:space="0" w:color="auto"/>
          </w:divBdr>
        </w:div>
      </w:divsChild>
    </w:div>
    <w:div w:id="1691758807">
      <w:bodyDiv w:val="1"/>
      <w:marLeft w:val="0"/>
      <w:marRight w:val="0"/>
      <w:marTop w:val="0"/>
      <w:marBottom w:val="0"/>
      <w:divBdr>
        <w:top w:val="none" w:sz="0" w:space="0" w:color="auto"/>
        <w:left w:val="none" w:sz="0" w:space="0" w:color="auto"/>
        <w:bottom w:val="none" w:sz="0" w:space="0" w:color="auto"/>
        <w:right w:val="none" w:sz="0" w:space="0" w:color="auto"/>
      </w:divBdr>
      <w:divsChild>
        <w:div w:id="653023931">
          <w:marLeft w:val="0"/>
          <w:marRight w:val="0"/>
          <w:marTop w:val="0"/>
          <w:marBottom w:val="0"/>
          <w:divBdr>
            <w:top w:val="none" w:sz="0" w:space="0" w:color="auto"/>
            <w:left w:val="none" w:sz="0" w:space="0" w:color="auto"/>
            <w:bottom w:val="none" w:sz="0" w:space="0" w:color="auto"/>
            <w:right w:val="none" w:sz="0" w:space="0" w:color="auto"/>
          </w:divBdr>
        </w:div>
      </w:divsChild>
    </w:div>
    <w:div w:id="1694989855">
      <w:bodyDiv w:val="1"/>
      <w:marLeft w:val="0"/>
      <w:marRight w:val="0"/>
      <w:marTop w:val="0"/>
      <w:marBottom w:val="0"/>
      <w:divBdr>
        <w:top w:val="none" w:sz="0" w:space="0" w:color="auto"/>
        <w:left w:val="none" w:sz="0" w:space="0" w:color="auto"/>
        <w:bottom w:val="none" w:sz="0" w:space="0" w:color="auto"/>
        <w:right w:val="none" w:sz="0" w:space="0" w:color="auto"/>
      </w:divBdr>
      <w:divsChild>
        <w:div w:id="1095904148">
          <w:marLeft w:val="0"/>
          <w:marRight w:val="0"/>
          <w:marTop w:val="0"/>
          <w:marBottom w:val="0"/>
          <w:divBdr>
            <w:top w:val="none" w:sz="0" w:space="0" w:color="auto"/>
            <w:left w:val="none" w:sz="0" w:space="0" w:color="auto"/>
            <w:bottom w:val="none" w:sz="0" w:space="0" w:color="auto"/>
            <w:right w:val="none" w:sz="0" w:space="0" w:color="auto"/>
          </w:divBdr>
        </w:div>
      </w:divsChild>
    </w:div>
    <w:div w:id="1698651726">
      <w:bodyDiv w:val="1"/>
      <w:marLeft w:val="0"/>
      <w:marRight w:val="0"/>
      <w:marTop w:val="0"/>
      <w:marBottom w:val="0"/>
      <w:divBdr>
        <w:top w:val="none" w:sz="0" w:space="0" w:color="auto"/>
        <w:left w:val="none" w:sz="0" w:space="0" w:color="auto"/>
        <w:bottom w:val="none" w:sz="0" w:space="0" w:color="auto"/>
        <w:right w:val="none" w:sz="0" w:space="0" w:color="auto"/>
      </w:divBdr>
      <w:divsChild>
        <w:div w:id="1170019485">
          <w:marLeft w:val="0"/>
          <w:marRight w:val="0"/>
          <w:marTop w:val="0"/>
          <w:marBottom w:val="0"/>
          <w:divBdr>
            <w:top w:val="none" w:sz="0" w:space="0" w:color="auto"/>
            <w:left w:val="none" w:sz="0" w:space="0" w:color="auto"/>
            <w:bottom w:val="none" w:sz="0" w:space="0" w:color="auto"/>
            <w:right w:val="none" w:sz="0" w:space="0" w:color="auto"/>
          </w:divBdr>
        </w:div>
      </w:divsChild>
    </w:div>
    <w:div w:id="1698892168">
      <w:bodyDiv w:val="1"/>
      <w:marLeft w:val="0"/>
      <w:marRight w:val="0"/>
      <w:marTop w:val="0"/>
      <w:marBottom w:val="0"/>
      <w:divBdr>
        <w:top w:val="none" w:sz="0" w:space="0" w:color="auto"/>
        <w:left w:val="none" w:sz="0" w:space="0" w:color="auto"/>
        <w:bottom w:val="none" w:sz="0" w:space="0" w:color="auto"/>
        <w:right w:val="none" w:sz="0" w:space="0" w:color="auto"/>
      </w:divBdr>
      <w:divsChild>
        <w:div w:id="257713795">
          <w:marLeft w:val="0"/>
          <w:marRight w:val="0"/>
          <w:marTop w:val="0"/>
          <w:marBottom w:val="0"/>
          <w:divBdr>
            <w:top w:val="none" w:sz="0" w:space="0" w:color="auto"/>
            <w:left w:val="none" w:sz="0" w:space="0" w:color="auto"/>
            <w:bottom w:val="none" w:sz="0" w:space="0" w:color="auto"/>
            <w:right w:val="none" w:sz="0" w:space="0" w:color="auto"/>
          </w:divBdr>
        </w:div>
      </w:divsChild>
    </w:div>
    <w:div w:id="1701274114">
      <w:bodyDiv w:val="1"/>
      <w:marLeft w:val="0"/>
      <w:marRight w:val="0"/>
      <w:marTop w:val="0"/>
      <w:marBottom w:val="0"/>
      <w:divBdr>
        <w:top w:val="none" w:sz="0" w:space="0" w:color="auto"/>
        <w:left w:val="none" w:sz="0" w:space="0" w:color="auto"/>
        <w:bottom w:val="none" w:sz="0" w:space="0" w:color="auto"/>
        <w:right w:val="none" w:sz="0" w:space="0" w:color="auto"/>
      </w:divBdr>
      <w:divsChild>
        <w:div w:id="1700622944">
          <w:marLeft w:val="0"/>
          <w:marRight w:val="0"/>
          <w:marTop w:val="0"/>
          <w:marBottom w:val="0"/>
          <w:divBdr>
            <w:top w:val="none" w:sz="0" w:space="0" w:color="auto"/>
            <w:left w:val="none" w:sz="0" w:space="0" w:color="auto"/>
            <w:bottom w:val="none" w:sz="0" w:space="0" w:color="auto"/>
            <w:right w:val="none" w:sz="0" w:space="0" w:color="auto"/>
          </w:divBdr>
        </w:div>
      </w:divsChild>
    </w:div>
    <w:div w:id="1702902413">
      <w:bodyDiv w:val="1"/>
      <w:marLeft w:val="0"/>
      <w:marRight w:val="0"/>
      <w:marTop w:val="0"/>
      <w:marBottom w:val="0"/>
      <w:divBdr>
        <w:top w:val="none" w:sz="0" w:space="0" w:color="auto"/>
        <w:left w:val="none" w:sz="0" w:space="0" w:color="auto"/>
        <w:bottom w:val="none" w:sz="0" w:space="0" w:color="auto"/>
        <w:right w:val="none" w:sz="0" w:space="0" w:color="auto"/>
      </w:divBdr>
      <w:divsChild>
        <w:div w:id="2050570366">
          <w:marLeft w:val="0"/>
          <w:marRight w:val="0"/>
          <w:marTop w:val="0"/>
          <w:marBottom w:val="0"/>
          <w:divBdr>
            <w:top w:val="none" w:sz="0" w:space="0" w:color="auto"/>
            <w:left w:val="none" w:sz="0" w:space="0" w:color="auto"/>
            <w:bottom w:val="none" w:sz="0" w:space="0" w:color="auto"/>
            <w:right w:val="none" w:sz="0" w:space="0" w:color="auto"/>
          </w:divBdr>
        </w:div>
      </w:divsChild>
    </w:div>
    <w:div w:id="1708798222">
      <w:bodyDiv w:val="1"/>
      <w:marLeft w:val="0"/>
      <w:marRight w:val="0"/>
      <w:marTop w:val="0"/>
      <w:marBottom w:val="0"/>
      <w:divBdr>
        <w:top w:val="none" w:sz="0" w:space="0" w:color="auto"/>
        <w:left w:val="none" w:sz="0" w:space="0" w:color="auto"/>
        <w:bottom w:val="none" w:sz="0" w:space="0" w:color="auto"/>
        <w:right w:val="none" w:sz="0" w:space="0" w:color="auto"/>
      </w:divBdr>
    </w:div>
    <w:div w:id="1711756976">
      <w:bodyDiv w:val="1"/>
      <w:marLeft w:val="0"/>
      <w:marRight w:val="0"/>
      <w:marTop w:val="0"/>
      <w:marBottom w:val="0"/>
      <w:divBdr>
        <w:top w:val="none" w:sz="0" w:space="0" w:color="auto"/>
        <w:left w:val="none" w:sz="0" w:space="0" w:color="auto"/>
        <w:bottom w:val="none" w:sz="0" w:space="0" w:color="auto"/>
        <w:right w:val="none" w:sz="0" w:space="0" w:color="auto"/>
      </w:divBdr>
      <w:divsChild>
        <w:div w:id="1891841881">
          <w:marLeft w:val="0"/>
          <w:marRight w:val="0"/>
          <w:marTop w:val="0"/>
          <w:marBottom w:val="0"/>
          <w:divBdr>
            <w:top w:val="none" w:sz="0" w:space="0" w:color="auto"/>
            <w:left w:val="none" w:sz="0" w:space="0" w:color="auto"/>
            <w:bottom w:val="none" w:sz="0" w:space="0" w:color="auto"/>
            <w:right w:val="none" w:sz="0" w:space="0" w:color="auto"/>
          </w:divBdr>
        </w:div>
      </w:divsChild>
    </w:div>
    <w:div w:id="1720208073">
      <w:bodyDiv w:val="1"/>
      <w:marLeft w:val="0"/>
      <w:marRight w:val="0"/>
      <w:marTop w:val="0"/>
      <w:marBottom w:val="0"/>
      <w:divBdr>
        <w:top w:val="none" w:sz="0" w:space="0" w:color="auto"/>
        <w:left w:val="none" w:sz="0" w:space="0" w:color="auto"/>
        <w:bottom w:val="none" w:sz="0" w:space="0" w:color="auto"/>
        <w:right w:val="none" w:sz="0" w:space="0" w:color="auto"/>
      </w:divBdr>
      <w:divsChild>
        <w:div w:id="753860957">
          <w:marLeft w:val="0"/>
          <w:marRight w:val="0"/>
          <w:marTop w:val="0"/>
          <w:marBottom w:val="0"/>
          <w:divBdr>
            <w:top w:val="none" w:sz="0" w:space="0" w:color="auto"/>
            <w:left w:val="none" w:sz="0" w:space="0" w:color="auto"/>
            <w:bottom w:val="none" w:sz="0" w:space="0" w:color="auto"/>
            <w:right w:val="none" w:sz="0" w:space="0" w:color="auto"/>
          </w:divBdr>
        </w:div>
      </w:divsChild>
    </w:div>
    <w:div w:id="1721199049">
      <w:bodyDiv w:val="1"/>
      <w:marLeft w:val="0"/>
      <w:marRight w:val="0"/>
      <w:marTop w:val="0"/>
      <w:marBottom w:val="0"/>
      <w:divBdr>
        <w:top w:val="none" w:sz="0" w:space="0" w:color="auto"/>
        <w:left w:val="none" w:sz="0" w:space="0" w:color="auto"/>
        <w:bottom w:val="none" w:sz="0" w:space="0" w:color="auto"/>
        <w:right w:val="none" w:sz="0" w:space="0" w:color="auto"/>
      </w:divBdr>
    </w:div>
    <w:div w:id="1722896946">
      <w:bodyDiv w:val="1"/>
      <w:marLeft w:val="0"/>
      <w:marRight w:val="0"/>
      <w:marTop w:val="0"/>
      <w:marBottom w:val="0"/>
      <w:divBdr>
        <w:top w:val="none" w:sz="0" w:space="0" w:color="auto"/>
        <w:left w:val="none" w:sz="0" w:space="0" w:color="auto"/>
        <w:bottom w:val="none" w:sz="0" w:space="0" w:color="auto"/>
        <w:right w:val="none" w:sz="0" w:space="0" w:color="auto"/>
      </w:divBdr>
      <w:divsChild>
        <w:div w:id="615453189">
          <w:marLeft w:val="0"/>
          <w:marRight w:val="0"/>
          <w:marTop w:val="0"/>
          <w:marBottom w:val="0"/>
          <w:divBdr>
            <w:top w:val="none" w:sz="0" w:space="0" w:color="auto"/>
            <w:left w:val="none" w:sz="0" w:space="0" w:color="auto"/>
            <w:bottom w:val="none" w:sz="0" w:space="0" w:color="auto"/>
            <w:right w:val="none" w:sz="0" w:space="0" w:color="auto"/>
          </w:divBdr>
        </w:div>
      </w:divsChild>
    </w:div>
    <w:div w:id="1728188586">
      <w:bodyDiv w:val="1"/>
      <w:marLeft w:val="0"/>
      <w:marRight w:val="0"/>
      <w:marTop w:val="0"/>
      <w:marBottom w:val="0"/>
      <w:divBdr>
        <w:top w:val="none" w:sz="0" w:space="0" w:color="auto"/>
        <w:left w:val="none" w:sz="0" w:space="0" w:color="auto"/>
        <w:bottom w:val="none" w:sz="0" w:space="0" w:color="auto"/>
        <w:right w:val="none" w:sz="0" w:space="0" w:color="auto"/>
      </w:divBdr>
      <w:divsChild>
        <w:div w:id="459152916">
          <w:marLeft w:val="0"/>
          <w:marRight w:val="0"/>
          <w:marTop w:val="0"/>
          <w:marBottom w:val="0"/>
          <w:divBdr>
            <w:top w:val="none" w:sz="0" w:space="0" w:color="auto"/>
            <w:left w:val="none" w:sz="0" w:space="0" w:color="auto"/>
            <w:bottom w:val="none" w:sz="0" w:space="0" w:color="auto"/>
            <w:right w:val="none" w:sz="0" w:space="0" w:color="auto"/>
          </w:divBdr>
        </w:div>
      </w:divsChild>
    </w:div>
    <w:div w:id="1729718425">
      <w:bodyDiv w:val="1"/>
      <w:marLeft w:val="0"/>
      <w:marRight w:val="0"/>
      <w:marTop w:val="0"/>
      <w:marBottom w:val="0"/>
      <w:divBdr>
        <w:top w:val="none" w:sz="0" w:space="0" w:color="auto"/>
        <w:left w:val="none" w:sz="0" w:space="0" w:color="auto"/>
        <w:bottom w:val="none" w:sz="0" w:space="0" w:color="auto"/>
        <w:right w:val="none" w:sz="0" w:space="0" w:color="auto"/>
      </w:divBdr>
      <w:divsChild>
        <w:div w:id="1706247499">
          <w:marLeft w:val="0"/>
          <w:marRight w:val="0"/>
          <w:marTop w:val="0"/>
          <w:marBottom w:val="0"/>
          <w:divBdr>
            <w:top w:val="none" w:sz="0" w:space="0" w:color="auto"/>
            <w:left w:val="none" w:sz="0" w:space="0" w:color="auto"/>
            <w:bottom w:val="none" w:sz="0" w:space="0" w:color="auto"/>
            <w:right w:val="none" w:sz="0" w:space="0" w:color="auto"/>
          </w:divBdr>
        </w:div>
      </w:divsChild>
    </w:div>
    <w:div w:id="1731880130">
      <w:bodyDiv w:val="1"/>
      <w:marLeft w:val="0"/>
      <w:marRight w:val="0"/>
      <w:marTop w:val="0"/>
      <w:marBottom w:val="0"/>
      <w:divBdr>
        <w:top w:val="none" w:sz="0" w:space="0" w:color="auto"/>
        <w:left w:val="none" w:sz="0" w:space="0" w:color="auto"/>
        <w:bottom w:val="none" w:sz="0" w:space="0" w:color="auto"/>
        <w:right w:val="none" w:sz="0" w:space="0" w:color="auto"/>
      </w:divBdr>
      <w:divsChild>
        <w:div w:id="23679528">
          <w:marLeft w:val="0"/>
          <w:marRight w:val="0"/>
          <w:marTop w:val="0"/>
          <w:marBottom w:val="0"/>
          <w:divBdr>
            <w:top w:val="none" w:sz="0" w:space="0" w:color="auto"/>
            <w:left w:val="none" w:sz="0" w:space="0" w:color="auto"/>
            <w:bottom w:val="none" w:sz="0" w:space="0" w:color="auto"/>
            <w:right w:val="none" w:sz="0" w:space="0" w:color="auto"/>
          </w:divBdr>
        </w:div>
      </w:divsChild>
    </w:div>
    <w:div w:id="1732725432">
      <w:bodyDiv w:val="1"/>
      <w:marLeft w:val="0"/>
      <w:marRight w:val="0"/>
      <w:marTop w:val="0"/>
      <w:marBottom w:val="0"/>
      <w:divBdr>
        <w:top w:val="none" w:sz="0" w:space="0" w:color="auto"/>
        <w:left w:val="none" w:sz="0" w:space="0" w:color="auto"/>
        <w:bottom w:val="none" w:sz="0" w:space="0" w:color="auto"/>
        <w:right w:val="none" w:sz="0" w:space="0" w:color="auto"/>
      </w:divBdr>
      <w:divsChild>
        <w:div w:id="35862604">
          <w:marLeft w:val="0"/>
          <w:marRight w:val="0"/>
          <w:marTop w:val="0"/>
          <w:marBottom w:val="0"/>
          <w:divBdr>
            <w:top w:val="none" w:sz="0" w:space="0" w:color="auto"/>
            <w:left w:val="none" w:sz="0" w:space="0" w:color="auto"/>
            <w:bottom w:val="none" w:sz="0" w:space="0" w:color="auto"/>
            <w:right w:val="none" w:sz="0" w:space="0" w:color="auto"/>
          </w:divBdr>
        </w:div>
      </w:divsChild>
    </w:div>
    <w:div w:id="1732774735">
      <w:bodyDiv w:val="1"/>
      <w:marLeft w:val="0"/>
      <w:marRight w:val="0"/>
      <w:marTop w:val="0"/>
      <w:marBottom w:val="0"/>
      <w:divBdr>
        <w:top w:val="none" w:sz="0" w:space="0" w:color="auto"/>
        <w:left w:val="none" w:sz="0" w:space="0" w:color="auto"/>
        <w:bottom w:val="none" w:sz="0" w:space="0" w:color="auto"/>
        <w:right w:val="none" w:sz="0" w:space="0" w:color="auto"/>
      </w:divBdr>
      <w:divsChild>
        <w:div w:id="973799857">
          <w:marLeft w:val="0"/>
          <w:marRight w:val="0"/>
          <w:marTop w:val="0"/>
          <w:marBottom w:val="0"/>
          <w:divBdr>
            <w:top w:val="none" w:sz="0" w:space="0" w:color="auto"/>
            <w:left w:val="none" w:sz="0" w:space="0" w:color="auto"/>
            <w:bottom w:val="none" w:sz="0" w:space="0" w:color="auto"/>
            <w:right w:val="none" w:sz="0" w:space="0" w:color="auto"/>
          </w:divBdr>
        </w:div>
      </w:divsChild>
    </w:div>
    <w:div w:id="1737780965">
      <w:bodyDiv w:val="1"/>
      <w:marLeft w:val="0"/>
      <w:marRight w:val="0"/>
      <w:marTop w:val="0"/>
      <w:marBottom w:val="0"/>
      <w:divBdr>
        <w:top w:val="none" w:sz="0" w:space="0" w:color="auto"/>
        <w:left w:val="none" w:sz="0" w:space="0" w:color="auto"/>
        <w:bottom w:val="none" w:sz="0" w:space="0" w:color="auto"/>
        <w:right w:val="none" w:sz="0" w:space="0" w:color="auto"/>
      </w:divBdr>
      <w:divsChild>
        <w:div w:id="621617911">
          <w:marLeft w:val="0"/>
          <w:marRight w:val="0"/>
          <w:marTop w:val="0"/>
          <w:marBottom w:val="0"/>
          <w:divBdr>
            <w:top w:val="none" w:sz="0" w:space="0" w:color="auto"/>
            <w:left w:val="none" w:sz="0" w:space="0" w:color="auto"/>
            <w:bottom w:val="none" w:sz="0" w:space="0" w:color="auto"/>
            <w:right w:val="none" w:sz="0" w:space="0" w:color="auto"/>
          </w:divBdr>
        </w:div>
      </w:divsChild>
    </w:div>
    <w:div w:id="1740248623">
      <w:bodyDiv w:val="1"/>
      <w:marLeft w:val="0"/>
      <w:marRight w:val="0"/>
      <w:marTop w:val="0"/>
      <w:marBottom w:val="0"/>
      <w:divBdr>
        <w:top w:val="none" w:sz="0" w:space="0" w:color="auto"/>
        <w:left w:val="none" w:sz="0" w:space="0" w:color="auto"/>
        <w:bottom w:val="none" w:sz="0" w:space="0" w:color="auto"/>
        <w:right w:val="none" w:sz="0" w:space="0" w:color="auto"/>
      </w:divBdr>
      <w:divsChild>
        <w:div w:id="1643778228">
          <w:marLeft w:val="0"/>
          <w:marRight w:val="0"/>
          <w:marTop w:val="0"/>
          <w:marBottom w:val="0"/>
          <w:divBdr>
            <w:top w:val="none" w:sz="0" w:space="0" w:color="auto"/>
            <w:left w:val="none" w:sz="0" w:space="0" w:color="auto"/>
            <w:bottom w:val="none" w:sz="0" w:space="0" w:color="auto"/>
            <w:right w:val="none" w:sz="0" w:space="0" w:color="auto"/>
          </w:divBdr>
        </w:div>
      </w:divsChild>
    </w:div>
    <w:div w:id="1741633317">
      <w:bodyDiv w:val="1"/>
      <w:marLeft w:val="0"/>
      <w:marRight w:val="0"/>
      <w:marTop w:val="0"/>
      <w:marBottom w:val="0"/>
      <w:divBdr>
        <w:top w:val="none" w:sz="0" w:space="0" w:color="auto"/>
        <w:left w:val="none" w:sz="0" w:space="0" w:color="auto"/>
        <w:bottom w:val="none" w:sz="0" w:space="0" w:color="auto"/>
        <w:right w:val="none" w:sz="0" w:space="0" w:color="auto"/>
      </w:divBdr>
      <w:divsChild>
        <w:div w:id="1455253737">
          <w:marLeft w:val="0"/>
          <w:marRight w:val="0"/>
          <w:marTop w:val="0"/>
          <w:marBottom w:val="0"/>
          <w:divBdr>
            <w:top w:val="none" w:sz="0" w:space="0" w:color="auto"/>
            <w:left w:val="none" w:sz="0" w:space="0" w:color="auto"/>
            <w:bottom w:val="none" w:sz="0" w:space="0" w:color="auto"/>
            <w:right w:val="none" w:sz="0" w:space="0" w:color="auto"/>
          </w:divBdr>
        </w:div>
      </w:divsChild>
    </w:div>
    <w:div w:id="1747528172">
      <w:bodyDiv w:val="1"/>
      <w:marLeft w:val="0"/>
      <w:marRight w:val="0"/>
      <w:marTop w:val="0"/>
      <w:marBottom w:val="0"/>
      <w:divBdr>
        <w:top w:val="none" w:sz="0" w:space="0" w:color="auto"/>
        <w:left w:val="none" w:sz="0" w:space="0" w:color="auto"/>
        <w:bottom w:val="none" w:sz="0" w:space="0" w:color="auto"/>
        <w:right w:val="none" w:sz="0" w:space="0" w:color="auto"/>
      </w:divBdr>
      <w:divsChild>
        <w:div w:id="924801570">
          <w:marLeft w:val="0"/>
          <w:marRight w:val="0"/>
          <w:marTop w:val="0"/>
          <w:marBottom w:val="0"/>
          <w:divBdr>
            <w:top w:val="none" w:sz="0" w:space="0" w:color="auto"/>
            <w:left w:val="none" w:sz="0" w:space="0" w:color="auto"/>
            <w:bottom w:val="none" w:sz="0" w:space="0" w:color="auto"/>
            <w:right w:val="none" w:sz="0" w:space="0" w:color="auto"/>
          </w:divBdr>
        </w:div>
      </w:divsChild>
    </w:div>
    <w:div w:id="1750038823">
      <w:bodyDiv w:val="1"/>
      <w:marLeft w:val="0"/>
      <w:marRight w:val="0"/>
      <w:marTop w:val="0"/>
      <w:marBottom w:val="0"/>
      <w:divBdr>
        <w:top w:val="none" w:sz="0" w:space="0" w:color="auto"/>
        <w:left w:val="none" w:sz="0" w:space="0" w:color="auto"/>
        <w:bottom w:val="none" w:sz="0" w:space="0" w:color="auto"/>
        <w:right w:val="none" w:sz="0" w:space="0" w:color="auto"/>
      </w:divBdr>
      <w:divsChild>
        <w:div w:id="487478761">
          <w:marLeft w:val="0"/>
          <w:marRight w:val="0"/>
          <w:marTop w:val="0"/>
          <w:marBottom w:val="0"/>
          <w:divBdr>
            <w:top w:val="none" w:sz="0" w:space="0" w:color="auto"/>
            <w:left w:val="none" w:sz="0" w:space="0" w:color="auto"/>
            <w:bottom w:val="none" w:sz="0" w:space="0" w:color="auto"/>
            <w:right w:val="none" w:sz="0" w:space="0" w:color="auto"/>
          </w:divBdr>
        </w:div>
      </w:divsChild>
    </w:div>
    <w:div w:id="1752044481">
      <w:bodyDiv w:val="1"/>
      <w:marLeft w:val="0"/>
      <w:marRight w:val="0"/>
      <w:marTop w:val="0"/>
      <w:marBottom w:val="0"/>
      <w:divBdr>
        <w:top w:val="none" w:sz="0" w:space="0" w:color="auto"/>
        <w:left w:val="none" w:sz="0" w:space="0" w:color="auto"/>
        <w:bottom w:val="none" w:sz="0" w:space="0" w:color="auto"/>
        <w:right w:val="none" w:sz="0" w:space="0" w:color="auto"/>
      </w:divBdr>
      <w:divsChild>
        <w:div w:id="639726362">
          <w:marLeft w:val="0"/>
          <w:marRight w:val="0"/>
          <w:marTop w:val="0"/>
          <w:marBottom w:val="0"/>
          <w:divBdr>
            <w:top w:val="none" w:sz="0" w:space="0" w:color="auto"/>
            <w:left w:val="none" w:sz="0" w:space="0" w:color="auto"/>
            <w:bottom w:val="none" w:sz="0" w:space="0" w:color="auto"/>
            <w:right w:val="none" w:sz="0" w:space="0" w:color="auto"/>
          </w:divBdr>
        </w:div>
      </w:divsChild>
    </w:div>
    <w:div w:id="1752657370">
      <w:bodyDiv w:val="1"/>
      <w:marLeft w:val="0"/>
      <w:marRight w:val="0"/>
      <w:marTop w:val="0"/>
      <w:marBottom w:val="0"/>
      <w:divBdr>
        <w:top w:val="none" w:sz="0" w:space="0" w:color="auto"/>
        <w:left w:val="none" w:sz="0" w:space="0" w:color="auto"/>
        <w:bottom w:val="none" w:sz="0" w:space="0" w:color="auto"/>
        <w:right w:val="none" w:sz="0" w:space="0" w:color="auto"/>
      </w:divBdr>
      <w:divsChild>
        <w:div w:id="1256550908">
          <w:marLeft w:val="0"/>
          <w:marRight w:val="0"/>
          <w:marTop w:val="0"/>
          <w:marBottom w:val="0"/>
          <w:divBdr>
            <w:top w:val="none" w:sz="0" w:space="0" w:color="auto"/>
            <w:left w:val="none" w:sz="0" w:space="0" w:color="auto"/>
            <w:bottom w:val="none" w:sz="0" w:space="0" w:color="auto"/>
            <w:right w:val="none" w:sz="0" w:space="0" w:color="auto"/>
          </w:divBdr>
        </w:div>
      </w:divsChild>
    </w:div>
    <w:div w:id="1755279227">
      <w:bodyDiv w:val="1"/>
      <w:marLeft w:val="0"/>
      <w:marRight w:val="0"/>
      <w:marTop w:val="0"/>
      <w:marBottom w:val="0"/>
      <w:divBdr>
        <w:top w:val="none" w:sz="0" w:space="0" w:color="auto"/>
        <w:left w:val="none" w:sz="0" w:space="0" w:color="auto"/>
        <w:bottom w:val="none" w:sz="0" w:space="0" w:color="auto"/>
        <w:right w:val="none" w:sz="0" w:space="0" w:color="auto"/>
      </w:divBdr>
      <w:divsChild>
        <w:div w:id="2127701314">
          <w:marLeft w:val="0"/>
          <w:marRight w:val="0"/>
          <w:marTop w:val="0"/>
          <w:marBottom w:val="0"/>
          <w:divBdr>
            <w:top w:val="none" w:sz="0" w:space="0" w:color="auto"/>
            <w:left w:val="none" w:sz="0" w:space="0" w:color="auto"/>
            <w:bottom w:val="none" w:sz="0" w:space="0" w:color="auto"/>
            <w:right w:val="none" w:sz="0" w:space="0" w:color="auto"/>
          </w:divBdr>
        </w:div>
      </w:divsChild>
    </w:div>
    <w:div w:id="1756635507">
      <w:bodyDiv w:val="1"/>
      <w:marLeft w:val="0"/>
      <w:marRight w:val="0"/>
      <w:marTop w:val="0"/>
      <w:marBottom w:val="0"/>
      <w:divBdr>
        <w:top w:val="none" w:sz="0" w:space="0" w:color="auto"/>
        <w:left w:val="none" w:sz="0" w:space="0" w:color="auto"/>
        <w:bottom w:val="none" w:sz="0" w:space="0" w:color="auto"/>
        <w:right w:val="none" w:sz="0" w:space="0" w:color="auto"/>
      </w:divBdr>
      <w:divsChild>
        <w:div w:id="1190413513">
          <w:marLeft w:val="0"/>
          <w:marRight w:val="0"/>
          <w:marTop w:val="0"/>
          <w:marBottom w:val="0"/>
          <w:divBdr>
            <w:top w:val="none" w:sz="0" w:space="0" w:color="auto"/>
            <w:left w:val="none" w:sz="0" w:space="0" w:color="auto"/>
            <w:bottom w:val="none" w:sz="0" w:space="0" w:color="auto"/>
            <w:right w:val="none" w:sz="0" w:space="0" w:color="auto"/>
          </w:divBdr>
        </w:div>
      </w:divsChild>
    </w:div>
    <w:div w:id="1760832569">
      <w:bodyDiv w:val="1"/>
      <w:marLeft w:val="0"/>
      <w:marRight w:val="0"/>
      <w:marTop w:val="0"/>
      <w:marBottom w:val="0"/>
      <w:divBdr>
        <w:top w:val="none" w:sz="0" w:space="0" w:color="auto"/>
        <w:left w:val="none" w:sz="0" w:space="0" w:color="auto"/>
        <w:bottom w:val="none" w:sz="0" w:space="0" w:color="auto"/>
        <w:right w:val="none" w:sz="0" w:space="0" w:color="auto"/>
      </w:divBdr>
      <w:divsChild>
        <w:div w:id="1814055073">
          <w:marLeft w:val="0"/>
          <w:marRight w:val="0"/>
          <w:marTop w:val="0"/>
          <w:marBottom w:val="0"/>
          <w:divBdr>
            <w:top w:val="none" w:sz="0" w:space="0" w:color="auto"/>
            <w:left w:val="none" w:sz="0" w:space="0" w:color="auto"/>
            <w:bottom w:val="none" w:sz="0" w:space="0" w:color="auto"/>
            <w:right w:val="none" w:sz="0" w:space="0" w:color="auto"/>
          </w:divBdr>
        </w:div>
      </w:divsChild>
    </w:div>
    <w:div w:id="1766418077">
      <w:bodyDiv w:val="1"/>
      <w:marLeft w:val="0"/>
      <w:marRight w:val="0"/>
      <w:marTop w:val="0"/>
      <w:marBottom w:val="0"/>
      <w:divBdr>
        <w:top w:val="none" w:sz="0" w:space="0" w:color="auto"/>
        <w:left w:val="none" w:sz="0" w:space="0" w:color="auto"/>
        <w:bottom w:val="none" w:sz="0" w:space="0" w:color="auto"/>
        <w:right w:val="none" w:sz="0" w:space="0" w:color="auto"/>
      </w:divBdr>
      <w:divsChild>
        <w:div w:id="1145271797">
          <w:marLeft w:val="0"/>
          <w:marRight w:val="0"/>
          <w:marTop w:val="0"/>
          <w:marBottom w:val="0"/>
          <w:divBdr>
            <w:top w:val="none" w:sz="0" w:space="0" w:color="auto"/>
            <w:left w:val="none" w:sz="0" w:space="0" w:color="auto"/>
            <w:bottom w:val="none" w:sz="0" w:space="0" w:color="auto"/>
            <w:right w:val="none" w:sz="0" w:space="0" w:color="auto"/>
          </w:divBdr>
        </w:div>
      </w:divsChild>
    </w:div>
    <w:div w:id="1766727305">
      <w:bodyDiv w:val="1"/>
      <w:marLeft w:val="0"/>
      <w:marRight w:val="0"/>
      <w:marTop w:val="0"/>
      <w:marBottom w:val="0"/>
      <w:divBdr>
        <w:top w:val="none" w:sz="0" w:space="0" w:color="auto"/>
        <w:left w:val="none" w:sz="0" w:space="0" w:color="auto"/>
        <w:bottom w:val="none" w:sz="0" w:space="0" w:color="auto"/>
        <w:right w:val="none" w:sz="0" w:space="0" w:color="auto"/>
      </w:divBdr>
      <w:divsChild>
        <w:div w:id="339433160">
          <w:marLeft w:val="0"/>
          <w:marRight w:val="0"/>
          <w:marTop w:val="0"/>
          <w:marBottom w:val="0"/>
          <w:divBdr>
            <w:top w:val="none" w:sz="0" w:space="0" w:color="auto"/>
            <w:left w:val="none" w:sz="0" w:space="0" w:color="auto"/>
            <w:bottom w:val="none" w:sz="0" w:space="0" w:color="auto"/>
            <w:right w:val="none" w:sz="0" w:space="0" w:color="auto"/>
          </w:divBdr>
        </w:div>
      </w:divsChild>
    </w:div>
    <w:div w:id="1772703180">
      <w:bodyDiv w:val="1"/>
      <w:marLeft w:val="0"/>
      <w:marRight w:val="0"/>
      <w:marTop w:val="0"/>
      <w:marBottom w:val="0"/>
      <w:divBdr>
        <w:top w:val="none" w:sz="0" w:space="0" w:color="auto"/>
        <w:left w:val="none" w:sz="0" w:space="0" w:color="auto"/>
        <w:bottom w:val="none" w:sz="0" w:space="0" w:color="auto"/>
        <w:right w:val="none" w:sz="0" w:space="0" w:color="auto"/>
      </w:divBdr>
      <w:divsChild>
        <w:div w:id="308679060">
          <w:marLeft w:val="0"/>
          <w:marRight w:val="0"/>
          <w:marTop w:val="0"/>
          <w:marBottom w:val="0"/>
          <w:divBdr>
            <w:top w:val="none" w:sz="0" w:space="0" w:color="auto"/>
            <w:left w:val="none" w:sz="0" w:space="0" w:color="auto"/>
            <w:bottom w:val="none" w:sz="0" w:space="0" w:color="auto"/>
            <w:right w:val="none" w:sz="0" w:space="0" w:color="auto"/>
          </w:divBdr>
        </w:div>
      </w:divsChild>
    </w:div>
    <w:div w:id="1772779794">
      <w:bodyDiv w:val="1"/>
      <w:marLeft w:val="0"/>
      <w:marRight w:val="0"/>
      <w:marTop w:val="0"/>
      <w:marBottom w:val="0"/>
      <w:divBdr>
        <w:top w:val="none" w:sz="0" w:space="0" w:color="auto"/>
        <w:left w:val="none" w:sz="0" w:space="0" w:color="auto"/>
        <w:bottom w:val="none" w:sz="0" w:space="0" w:color="auto"/>
        <w:right w:val="none" w:sz="0" w:space="0" w:color="auto"/>
      </w:divBdr>
      <w:divsChild>
        <w:div w:id="1084913481">
          <w:marLeft w:val="0"/>
          <w:marRight w:val="0"/>
          <w:marTop w:val="0"/>
          <w:marBottom w:val="0"/>
          <w:divBdr>
            <w:top w:val="none" w:sz="0" w:space="0" w:color="auto"/>
            <w:left w:val="none" w:sz="0" w:space="0" w:color="auto"/>
            <w:bottom w:val="none" w:sz="0" w:space="0" w:color="auto"/>
            <w:right w:val="none" w:sz="0" w:space="0" w:color="auto"/>
          </w:divBdr>
        </w:div>
      </w:divsChild>
    </w:div>
    <w:div w:id="1776057567">
      <w:bodyDiv w:val="1"/>
      <w:marLeft w:val="0"/>
      <w:marRight w:val="0"/>
      <w:marTop w:val="0"/>
      <w:marBottom w:val="0"/>
      <w:divBdr>
        <w:top w:val="none" w:sz="0" w:space="0" w:color="auto"/>
        <w:left w:val="none" w:sz="0" w:space="0" w:color="auto"/>
        <w:bottom w:val="none" w:sz="0" w:space="0" w:color="auto"/>
        <w:right w:val="none" w:sz="0" w:space="0" w:color="auto"/>
      </w:divBdr>
      <w:divsChild>
        <w:div w:id="265117799">
          <w:marLeft w:val="0"/>
          <w:marRight w:val="0"/>
          <w:marTop w:val="0"/>
          <w:marBottom w:val="0"/>
          <w:divBdr>
            <w:top w:val="none" w:sz="0" w:space="0" w:color="auto"/>
            <w:left w:val="none" w:sz="0" w:space="0" w:color="auto"/>
            <w:bottom w:val="none" w:sz="0" w:space="0" w:color="auto"/>
            <w:right w:val="none" w:sz="0" w:space="0" w:color="auto"/>
          </w:divBdr>
        </w:div>
      </w:divsChild>
    </w:div>
    <w:div w:id="1778982584">
      <w:bodyDiv w:val="1"/>
      <w:marLeft w:val="0"/>
      <w:marRight w:val="0"/>
      <w:marTop w:val="0"/>
      <w:marBottom w:val="0"/>
      <w:divBdr>
        <w:top w:val="none" w:sz="0" w:space="0" w:color="auto"/>
        <w:left w:val="none" w:sz="0" w:space="0" w:color="auto"/>
        <w:bottom w:val="none" w:sz="0" w:space="0" w:color="auto"/>
        <w:right w:val="none" w:sz="0" w:space="0" w:color="auto"/>
      </w:divBdr>
      <w:divsChild>
        <w:div w:id="692533561">
          <w:marLeft w:val="0"/>
          <w:marRight w:val="0"/>
          <w:marTop w:val="0"/>
          <w:marBottom w:val="0"/>
          <w:divBdr>
            <w:top w:val="none" w:sz="0" w:space="0" w:color="auto"/>
            <w:left w:val="none" w:sz="0" w:space="0" w:color="auto"/>
            <w:bottom w:val="none" w:sz="0" w:space="0" w:color="auto"/>
            <w:right w:val="none" w:sz="0" w:space="0" w:color="auto"/>
          </w:divBdr>
        </w:div>
      </w:divsChild>
    </w:div>
    <w:div w:id="1779793872">
      <w:bodyDiv w:val="1"/>
      <w:marLeft w:val="0"/>
      <w:marRight w:val="0"/>
      <w:marTop w:val="0"/>
      <w:marBottom w:val="0"/>
      <w:divBdr>
        <w:top w:val="none" w:sz="0" w:space="0" w:color="auto"/>
        <w:left w:val="none" w:sz="0" w:space="0" w:color="auto"/>
        <w:bottom w:val="none" w:sz="0" w:space="0" w:color="auto"/>
        <w:right w:val="none" w:sz="0" w:space="0" w:color="auto"/>
      </w:divBdr>
      <w:divsChild>
        <w:div w:id="220285473">
          <w:marLeft w:val="0"/>
          <w:marRight w:val="0"/>
          <w:marTop w:val="0"/>
          <w:marBottom w:val="0"/>
          <w:divBdr>
            <w:top w:val="none" w:sz="0" w:space="0" w:color="auto"/>
            <w:left w:val="none" w:sz="0" w:space="0" w:color="auto"/>
            <w:bottom w:val="none" w:sz="0" w:space="0" w:color="auto"/>
            <w:right w:val="none" w:sz="0" w:space="0" w:color="auto"/>
          </w:divBdr>
        </w:div>
      </w:divsChild>
    </w:div>
    <w:div w:id="1782726847">
      <w:bodyDiv w:val="1"/>
      <w:marLeft w:val="0"/>
      <w:marRight w:val="0"/>
      <w:marTop w:val="0"/>
      <w:marBottom w:val="0"/>
      <w:divBdr>
        <w:top w:val="none" w:sz="0" w:space="0" w:color="auto"/>
        <w:left w:val="none" w:sz="0" w:space="0" w:color="auto"/>
        <w:bottom w:val="none" w:sz="0" w:space="0" w:color="auto"/>
        <w:right w:val="none" w:sz="0" w:space="0" w:color="auto"/>
      </w:divBdr>
      <w:divsChild>
        <w:div w:id="1844125340">
          <w:marLeft w:val="0"/>
          <w:marRight w:val="0"/>
          <w:marTop w:val="0"/>
          <w:marBottom w:val="0"/>
          <w:divBdr>
            <w:top w:val="none" w:sz="0" w:space="0" w:color="auto"/>
            <w:left w:val="none" w:sz="0" w:space="0" w:color="auto"/>
            <w:bottom w:val="none" w:sz="0" w:space="0" w:color="auto"/>
            <w:right w:val="none" w:sz="0" w:space="0" w:color="auto"/>
          </w:divBdr>
        </w:div>
      </w:divsChild>
    </w:div>
    <w:div w:id="1783570854">
      <w:bodyDiv w:val="1"/>
      <w:marLeft w:val="0"/>
      <w:marRight w:val="0"/>
      <w:marTop w:val="0"/>
      <w:marBottom w:val="0"/>
      <w:divBdr>
        <w:top w:val="none" w:sz="0" w:space="0" w:color="auto"/>
        <w:left w:val="none" w:sz="0" w:space="0" w:color="auto"/>
        <w:bottom w:val="none" w:sz="0" w:space="0" w:color="auto"/>
        <w:right w:val="none" w:sz="0" w:space="0" w:color="auto"/>
      </w:divBdr>
      <w:divsChild>
        <w:div w:id="224998069">
          <w:marLeft w:val="0"/>
          <w:marRight w:val="0"/>
          <w:marTop w:val="0"/>
          <w:marBottom w:val="0"/>
          <w:divBdr>
            <w:top w:val="none" w:sz="0" w:space="0" w:color="auto"/>
            <w:left w:val="none" w:sz="0" w:space="0" w:color="auto"/>
            <w:bottom w:val="none" w:sz="0" w:space="0" w:color="auto"/>
            <w:right w:val="none" w:sz="0" w:space="0" w:color="auto"/>
          </w:divBdr>
        </w:div>
      </w:divsChild>
    </w:div>
    <w:div w:id="1783571499">
      <w:bodyDiv w:val="1"/>
      <w:marLeft w:val="0"/>
      <w:marRight w:val="0"/>
      <w:marTop w:val="0"/>
      <w:marBottom w:val="0"/>
      <w:divBdr>
        <w:top w:val="none" w:sz="0" w:space="0" w:color="auto"/>
        <w:left w:val="none" w:sz="0" w:space="0" w:color="auto"/>
        <w:bottom w:val="none" w:sz="0" w:space="0" w:color="auto"/>
        <w:right w:val="none" w:sz="0" w:space="0" w:color="auto"/>
      </w:divBdr>
      <w:divsChild>
        <w:div w:id="1941065189">
          <w:marLeft w:val="0"/>
          <w:marRight w:val="0"/>
          <w:marTop w:val="0"/>
          <w:marBottom w:val="0"/>
          <w:divBdr>
            <w:top w:val="none" w:sz="0" w:space="0" w:color="auto"/>
            <w:left w:val="none" w:sz="0" w:space="0" w:color="auto"/>
            <w:bottom w:val="none" w:sz="0" w:space="0" w:color="auto"/>
            <w:right w:val="none" w:sz="0" w:space="0" w:color="auto"/>
          </w:divBdr>
        </w:div>
      </w:divsChild>
    </w:div>
    <w:div w:id="1795168878">
      <w:bodyDiv w:val="1"/>
      <w:marLeft w:val="0"/>
      <w:marRight w:val="0"/>
      <w:marTop w:val="0"/>
      <w:marBottom w:val="0"/>
      <w:divBdr>
        <w:top w:val="none" w:sz="0" w:space="0" w:color="auto"/>
        <w:left w:val="none" w:sz="0" w:space="0" w:color="auto"/>
        <w:bottom w:val="none" w:sz="0" w:space="0" w:color="auto"/>
        <w:right w:val="none" w:sz="0" w:space="0" w:color="auto"/>
      </w:divBdr>
      <w:divsChild>
        <w:div w:id="392779071">
          <w:marLeft w:val="0"/>
          <w:marRight w:val="0"/>
          <w:marTop w:val="0"/>
          <w:marBottom w:val="0"/>
          <w:divBdr>
            <w:top w:val="none" w:sz="0" w:space="0" w:color="auto"/>
            <w:left w:val="none" w:sz="0" w:space="0" w:color="auto"/>
            <w:bottom w:val="none" w:sz="0" w:space="0" w:color="auto"/>
            <w:right w:val="none" w:sz="0" w:space="0" w:color="auto"/>
          </w:divBdr>
        </w:div>
      </w:divsChild>
    </w:div>
    <w:div w:id="1795827699">
      <w:bodyDiv w:val="1"/>
      <w:marLeft w:val="0"/>
      <w:marRight w:val="0"/>
      <w:marTop w:val="0"/>
      <w:marBottom w:val="0"/>
      <w:divBdr>
        <w:top w:val="none" w:sz="0" w:space="0" w:color="auto"/>
        <w:left w:val="none" w:sz="0" w:space="0" w:color="auto"/>
        <w:bottom w:val="none" w:sz="0" w:space="0" w:color="auto"/>
        <w:right w:val="none" w:sz="0" w:space="0" w:color="auto"/>
      </w:divBdr>
      <w:divsChild>
        <w:div w:id="402139588">
          <w:marLeft w:val="0"/>
          <w:marRight w:val="0"/>
          <w:marTop w:val="0"/>
          <w:marBottom w:val="0"/>
          <w:divBdr>
            <w:top w:val="none" w:sz="0" w:space="0" w:color="auto"/>
            <w:left w:val="none" w:sz="0" w:space="0" w:color="auto"/>
            <w:bottom w:val="none" w:sz="0" w:space="0" w:color="auto"/>
            <w:right w:val="none" w:sz="0" w:space="0" w:color="auto"/>
          </w:divBdr>
        </w:div>
      </w:divsChild>
    </w:div>
    <w:div w:id="1796365438">
      <w:bodyDiv w:val="1"/>
      <w:marLeft w:val="0"/>
      <w:marRight w:val="0"/>
      <w:marTop w:val="0"/>
      <w:marBottom w:val="0"/>
      <w:divBdr>
        <w:top w:val="none" w:sz="0" w:space="0" w:color="auto"/>
        <w:left w:val="none" w:sz="0" w:space="0" w:color="auto"/>
        <w:bottom w:val="none" w:sz="0" w:space="0" w:color="auto"/>
        <w:right w:val="none" w:sz="0" w:space="0" w:color="auto"/>
      </w:divBdr>
      <w:divsChild>
        <w:div w:id="1882135937">
          <w:marLeft w:val="0"/>
          <w:marRight w:val="0"/>
          <w:marTop w:val="0"/>
          <w:marBottom w:val="0"/>
          <w:divBdr>
            <w:top w:val="none" w:sz="0" w:space="0" w:color="auto"/>
            <w:left w:val="none" w:sz="0" w:space="0" w:color="auto"/>
            <w:bottom w:val="none" w:sz="0" w:space="0" w:color="auto"/>
            <w:right w:val="none" w:sz="0" w:space="0" w:color="auto"/>
          </w:divBdr>
        </w:div>
      </w:divsChild>
    </w:div>
    <w:div w:id="1797482937">
      <w:bodyDiv w:val="1"/>
      <w:marLeft w:val="0"/>
      <w:marRight w:val="0"/>
      <w:marTop w:val="0"/>
      <w:marBottom w:val="0"/>
      <w:divBdr>
        <w:top w:val="none" w:sz="0" w:space="0" w:color="auto"/>
        <w:left w:val="none" w:sz="0" w:space="0" w:color="auto"/>
        <w:bottom w:val="none" w:sz="0" w:space="0" w:color="auto"/>
        <w:right w:val="none" w:sz="0" w:space="0" w:color="auto"/>
      </w:divBdr>
      <w:divsChild>
        <w:div w:id="2016489918">
          <w:marLeft w:val="0"/>
          <w:marRight w:val="0"/>
          <w:marTop w:val="0"/>
          <w:marBottom w:val="0"/>
          <w:divBdr>
            <w:top w:val="none" w:sz="0" w:space="0" w:color="auto"/>
            <w:left w:val="none" w:sz="0" w:space="0" w:color="auto"/>
            <w:bottom w:val="none" w:sz="0" w:space="0" w:color="auto"/>
            <w:right w:val="none" w:sz="0" w:space="0" w:color="auto"/>
          </w:divBdr>
        </w:div>
      </w:divsChild>
    </w:div>
    <w:div w:id="1797604097">
      <w:bodyDiv w:val="1"/>
      <w:marLeft w:val="0"/>
      <w:marRight w:val="0"/>
      <w:marTop w:val="0"/>
      <w:marBottom w:val="0"/>
      <w:divBdr>
        <w:top w:val="none" w:sz="0" w:space="0" w:color="auto"/>
        <w:left w:val="none" w:sz="0" w:space="0" w:color="auto"/>
        <w:bottom w:val="none" w:sz="0" w:space="0" w:color="auto"/>
        <w:right w:val="none" w:sz="0" w:space="0" w:color="auto"/>
      </w:divBdr>
      <w:divsChild>
        <w:div w:id="1466504883">
          <w:marLeft w:val="0"/>
          <w:marRight w:val="0"/>
          <w:marTop w:val="0"/>
          <w:marBottom w:val="0"/>
          <w:divBdr>
            <w:top w:val="none" w:sz="0" w:space="0" w:color="auto"/>
            <w:left w:val="none" w:sz="0" w:space="0" w:color="auto"/>
            <w:bottom w:val="none" w:sz="0" w:space="0" w:color="auto"/>
            <w:right w:val="none" w:sz="0" w:space="0" w:color="auto"/>
          </w:divBdr>
        </w:div>
      </w:divsChild>
    </w:div>
    <w:div w:id="1799762134">
      <w:bodyDiv w:val="1"/>
      <w:marLeft w:val="0"/>
      <w:marRight w:val="0"/>
      <w:marTop w:val="0"/>
      <w:marBottom w:val="0"/>
      <w:divBdr>
        <w:top w:val="none" w:sz="0" w:space="0" w:color="auto"/>
        <w:left w:val="none" w:sz="0" w:space="0" w:color="auto"/>
        <w:bottom w:val="none" w:sz="0" w:space="0" w:color="auto"/>
        <w:right w:val="none" w:sz="0" w:space="0" w:color="auto"/>
      </w:divBdr>
      <w:divsChild>
        <w:div w:id="946471272">
          <w:marLeft w:val="0"/>
          <w:marRight w:val="0"/>
          <w:marTop w:val="0"/>
          <w:marBottom w:val="0"/>
          <w:divBdr>
            <w:top w:val="none" w:sz="0" w:space="0" w:color="auto"/>
            <w:left w:val="none" w:sz="0" w:space="0" w:color="auto"/>
            <w:bottom w:val="none" w:sz="0" w:space="0" w:color="auto"/>
            <w:right w:val="none" w:sz="0" w:space="0" w:color="auto"/>
          </w:divBdr>
        </w:div>
      </w:divsChild>
    </w:div>
    <w:div w:id="1814369827">
      <w:bodyDiv w:val="1"/>
      <w:marLeft w:val="0"/>
      <w:marRight w:val="0"/>
      <w:marTop w:val="0"/>
      <w:marBottom w:val="0"/>
      <w:divBdr>
        <w:top w:val="none" w:sz="0" w:space="0" w:color="auto"/>
        <w:left w:val="none" w:sz="0" w:space="0" w:color="auto"/>
        <w:bottom w:val="none" w:sz="0" w:space="0" w:color="auto"/>
        <w:right w:val="none" w:sz="0" w:space="0" w:color="auto"/>
      </w:divBdr>
      <w:divsChild>
        <w:div w:id="999962294">
          <w:marLeft w:val="0"/>
          <w:marRight w:val="0"/>
          <w:marTop w:val="0"/>
          <w:marBottom w:val="0"/>
          <w:divBdr>
            <w:top w:val="none" w:sz="0" w:space="0" w:color="auto"/>
            <w:left w:val="none" w:sz="0" w:space="0" w:color="auto"/>
            <w:bottom w:val="none" w:sz="0" w:space="0" w:color="auto"/>
            <w:right w:val="none" w:sz="0" w:space="0" w:color="auto"/>
          </w:divBdr>
        </w:div>
      </w:divsChild>
    </w:div>
    <w:div w:id="1820000803">
      <w:bodyDiv w:val="1"/>
      <w:marLeft w:val="0"/>
      <w:marRight w:val="0"/>
      <w:marTop w:val="0"/>
      <w:marBottom w:val="0"/>
      <w:divBdr>
        <w:top w:val="none" w:sz="0" w:space="0" w:color="auto"/>
        <w:left w:val="none" w:sz="0" w:space="0" w:color="auto"/>
        <w:bottom w:val="none" w:sz="0" w:space="0" w:color="auto"/>
        <w:right w:val="none" w:sz="0" w:space="0" w:color="auto"/>
      </w:divBdr>
      <w:divsChild>
        <w:div w:id="769668049">
          <w:marLeft w:val="0"/>
          <w:marRight w:val="0"/>
          <w:marTop w:val="0"/>
          <w:marBottom w:val="0"/>
          <w:divBdr>
            <w:top w:val="none" w:sz="0" w:space="0" w:color="auto"/>
            <w:left w:val="none" w:sz="0" w:space="0" w:color="auto"/>
            <w:bottom w:val="none" w:sz="0" w:space="0" w:color="auto"/>
            <w:right w:val="none" w:sz="0" w:space="0" w:color="auto"/>
          </w:divBdr>
        </w:div>
      </w:divsChild>
    </w:div>
    <w:div w:id="1820489124">
      <w:bodyDiv w:val="1"/>
      <w:marLeft w:val="0"/>
      <w:marRight w:val="0"/>
      <w:marTop w:val="0"/>
      <w:marBottom w:val="0"/>
      <w:divBdr>
        <w:top w:val="none" w:sz="0" w:space="0" w:color="auto"/>
        <w:left w:val="none" w:sz="0" w:space="0" w:color="auto"/>
        <w:bottom w:val="none" w:sz="0" w:space="0" w:color="auto"/>
        <w:right w:val="none" w:sz="0" w:space="0" w:color="auto"/>
      </w:divBdr>
      <w:divsChild>
        <w:div w:id="1005279154">
          <w:marLeft w:val="0"/>
          <w:marRight w:val="0"/>
          <w:marTop w:val="0"/>
          <w:marBottom w:val="0"/>
          <w:divBdr>
            <w:top w:val="none" w:sz="0" w:space="0" w:color="auto"/>
            <w:left w:val="none" w:sz="0" w:space="0" w:color="auto"/>
            <w:bottom w:val="none" w:sz="0" w:space="0" w:color="auto"/>
            <w:right w:val="none" w:sz="0" w:space="0" w:color="auto"/>
          </w:divBdr>
        </w:div>
      </w:divsChild>
    </w:div>
    <w:div w:id="1821145208">
      <w:bodyDiv w:val="1"/>
      <w:marLeft w:val="0"/>
      <w:marRight w:val="0"/>
      <w:marTop w:val="0"/>
      <w:marBottom w:val="0"/>
      <w:divBdr>
        <w:top w:val="none" w:sz="0" w:space="0" w:color="auto"/>
        <w:left w:val="none" w:sz="0" w:space="0" w:color="auto"/>
        <w:bottom w:val="none" w:sz="0" w:space="0" w:color="auto"/>
        <w:right w:val="none" w:sz="0" w:space="0" w:color="auto"/>
      </w:divBdr>
      <w:divsChild>
        <w:div w:id="476996821">
          <w:marLeft w:val="0"/>
          <w:marRight w:val="0"/>
          <w:marTop w:val="0"/>
          <w:marBottom w:val="0"/>
          <w:divBdr>
            <w:top w:val="none" w:sz="0" w:space="0" w:color="auto"/>
            <w:left w:val="none" w:sz="0" w:space="0" w:color="auto"/>
            <w:bottom w:val="none" w:sz="0" w:space="0" w:color="auto"/>
            <w:right w:val="none" w:sz="0" w:space="0" w:color="auto"/>
          </w:divBdr>
        </w:div>
      </w:divsChild>
    </w:div>
    <w:div w:id="1834905147">
      <w:bodyDiv w:val="1"/>
      <w:marLeft w:val="0"/>
      <w:marRight w:val="0"/>
      <w:marTop w:val="0"/>
      <w:marBottom w:val="0"/>
      <w:divBdr>
        <w:top w:val="none" w:sz="0" w:space="0" w:color="auto"/>
        <w:left w:val="none" w:sz="0" w:space="0" w:color="auto"/>
        <w:bottom w:val="none" w:sz="0" w:space="0" w:color="auto"/>
        <w:right w:val="none" w:sz="0" w:space="0" w:color="auto"/>
      </w:divBdr>
      <w:divsChild>
        <w:div w:id="1927683924">
          <w:marLeft w:val="0"/>
          <w:marRight w:val="0"/>
          <w:marTop w:val="0"/>
          <w:marBottom w:val="0"/>
          <w:divBdr>
            <w:top w:val="none" w:sz="0" w:space="0" w:color="auto"/>
            <w:left w:val="none" w:sz="0" w:space="0" w:color="auto"/>
            <w:bottom w:val="none" w:sz="0" w:space="0" w:color="auto"/>
            <w:right w:val="none" w:sz="0" w:space="0" w:color="auto"/>
          </w:divBdr>
        </w:div>
      </w:divsChild>
    </w:div>
    <w:div w:id="1845893397">
      <w:bodyDiv w:val="1"/>
      <w:marLeft w:val="0"/>
      <w:marRight w:val="0"/>
      <w:marTop w:val="0"/>
      <w:marBottom w:val="0"/>
      <w:divBdr>
        <w:top w:val="none" w:sz="0" w:space="0" w:color="auto"/>
        <w:left w:val="none" w:sz="0" w:space="0" w:color="auto"/>
        <w:bottom w:val="none" w:sz="0" w:space="0" w:color="auto"/>
        <w:right w:val="none" w:sz="0" w:space="0" w:color="auto"/>
      </w:divBdr>
      <w:divsChild>
        <w:div w:id="124541524">
          <w:marLeft w:val="0"/>
          <w:marRight w:val="0"/>
          <w:marTop w:val="0"/>
          <w:marBottom w:val="0"/>
          <w:divBdr>
            <w:top w:val="none" w:sz="0" w:space="0" w:color="auto"/>
            <w:left w:val="none" w:sz="0" w:space="0" w:color="auto"/>
            <w:bottom w:val="none" w:sz="0" w:space="0" w:color="auto"/>
            <w:right w:val="none" w:sz="0" w:space="0" w:color="auto"/>
          </w:divBdr>
        </w:div>
      </w:divsChild>
    </w:div>
    <w:div w:id="1853104366">
      <w:bodyDiv w:val="1"/>
      <w:marLeft w:val="0"/>
      <w:marRight w:val="0"/>
      <w:marTop w:val="0"/>
      <w:marBottom w:val="0"/>
      <w:divBdr>
        <w:top w:val="none" w:sz="0" w:space="0" w:color="auto"/>
        <w:left w:val="none" w:sz="0" w:space="0" w:color="auto"/>
        <w:bottom w:val="none" w:sz="0" w:space="0" w:color="auto"/>
        <w:right w:val="none" w:sz="0" w:space="0" w:color="auto"/>
      </w:divBdr>
      <w:divsChild>
        <w:div w:id="1733574390">
          <w:marLeft w:val="0"/>
          <w:marRight w:val="0"/>
          <w:marTop w:val="0"/>
          <w:marBottom w:val="0"/>
          <w:divBdr>
            <w:top w:val="none" w:sz="0" w:space="0" w:color="auto"/>
            <w:left w:val="none" w:sz="0" w:space="0" w:color="auto"/>
            <w:bottom w:val="none" w:sz="0" w:space="0" w:color="auto"/>
            <w:right w:val="none" w:sz="0" w:space="0" w:color="auto"/>
          </w:divBdr>
        </w:div>
      </w:divsChild>
    </w:div>
    <w:div w:id="1854416769">
      <w:bodyDiv w:val="1"/>
      <w:marLeft w:val="0"/>
      <w:marRight w:val="0"/>
      <w:marTop w:val="0"/>
      <w:marBottom w:val="0"/>
      <w:divBdr>
        <w:top w:val="none" w:sz="0" w:space="0" w:color="auto"/>
        <w:left w:val="none" w:sz="0" w:space="0" w:color="auto"/>
        <w:bottom w:val="none" w:sz="0" w:space="0" w:color="auto"/>
        <w:right w:val="none" w:sz="0" w:space="0" w:color="auto"/>
      </w:divBdr>
      <w:divsChild>
        <w:div w:id="1410225297">
          <w:marLeft w:val="0"/>
          <w:marRight w:val="0"/>
          <w:marTop w:val="0"/>
          <w:marBottom w:val="0"/>
          <w:divBdr>
            <w:top w:val="none" w:sz="0" w:space="0" w:color="auto"/>
            <w:left w:val="none" w:sz="0" w:space="0" w:color="auto"/>
            <w:bottom w:val="none" w:sz="0" w:space="0" w:color="auto"/>
            <w:right w:val="none" w:sz="0" w:space="0" w:color="auto"/>
          </w:divBdr>
        </w:div>
      </w:divsChild>
    </w:div>
    <w:div w:id="1854492998">
      <w:bodyDiv w:val="1"/>
      <w:marLeft w:val="0"/>
      <w:marRight w:val="0"/>
      <w:marTop w:val="0"/>
      <w:marBottom w:val="0"/>
      <w:divBdr>
        <w:top w:val="none" w:sz="0" w:space="0" w:color="auto"/>
        <w:left w:val="none" w:sz="0" w:space="0" w:color="auto"/>
        <w:bottom w:val="none" w:sz="0" w:space="0" w:color="auto"/>
        <w:right w:val="none" w:sz="0" w:space="0" w:color="auto"/>
      </w:divBdr>
      <w:divsChild>
        <w:div w:id="308555879">
          <w:marLeft w:val="0"/>
          <w:marRight w:val="0"/>
          <w:marTop w:val="0"/>
          <w:marBottom w:val="0"/>
          <w:divBdr>
            <w:top w:val="none" w:sz="0" w:space="0" w:color="auto"/>
            <w:left w:val="none" w:sz="0" w:space="0" w:color="auto"/>
            <w:bottom w:val="none" w:sz="0" w:space="0" w:color="auto"/>
            <w:right w:val="none" w:sz="0" w:space="0" w:color="auto"/>
          </w:divBdr>
        </w:div>
      </w:divsChild>
    </w:div>
    <w:div w:id="1857764116">
      <w:bodyDiv w:val="1"/>
      <w:marLeft w:val="0"/>
      <w:marRight w:val="0"/>
      <w:marTop w:val="0"/>
      <w:marBottom w:val="0"/>
      <w:divBdr>
        <w:top w:val="none" w:sz="0" w:space="0" w:color="auto"/>
        <w:left w:val="none" w:sz="0" w:space="0" w:color="auto"/>
        <w:bottom w:val="none" w:sz="0" w:space="0" w:color="auto"/>
        <w:right w:val="none" w:sz="0" w:space="0" w:color="auto"/>
      </w:divBdr>
      <w:divsChild>
        <w:div w:id="2035155447">
          <w:marLeft w:val="0"/>
          <w:marRight w:val="0"/>
          <w:marTop w:val="0"/>
          <w:marBottom w:val="0"/>
          <w:divBdr>
            <w:top w:val="none" w:sz="0" w:space="0" w:color="auto"/>
            <w:left w:val="none" w:sz="0" w:space="0" w:color="auto"/>
            <w:bottom w:val="none" w:sz="0" w:space="0" w:color="auto"/>
            <w:right w:val="none" w:sz="0" w:space="0" w:color="auto"/>
          </w:divBdr>
        </w:div>
      </w:divsChild>
    </w:div>
    <w:div w:id="1858883113">
      <w:bodyDiv w:val="1"/>
      <w:marLeft w:val="0"/>
      <w:marRight w:val="0"/>
      <w:marTop w:val="0"/>
      <w:marBottom w:val="0"/>
      <w:divBdr>
        <w:top w:val="none" w:sz="0" w:space="0" w:color="auto"/>
        <w:left w:val="none" w:sz="0" w:space="0" w:color="auto"/>
        <w:bottom w:val="none" w:sz="0" w:space="0" w:color="auto"/>
        <w:right w:val="none" w:sz="0" w:space="0" w:color="auto"/>
      </w:divBdr>
      <w:divsChild>
        <w:div w:id="2005355465">
          <w:marLeft w:val="0"/>
          <w:marRight w:val="0"/>
          <w:marTop w:val="0"/>
          <w:marBottom w:val="0"/>
          <w:divBdr>
            <w:top w:val="none" w:sz="0" w:space="0" w:color="auto"/>
            <w:left w:val="none" w:sz="0" w:space="0" w:color="auto"/>
            <w:bottom w:val="none" w:sz="0" w:space="0" w:color="auto"/>
            <w:right w:val="none" w:sz="0" w:space="0" w:color="auto"/>
          </w:divBdr>
        </w:div>
      </w:divsChild>
    </w:div>
    <w:div w:id="1860314557">
      <w:bodyDiv w:val="1"/>
      <w:marLeft w:val="0"/>
      <w:marRight w:val="0"/>
      <w:marTop w:val="0"/>
      <w:marBottom w:val="0"/>
      <w:divBdr>
        <w:top w:val="none" w:sz="0" w:space="0" w:color="auto"/>
        <w:left w:val="none" w:sz="0" w:space="0" w:color="auto"/>
        <w:bottom w:val="none" w:sz="0" w:space="0" w:color="auto"/>
        <w:right w:val="none" w:sz="0" w:space="0" w:color="auto"/>
      </w:divBdr>
      <w:divsChild>
        <w:div w:id="587544956">
          <w:marLeft w:val="0"/>
          <w:marRight w:val="0"/>
          <w:marTop w:val="0"/>
          <w:marBottom w:val="0"/>
          <w:divBdr>
            <w:top w:val="none" w:sz="0" w:space="0" w:color="auto"/>
            <w:left w:val="none" w:sz="0" w:space="0" w:color="auto"/>
            <w:bottom w:val="none" w:sz="0" w:space="0" w:color="auto"/>
            <w:right w:val="none" w:sz="0" w:space="0" w:color="auto"/>
          </w:divBdr>
        </w:div>
      </w:divsChild>
    </w:div>
    <w:div w:id="1861239500">
      <w:bodyDiv w:val="1"/>
      <w:marLeft w:val="0"/>
      <w:marRight w:val="0"/>
      <w:marTop w:val="0"/>
      <w:marBottom w:val="0"/>
      <w:divBdr>
        <w:top w:val="none" w:sz="0" w:space="0" w:color="auto"/>
        <w:left w:val="none" w:sz="0" w:space="0" w:color="auto"/>
        <w:bottom w:val="none" w:sz="0" w:space="0" w:color="auto"/>
        <w:right w:val="none" w:sz="0" w:space="0" w:color="auto"/>
      </w:divBdr>
      <w:divsChild>
        <w:div w:id="2137065719">
          <w:marLeft w:val="0"/>
          <w:marRight w:val="0"/>
          <w:marTop w:val="0"/>
          <w:marBottom w:val="0"/>
          <w:divBdr>
            <w:top w:val="none" w:sz="0" w:space="0" w:color="auto"/>
            <w:left w:val="none" w:sz="0" w:space="0" w:color="auto"/>
            <w:bottom w:val="none" w:sz="0" w:space="0" w:color="auto"/>
            <w:right w:val="none" w:sz="0" w:space="0" w:color="auto"/>
          </w:divBdr>
        </w:div>
      </w:divsChild>
    </w:div>
    <w:div w:id="1868594898">
      <w:bodyDiv w:val="1"/>
      <w:marLeft w:val="0"/>
      <w:marRight w:val="0"/>
      <w:marTop w:val="0"/>
      <w:marBottom w:val="0"/>
      <w:divBdr>
        <w:top w:val="none" w:sz="0" w:space="0" w:color="auto"/>
        <w:left w:val="none" w:sz="0" w:space="0" w:color="auto"/>
        <w:bottom w:val="none" w:sz="0" w:space="0" w:color="auto"/>
        <w:right w:val="none" w:sz="0" w:space="0" w:color="auto"/>
      </w:divBdr>
      <w:divsChild>
        <w:div w:id="599528776">
          <w:marLeft w:val="0"/>
          <w:marRight w:val="0"/>
          <w:marTop w:val="0"/>
          <w:marBottom w:val="0"/>
          <w:divBdr>
            <w:top w:val="none" w:sz="0" w:space="0" w:color="auto"/>
            <w:left w:val="none" w:sz="0" w:space="0" w:color="auto"/>
            <w:bottom w:val="none" w:sz="0" w:space="0" w:color="auto"/>
            <w:right w:val="none" w:sz="0" w:space="0" w:color="auto"/>
          </w:divBdr>
        </w:div>
      </w:divsChild>
    </w:div>
    <w:div w:id="1871068225">
      <w:bodyDiv w:val="1"/>
      <w:marLeft w:val="0"/>
      <w:marRight w:val="0"/>
      <w:marTop w:val="0"/>
      <w:marBottom w:val="0"/>
      <w:divBdr>
        <w:top w:val="none" w:sz="0" w:space="0" w:color="auto"/>
        <w:left w:val="none" w:sz="0" w:space="0" w:color="auto"/>
        <w:bottom w:val="none" w:sz="0" w:space="0" w:color="auto"/>
        <w:right w:val="none" w:sz="0" w:space="0" w:color="auto"/>
      </w:divBdr>
      <w:divsChild>
        <w:div w:id="2076583675">
          <w:marLeft w:val="0"/>
          <w:marRight w:val="0"/>
          <w:marTop w:val="0"/>
          <w:marBottom w:val="0"/>
          <w:divBdr>
            <w:top w:val="none" w:sz="0" w:space="0" w:color="auto"/>
            <w:left w:val="none" w:sz="0" w:space="0" w:color="auto"/>
            <w:bottom w:val="none" w:sz="0" w:space="0" w:color="auto"/>
            <w:right w:val="none" w:sz="0" w:space="0" w:color="auto"/>
          </w:divBdr>
        </w:div>
      </w:divsChild>
    </w:div>
    <w:div w:id="1871647200">
      <w:bodyDiv w:val="1"/>
      <w:marLeft w:val="0"/>
      <w:marRight w:val="0"/>
      <w:marTop w:val="0"/>
      <w:marBottom w:val="0"/>
      <w:divBdr>
        <w:top w:val="none" w:sz="0" w:space="0" w:color="auto"/>
        <w:left w:val="none" w:sz="0" w:space="0" w:color="auto"/>
        <w:bottom w:val="none" w:sz="0" w:space="0" w:color="auto"/>
        <w:right w:val="none" w:sz="0" w:space="0" w:color="auto"/>
      </w:divBdr>
    </w:div>
    <w:div w:id="1872454122">
      <w:bodyDiv w:val="1"/>
      <w:marLeft w:val="0"/>
      <w:marRight w:val="0"/>
      <w:marTop w:val="0"/>
      <w:marBottom w:val="0"/>
      <w:divBdr>
        <w:top w:val="none" w:sz="0" w:space="0" w:color="auto"/>
        <w:left w:val="none" w:sz="0" w:space="0" w:color="auto"/>
        <w:bottom w:val="none" w:sz="0" w:space="0" w:color="auto"/>
        <w:right w:val="none" w:sz="0" w:space="0" w:color="auto"/>
      </w:divBdr>
      <w:divsChild>
        <w:div w:id="1376812337">
          <w:marLeft w:val="0"/>
          <w:marRight w:val="0"/>
          <w:marTop w:val="0"/>
          <w:marBottom w:val="0"/>
          <w:divBdr>
            <w:top w:val="none" w:sz="0" w:space="0" w:color="auto"/>
            <w:left w:val="none" w:sz="0" w:space="0" w:color="auto"/>
            <w:bottom w:val="none" w:sz="0" w:space="0" w:color="auto"/>
            <w:right w:val="none" w:sz="0" w:space="0" w:color="auto"/>
          </w:divBdr>
        </w:div>
      </w:divsChild>
    </w:div>
    <w:div w:id="1873155089">
      <w:bodyDiv w:val="1"/>
      <w:marLeft w:val="0"/>
      <w:marRight w:val="0"/>
      <w:marTop w:val="0"/>
      <w:marBottom w:val="0"/>
      <w:divBdr>
        <w:top w:val="none" w:sz="0" w:space="0" w:color="auto"/>
        <w:left w:val="none" w:sz="0" w:space="0" w:color="auto"/>
        <w:bottom w:val="none" w:sz="0" w:space="0" w:color="auto"/>
        <w:right w:val="none" w:sz="0" w:space="0" w:color="auto"/>
      </w:divBdr>
      <w:divsChild>
        <w:div w:id="1487629656">
          <w:marLeft w:val="0"/>
          <w:marRight w:val="0"/>
          <w:marTop w:val="0"/>
          <w:marBottom w:val="0"/>
          <w:divBdr>
            <w:top w:val="none" w:sz="0" w:space="0" w:color="auto"/>
            <w:left w:val="none" w:sz="0" w:space="0" w:color="auto"/>
            <w:bottom w:val="none" w:sz="0" w:space="0" w:color="auto"/>
            <w:right w:val="none" w:sz="0" w:space="0" w:color="auto"/>
          </w:divBdr>
        </w:div>
      </w:divsChild>
    </w:div>
    <w:div w:id="1874532356">
      <w:bodyDiv w:val="1"/>
      <w:marLeft w:val="0"/>
      <w:marRight w:val="0"/>
      <w:marTop w:val="0"/>
      <w:marBottom w:val="0"/>
      <w:divBdr>
        <w:top w:val="none" w:sz="0" w:space="0" w:color="auto"/>
        <w:left w:val="none" w:sz="0" w:space="0" w:color="auto"/>
        <w:bottom w:val="none" w:sz="0" w:space="0" w:color="auto"/>
        <w:right w:val="none" w:sz="0" w:space="0" w:color="auto"/>
      </w:divBdr>
      <w:divsChild>
        <w:div w:id="456460034">
          <w:marLeft w:val="0"/>
          <w:marRight w:val="0"/>
          <w:marTop w:val="0"/>
          <w:marBottom w:val="0"/>
          <w:divBdr>
            <w:top w:val="none" w:sz="0" w:space="0" w:color="auto"/>
            <w:left w:val="none" w:sz="0" w:space="0" w:color="auto"/>
            <w:bottom w:val="none" w:sz="0" w:space="0" w:color="auto"/>
            <w:right w:val="none" w:sz="0" w:space="0" w:color="auto"/>
          </w:divBdr>
        </w:div>
      </w:divsChild>
    </w:div>
    <w:div w:id="1890267001">
      <w:bodyDiv w:val="1"/>
      <w:marLeft w:val="0"/>
      <w:marRight w:val="0"/>
      <w:marTop w:val="0"/>
      <w:marBottom w:val="0"/>
      <w:divBdr>
        <w:top w:val="none" w:sz="0" w:space="0" w:color="auto"/>
        <w:left w:val="none" w:sz="0" w:space="0" w:color="auto"/>
        <w:bottom w:val="none" w:sz="0" w:space="0" w:color="auto"/>
        <w:right w:val="none" w:sz="0" w:space="0" w:color="auto"/>
      </w:divBdr>
      <w:divsChild>
        <w:div w:id="773088102">
          <w:marLeft w:val="0"/>
          <w:marRight w:val="0"/>
          <w:marTop w:val="0"/>
          <w:marBottom w:val="0"/>
          <w:divBdr>
            <w:top w:val="none" w:sz="0" w:space="0" w:color="auto"/>
            <w:left w:val="none" w:sz="0" w:space="0" w:color="auto"/>
            <w:bottom w:val="none" w:sz="0" w:space="0" w:color="auto"/>
            <w:right w:val="none" w:sz="0" w:space="0" w:color="auto"/>
          </w:divBdr>
        </w:div>
      </w:divsChild>
    </w:div>
    <w:div w:id="1890802624">
      <w:bodyDiv w:val="1"/>
      <w:marLeft w:val="0"/>
      <w:marRight w:val="0"/>
      <w:marTop w:val="0"/>
      <w:marBottom w:val="0"/>
      <w:divBdr>
        <w:top w:val="none" w:sz="0" w:space="0" w:color="auto"/>
        <w:left w:val="none" w:sz="0" w:space="0" w:color="auto"/>
        <w:bottom w:val="none" w:sz="0" w:space="0" w:color="auto"/>
        <w:right w:val="none" w:sz="0" w:space="0" w:color="auto"/>
      </w:divBdr>
      <w:divsChild>
        <w:div w:id="977537474">
          <w:marLeft w:val="0"/>
          <w:marRight w:val="0"/>
          <w:marTop w:val="0"/>
          <w:marBottom w:val="0"/>
          <w:divBdr>
            <w:top w:val="none" w:sz="0" w:space="0" w:color="auto"/>
            <w:left w:val="none" w:sz="0" w:space="0" w:color="auto"/>
            <w:bottom w:val="none" w:sz="0" w:space="0" w:color="auto"/>
            <w:right w:val="none" w:sz="0" w:space="0" w:color="auto"/>
          </w:divBdr>
        </w:div>
      </w:divsChild>
    </w:div>
    <w:div w:id="1892225719">
      <w:bodyDiv w:val="1"/>
      <w:marLeft w:val="0"/>
      <w:marRight w:val="0"/>
      <w:marTop w:val="0"/>
      <w:marBottom w:val="0"/>
      <w:divBdr>
        <w:top w:val="none" w:sz="0" w:space="0" w:color="auto"/>
        <w:left w:val="none" w:sz="0" w:space="0" w:color="auto"/>
        <w:bottom w:val="none" w:sz="0" w:space="0" w:color="auto"/>
        <w:right w:val="none" w:sz="0" w:space="0" w:color="auto"/>
      </w:divBdr>
      <w:divsChild>
        <w:div w:id="818498972">
          <w:marLeft w:val="0"/>
          <w:marRight w:val="0"/>
          <w:marTop w:val="0"/>
          <w:marBottom w:val="0"/>
          <w:divBdr>
            <w:top w:val="none" w:sz="0" w:space="0" w:color="auto"/>
            <w:left w:val="none" w:sz="0" w:space="0" w:color="auto"/>
            <w:bottom w:val="none" w:sz="0" w:space="0" w:color="auto"/>
            <w:right w:val="none" w:sz="0" w:space="0" w:color="auto"/>
          </w:divBdr>
        </w:div>
      </w:divsChild>
    </w:div>
    <w:div w:id="1896816988">
      <w:bodyDiv w:val="1"/>
      <w:marLeft w:val="0"/>
      <w:marRight w:val="0"/>
      <w:marTop w:val="0"/>
      <w:marBottom w:val="0"/>
      <w:divBdr>
        <w:top w:val="none" w:sz="0" w:space="0" w:color="auto"/>
        <w:left w:val="none" w:sz="0" w:space="0" w:color="auto"/>
        <w:bottom w:val="none" w:sz="0" w:space="0" w:color="auto"/>
        <w:right w:val="none" w:sz="0" w:space="0" w:color="auto"/>
      </w:divBdr>
      <w:divsChild>
        <w:div w:id="1601908542">
          <w:marLeft w:val="0"/>
          <w:marRight w:val="0"/>
          <w:marTop w:val="0"/>
          <w:marBottom w:val="0"/>
          <w:divBdr>
            <w:top w:val="none" w:sz="0" w:space="0" w:color="auto"/>
            <w:left w:val="none" w:sz="0" w:space="0" w:color="auto"/>
            <w:bottom w:val="none" w:sz="0" w:space="0" w:color="auto"/>
            <w:right w:val="none" w:sz="0" w:space="0" w:color="auto"/>
          </w:divBdr>
        </w:div>
      </w:divsChild>
    </w:div>
    <w:div w:id="1897541784">
      <w:bodyDiv w:val="1"/>
      <w:marLeft w:val="0"/>
      <w:marRight w:val="0"/>
      <w:marTop w:val="0"/>
      <w:marBottom w:val="0"/>
      <w:divBdr>
        <w:top w:val="none" w:sz="0" w:space="0" w:color="auto"/>
        <w:left w:val="none" w:sz="0" w:space="0" w:color="auto"/>
        <w:bottom w:val="none" w:sz="0" w:space="0" w:color="auto"/>
        <w:right w:val="none" w:sz="0" w:space="0" w:color="auto"/>
      </w:divBdr>
      <w:divsChild>
        <w:div w:id="520968761">
          <w:marLeft w:val="0"/>
          <w:marRight w:val="0"/>
          <w:marTop w:val="0"/>
          <w:marBottom w:val="0"/>
          <w:divBdr>
            <w:top w:val="none" w:sz="0" w:space="0" w:color="auto"/>
            <w:left w:val="none" w:sz="0" w:space="0" w:color="auto"/>
            <w:bottom w:val="none" w:sz="0" w:space="0" w:color="auto"/>
            <w:right w:val="none" w:sz="0" w:space="0" w:color="auto"/>
          </w:divBdr>
        </w:div>
      </w:divsChild>
    </w:div>
    <w:div w:id="1897662066">
      <w:bodyDiv w:val="1"/>
      <w:marLeft w:val="0"/>
      <w:marRight w:val="0"/>
      <w:marTop w:val="0"/>
      <w:marBottom w:val="0"/>
      <w:divBdr>
        <w:top w:val="none" w:sz="0" w:space="0" w:color="auto"/>
        <w:left w:val="none" w:sz="0" w:space="0" w:color="auto"/>
        <w:bottom w:val="none" w:sz="0" w:space="0" w:color="auto"/>
        <w:right w:val="none" w:sz="0" w:space="0" w:color="auto"/>
      </w:divBdr>
      <w:divsChild>
        <w:div w:id="494879418">
          <w:marLeft w:val="0"/>
          <w:marRight w:val="0"/>
          <w:marTop w:val="0"/>
          <w:marBottom w:val="0"/>
          <w:divBdr>
            <w:top w:val="none" w:sz="0" w:space="0" w:color="auto"/>
            <w:left w:val="none" w:sz="0" w:space="0" w:color="auto"/>
            <w:bottom w:val="none" w:sz="0" w:space="0" w:color="auto"/>
            <w:right w:val="none" w:sz="0" w:space="0" w:color="auto"/>
          </w:divBdr>
        </w:div>
      </w:divsChild>
    </w:div>
    <w:div w:id="1899197075">
      <w:bodyDiv w:val="1"/>
      <w:marLeft w:val="0"/>
      <w:marRight w:val="0"/>
      <w:marTop w:val="0"/>
      <w:marBottom w:val="0"/>
      <w:divBdr>
        <w:top w:val="none" w:sz="0" w:space="0" w:color="auto"/>
        <w:left w:val="none" w:sz="0" w:space="0" w:color="auto"/>
        <w:bottom w:val="none" w:sz="0" w:space="0" w:color="auto"/>
        <w:right w:val="none" w:sz="0" w:space="0" w:color="auto"/>
      </w:divBdr>
      <w:divsChild>
        <w:div w:id="2052921001">
          <w:marLeft w:val="0"/>
          <w:marRight w:val="0"/>
          <w:marTop w:val="0"/>
          <w:marBottom w:val="0"/>
          <w:divBdr>
            <w:top w:val="none" w:sz="0" w:space="0" w:color="auto"/>
            <w:left w:val="none" w:sz="0" w:space="0" w:color="auto"/>
            <w:bottom w:val="none" w:sz="0" w:space="0" w:color="auto"/>
            <w:right w:val="none" w:sz="0" w:space="0" w:color="auto"/>
          </w:divBdr>
        </w:div>
      </w:divsChild>
    </w:div>
    <w:div w:id="1899432939">
      <w:bodyDiv w:val="1"/>
      <w:marLeft w:val="0"/>
      <w:marRight w:val="0"/>
      <w:marTop w:val="0"/>
      <w:marBottom w:val="0"/>
      <w:divBdr>
        <w:top w:val="none" w:sz="0" w:space="0" w:color="auto"/>
        <w:left w:val="none" w:sz="0" w:space="0" w:color="auto"/>
        <w:bottom w:val="none" w:sz="0" w:space="0" w:color="auto"/>
        <w:right w:val="none" w:sz="0" w:space="0" w:color="auto"/>
      </w:divBdr>
      <w:divsChild>
        <w:div w:id="1802768138">
          <w:marLeft w:val="0"/>
          <w:marRight w:val="0"/>
          <w:marTop w:val="0"/>
          <w:marBottom w:val="0"/>
          <w:divBdr>
            <w:top w:val="none" w:sz="0" w:space="0" w:color="auto"/>
            <w:left w:val="none" w:sz="0" w:space="0" w:color="auto"/>
            <w:bottom w:val="none" w:sz="0" w:space="0" w:color="auto"/>
            <w:right w:val="none" w:sz="0" w:space="0" w:color="auto"/>
          </w:divBdr>
        </w:div>
      </w:divsChild>
    </w:div>
    <w:div w:id="1901017809">
      <w:bodyDiv w:val="1"/>
      <w:marLeft w:val="0"/>
      <w:marRight w:val="0"/>
      <w:marTop w:val="0"/>
      <w:marBottom w:val="0"/>
      <w:divBdr>
        <w:top w:val="none" w:sz="0" w:space="0" w:color="auto"/>
        <w:left w:val="none" w:sz="0" w:space="0" w:color="auto"/>
        <w:bottom w:val="none" w:sz="0" w:space="0" w:color="auto"/>
        <w:right w:val="none" w:sz="0" w:space="0" w:color="auto"/>
      </w:divBdr>
      <w:divsChild>
        <w:div w:id="831026828">
          <w:marLeft w:val="0"/>
          <w:marRight w:val="0"/>
          <w:marTop w:val="0"/>
          <w:marBottom w:val="0"/>
          <w:divBdr>
            <w:top w:val="none" w:sz="0" w:space="0" w:color="auto"/>
            <w:left w:val="none" w:sz="0" w:space="0" w:color="auto"/>
            <w:bottom w:val="none" w:sz="0" w:space="0" w:color="auto"/>
            <w:right w:val="none" w:sz="0" w:space="0" w:color="auto"/>
          </w:divBdr>
        </w:div>
      </w:divsChild>
    </w:div>
    <w:div w:id="1902324025">
      <w:bodyDiv w:val="1"/>
      <w:marLeft w:val="0"/>
      <w:marRight w:val="0"/>
      <w:marTop w:val="0"/>
      <w:marBottom w:val="0"/>
      <w:divBdr>
        <w:top w:val="none" w:sz="0" w:space="0" w:color="auto"/>
        <w:left w:val="none" w:sz="0" w:space="0" w:color="auto"/>
        <w:bottom w:val="none" w:sz="0" w:space="0" w:color="auto"/>
        <w:right w:val="none" w:sz="0" w:space="0" w:color="auto"/>
      </w:divBdr>
      <w:divsChild>
        <w:div w:id="585460436">
          <w:marLeft w:val="0"/>
          <w:marRight w:val="0"/>
          <w:marTop w:val="0"/>
          <w:marBottom w:val="0"/>
          <w:divBdr>
            <w:top w:val="none" w:sz="0" w:space="0" w:color="auto"/>
            <w:left w:val="none" w:sz="0" w:space="0" w:color="auto"/>
            <w:bottom w:val="none" w:sz="0" w:space="0" w:color="auto"/>
            <w:right w:val="none" w:sz="0" w:space="0" w:color="auto"/>
          </w:divBdr>
        </w:div>
      </w:divsChild>
    </w:div>
    <w:div w:id="1902448219">
      <w:bodyDiv w:val="1"/>
      <w:marLeft w:val="0"/>
      <w:marRight w:val="0"/>
      <w:marTop w:val="0"/>
      <w:marBottom w:val="0"/>
      <w:divBdr>
        <w:top w:val="none" w:sz="0" w:space="0" w:color="auto"/>
        <w:left w:val="none" w:sz="0" w:space="0" w:color="auto"/>
        <w:bottom w:val="none" w:sz="0" w:space="0" w:color="auto"/>
        <w:right w:val="none" w:sz="0" w:space="0" w:color="auto"/>
      </w:divBdr>
      <w:divsChild>
        <w:div w:id="1276717585">
          <w:marLeft w:val="0"/>
          <w:marRight w:val="0"/>
          <w:marTop w:val="0"/>
          <w:marBottom w:val="0"/>
          <w:divBdr>
            <w:top w:val="none" w:sz="0" w:space="0" w:color="auto"/>
            <w:left w:val="none" w:sz="0" w:space="0" w:color="auto"/>
            <w:bottom w:val="none" w:sz="0" w:space="0" w:color="auto"/>
            <w:right w:val="none" w:sz="0" w:space="0" w:color="auto"/>
          </w:divBdr>
        </w:div>
      </w:divsChild>
    </w:div>
    <w:div w:id="1903562744">
      <w:bodyDiv w:val="1"/>
      <w:marLeft w:val="0"/>
      <w:marRight w:val="0"/>
      <w:marTop w:val="0"/>
      <w:marBottom w:val="0"/>
      <w:divBdr>
        <w:top w:val="none" w:sz="0" w:space="0" w:color="auto"/>
        <w:left w:val="none" w:sz="0" w:space="0" w:color="auto"/>
        <w:bottom w:val="none" w:sz="0" w:space="0" w:color="auto"/>
        <w:right w:val="none" w:sz="0" w:space="0" w:color="auto"/>
      </w:divBdr>
      <w:divsChild>
        <w:div w:id="1887833295">
          <w:marLeft w:val="0"/>
          <w:marRight w:val="0"/>
          <w:marTop w:val="0"/>
          <w:marBottom w:val="0"/>
          <w:divBdr>
            <w:top w:val="none" w:sz="0" w:space="0" w:color="auto"/>
            <w:left w:val="none" w:sz="0" w:space="0" w:color="auto"/>
            <w:bottom w:val="none" w:sz="0" w:space="0" w:color="auto"/>
            <w:right w:val="none" w:sz="0" w:space="0" w:color="auto"/>
          </w:divBdr>
        </w:div>
      </w:divsChild>
    </w:div>
    <w:div w:id="1907714926">
      <w:bodyDiv w:val="1"/>
      <w:marLeft w:val="0"/>
      <w:marRight w:val="0"/>
      <w:marTop w:val="0"/>
      <w:marBottom w:val="0"/>
      <w:divBdr>
        <w:top w:val="none" w:sz="0" w:space="0" w:color="auto"/>
        <w:left w:val="none" w:sz="0" w:space="0" w:color="auto"/>
        <w:bottom w:val="none" w:sz="0" w:space="0" w:color="auto"/>
        <w:right w:val="none" w:sz="0" w:space="0" w:color="auto"/>
      </w:divBdr>
      <w:divsChild>
        <w:div w:id="800072829">
          <w:marLeft w:val="0"/>
          <w:marRight w:val="0"/>
          <w:marTop w:val="0"/>
          <w:marBottom w:val="0"/>
          <w:divBdr>
            <w:top w:val="none" w:sz="0" w:space="0" w:color="auto"/>
            <w:left w:val="none" w:sz="0" w:space="0" w:color="auto"/>
            <w:bottom w:val="none" w:sz="0" w:space="0" w:color="auto"/>
            <w:right w:val="none" w:sz="0" w:space="0" w:color="auto"/>
          </w:divBdr>
        </w:div>
      </w:divsChild>
    </w:div>
    <w:div w:id="1908685178">
      <w:bodyDiv w:val="1"/>
      <w:marLeft w:val="0"/>
      <w:marRight w:val="0"/>
      <w:marTop w:val="0"/>
      <w:marBottom w:val="0"/>
      <w:divBdr>
        <w:top w:val="none" w:sz="0" w:space="0" w:color="auto"/>
        <w:left w:val="none" w:sz="0" w:space="0" w:color="auto"/>
        <w:bottom w:val="none" w:sz="0" w:space="0" w:color="auto"/>
        <w:right w:val="none" w:sz="0" w:space="0" w:color="auto"/>
      </w:divBdr>
      <w:divsChild>
        <w:div w:id="2122455582">
          <w:marLeft w:val="0"/>
          <w:marRight w:val="0"/>
          <w:marTop w:val="0"/>
          <w:marBottom w:val="0"/>
          <w:divBdr>
            <w:top w:val="none" w:sz="0" w:space="0" w:color="auto"/>
            <w:left w:val="none" w:sz="0" w:space="0" w:color="auto"/>
            <w:bottom w:val="none" w:sz="0" w:space="0" w:color="auto"/>
            <w:right w:val="none" w:sz="0" w:space="0" w:color="auto"/>
          </w:divBdr>
        </w:div>
      </w:divsChild>
    </w:div>
    <w:div w:id="1911310383">
      <w:bodyDiv w:val="1"/>
      <w:marLeft w:val="0"/>
      <w:marRight w:val="0"/>
      <w:marTop w:val="0"/>
      <w:marBottom w:val="0"/>
      <w:divBdr>
        <w:top w:val="none" w:sz="0" w:space="0" w:color="auto"/>
        <w:left w:val="none" w:sz="0" w:space="0" w:color="auto"/>
        <w:bottom w:val="none" w:sz="0" w:space="0" w:color="auto"/>
        <w:right w:val="none" w:sz="0" w:space="0" w:color="auto"/>
      </w:divBdr>
      <w:divsChild>
        <w:div w:id="80875063">
          <w:marLeft w:val="0"/>
          <w:marRight w:val="0"/>
          <w:marTop w:val="0"/>
          <w:marBottom w:val="0"/>
          <w:divBdr>
            <w:top w:val="none" w:sz="0" w:space="0" w:color="auto"/>
            <w:left w:val="none" w:sz="0" w:space="0" w:color="auto"/>
            <w:bottom w:val="none" w:sz="0" w:space="0" w:color="auto"/>
            <w:right w:val="none" w:sz="0" w:space="0" w:color="auto"/>
          </w:divBdr>
        </w:div>
      </w:divsChild>
    </w:div>
    <w:div w:id="1918901681">
      <w:bodyDiv w:val="1"/>
      <w:marLeft w:val="0"/>
      <w:marRight w:val="0"/>
      <w:marTop w:val="0"/>
      <w:marBottom w:val="0"/>
      <w:divBdr>
        <w:top w:val="none" w:sz="0" w:space="0" w:color="auto"/>
        <w:left w:val="none" w:sz="0" w:space="0" w:color="auto"/>
        <w:bottom w:val="none" w:sz="0" w:space="0" w:color="auto"/>
        <w:right w:val="none" w:sz="0" w:space="0" w:color="auto"/>
      </w:divBdr>
      <w:divsChild>
        <w:div w:id="1976062708">
          <w:marLeft w:val="0"/>
          <w:marRight w:val="0"/>
          <w:marTop w:val="0"/>
          <w:marBottom w:val="0"/>
          <w:divBdr>
            <w:top w:val="none" w:sz="0" w:space="0" w:color="auto"/>
            <w:left w:val="none" w:sz="0" w:space="0" w:color="auto"/>
            <w:bottom w:val="none" w:sz="0" w:space="0" w:color="auto"/>
            <w:right w:val="none" w:sz="0" w:space="0" w:color="auto"/>
          </w:divBdr>
        </w:div>
      </w:divsChild>
    </w:div>
    <w:div w:id="1921060403">
      <w:bodyDiv w:val="1"/>
      <w:marLeft w:val="0"/>
      <w:marRight w:val="0"/>
      <w:marTop w:val="0"/>
      <w:marBottom w:val="0"/>
      <w:divBdr>
        <w:top w:val="none" w:sz="0" w:space="0" w:color="auto"/>
        <w:left w:val="none" w:sz="0" w:space="0" w:color="auto"/>
        <w:bottom w:val="none" w:sz="0" w:space="0" w:color="auto"/>
        <w:right w:val="none" w:sz="0" w:space="0" w:color="auto"/>
      </w:divBdr>
      <w:divsChild>
        <w:div w:id="1571965630">
          <w:marLeft w:val="0"/>
          <w:marRight w:val="0"/>
          <w:marTop w:val="0"/>
          <w:marBottom w:val="0"/>
          <w:divBdr>
            <w:top w:val="none" w:sz="0" w:space="0" w:color="auto"/>
            <w:left w:val="none" w:sz="0" w:space="0" w:color="auto"/>
            <w:bottom w:val="none" w:sz="0" w:space="0" w:color="auto"/>
            <w:right w:val="none" w:sz="0" w:space="0" w:color="auto"/>
          </w:divBdr>
        </w:div>
      </w:divsChild>
    </w:div>
    <w:div w:id="1921789177">
      <w:bodyDiv w:val="1"/>
      <w:marLeft w:val="0"/>
      <w:marRight w:val="0"/>
      <w:marTop w:val="0"/>
      <w:marBottom w:val="0"/>
      <w:divBdr>
        <w:top w:val="none" w:sz="0" w:space="0" w:color="auto"/>
        <w:left w:val="none" w:sz="0" w:space="0" w:color="auto"/>
        <w:bottom w:val="none" w:sz="0" w:space="0" w:color="auto"/>
        <w:right w:val="none" w:sz="0" w:space="0" w:color="auto"/>
      </w:divBdr>
      <w:divsChild>
        <w:div w:id="160897048">
          <w:marLeft w:val="0"/>
          <w:marRight w:val="0"/>
          <w:marTop w:val="0"/>
          <w:marBottom w:val="0"/>
          <w:divBdr>
            <w:top w:val="none" w:sz="0" w:space="0" w:color="auto"/>
            <w:left w:val="none" w:sz="0" w:space="0" w:color="auto"/>
            <w:bottom w:val="none" w:sz="0" w:space="0" w:color="auto"/>
            <w:right w:val="none" w:sz="0" w:space="0" w:color="auto"/>
          </w:divBdr>
        </w:div>
      </w:divsChild>
    </w:div>
    <w:div w:id="1921869766">
      <w:bodyDiv w:val="1"/>
      <w:marLeft w:val="0"/>
      <w:marRight w:val="0"/>
      <w:marTop w:val="0"/>
      <w:marBottom w:val="0"/>
      <w:divBdr>
        <w:top w:val="none" w:sz="0" w:space="0" w:color="auto"/>
        <w:left w:val="none" w:sz="0" w:space="0" w:color="auto"/>
        <w:bottom w:val="none" w:sz="0" w:space="0" w:color="auto"/>
        <w:right w:val="none" w:sz="0" w:space="0" w:color="auto"/>
      </w:divBdr>
      <w:divsChild>
        <w:div w:id="42797310">
          <w:marLeft w:val="0"/>
          <w:marRight w:val="0"/>
          <w:marTop w:val="0"/>
          <w:marBottom w:val="0"/>
          <w:divBdr>
            <w:top w:val="none" w:sz="0" w:space="0" w:color="auto"/>
            <w:left w:val="none" w:sz="0" w:space="0" w:color="auto"/>
            <w:bottom w:val="none" w:sz="0" w:space="0" w:color="auto"/>
            <w:right w:val="none" w:sz="0" w:space="0" w:color="auto"/>
          </w:divBdr>
        </w:div>
      </w:divsChild>
    </w:div>
    <w:div w:id="1923952307">
      <w:bodyDiv w:val="1"/>
      <w:marLeft w:val="0"/>
      <w:marRight w:val="0"/>
      <w:marTop w:val="0"/>
      <w:marBottom w:val="0"/>
      <w:divBdr>
        <w:top w:val="none" w:sz="0" w:space="0" w:color="auto"/>
        <w:left w:val="none" w:sz="0" w:space="0" w:color="auto"/>
        <w:bottom w:val="none" w:sz="0" w:space="0" w:color="auto"/>
        <w:right w:val="none" w:sz="0" w:space="0" w:color="auto"/>
      </w:divBdr>
      <w:divsChild>
        <w:div w:id="2024627920">
          <w:marLeft w:val="0"/>
          <w:marRight w:val="0"/>
          <w:marTop w:val="0"/>
          <w:marBottom w:val="0"/>
          <w:divBdr>
            <w:top w:val="none" w:sz="0" w:space="0" w:color="auto"/>
            <w:left w:val="none" w:sz="0" w:space="0" w:color="auto"/>
            <w:bottom w:val="none" w:sz="0" w:space="0" w:color="auto"/>
            <w:right w:val="none" w:sz="0" w:space="0" w:color="auto"/>
          </w:divBdr>
        </w:div>
      </w:divsChild>
    </w:div>
    <w:div w:id="1926957768">
      <w:bodyDiv w:val="1"/>
      <w:marLeft w:val="0"/>
      <w:marRight w:val="0"/>
      <w:marTop w:val="0"/>
      <w:marBottom w:val="0"/>
      <w:divBdr>
        <w:top w:val="none" w:sz="0" w:space="0" w:color="auto"/>
        <w:left w:val="none" w:sz="0" w:space="0" w:color="auto"/>
        <w:bottom w:val="none" w:sz="0" w:space="0" w:color="auto"/>
        <w:right w:val="none" w:sz="0" w:space="0" w:color="auto"/>
      </w:divBdr>
      <w:divsChild>
        <w:div w:id="496658162">
          <w:marLeft w:val="0"/>
          <w:marRight w:val="0"/>
          <w:marTop w:val="0"/>
          <w:marBottom w:val="0"/>
          <w:divBdr>
            <w:top w:val="none" w:sz="0" w:space="0" w:color="auto"/>
            <w:left w:val="none" w:sz="0" w:space="0" w:color="auto"/>
            <w:bottom w:val="none" w:sz="0" w:space="0" w:color="auto"/>
            <w:right w:val="none" w:sz="0" w:space="0" w:color="auto"/>
          </w:divBdr>
        </w:div>
      </w:divsChild>
    </w:div>
    <w:div w:id="1928462802">
      <w:bodyDiv w:val="1"/>
      <w:marLeft w:val="0"/>
      <w:marRight w:val="0"/>
      <w:marTop w:val="0"/>
      <w:marBottom w:val="0"/>
      <w:divBdr>
        <w:top w:val="none" w:sz="0" w:space="0" w:color="auto"/>
        <w:left w:val="none" w:sz="0" w:space="0" w:color="auto"/>
        <w:bottom w:val="none" w:sz="0" w:space="0" w:color="auto"/>
        <w:right w:val="none" w:sz="0" w:space="0" w:color="auto"/>
      </w:divBdr>
      <w:divsChild>
        <w:div w:id="1307196586">
          <w:marLeft w:val="0"/>
          <w:marRight w:val="0"/>
          <w:marTop w:val="0"/>
          <w:marBottom w:val="0"/>
          <w:divBdr>
            <w:top w:val="none" w:sz="0" w:space="0" w:color="auto"/>
            <w:left w:val="none" w:sz="0" w:space="0" w:color="auto"/>
            <w:bottom w:val="none" w:sz="0" w:space="0" w:color="auto"/>
            <w:right w:val="none" w:sz="0" w:space="0" w:color="auto"/>
          </w:divBdr>
        </w:div>
      </w:divsChild>
    </w:div>
    <w:div w:id="1932083723">
      <w:bodyDiv w:val="1"/>
      <w:marLeft w:val="0"/>
      <w:marRight w:val="0"/>
      <w:marTop w:val="0"/>
      <w:marBottom w:val="0"/>
      <w:divBdr>
        <w:top w:val="none" w:sz="0" w:space="0" w:color="auto"/>
        <w:left w:val="none" w:sz="0" w:space="0" w:color="auto"/>
        <w:bottom w:val="none" w:sz="0" w:space="0" w:color="auto"/>
        <w:right w:val="none" w:sz="0" w:space="0" w:color="auto"/>
      </w:divBdr>
    </w:div>
    <w:div w:id="1933278307">
      <w:bodyDiv w:val="1"/>
      <w:marLeft w:val="0"/>
      <w:marRight w:val="0"/>
      <w:marTop w:val="0"/>
      <w:marBottom w:val="0"/>
      <w:divBdr>
        <w:top w:val="none" w:sz="0" w:space="0" w:color="auto"/>
        <w:left w:val="none" w:sz="0" w:space="0" w:color="auto"/>
        <w:bottom w:val="none" w:sz="0" w:space="0" w:color="auto"/>
        <w:right w:val="none" w:sz="0" w:space="0" w:color="auto"/>
      </w:divBdr>
      <w:divsChild>
        <w:div w:id="279146984">
          <w:marLeft w:val="0"/>
          <w:marRight w:val="0"/>
          <w:marTop w:val="0"/>
          <w:marBottom w:val="0"/>
          <w:divBdr>
            <w:top w:val="none" w:sz="0" w:space="0" w:color="auto"/>
            <w:left w:val="none" w:sz="0" w:space="0" w:color="auto"/>
            <w:bottom w:val="none" w:sz="0" w:space="0" w:color="auto"/>
            <w:right w:val="none" w:sz="0" w:space="0" w:color="auto"/>
          </w:divBdr>
        </w:div>
      </w:divsChild>
    </w:div>
    <w:div w:id="1935623729">
      <w:bodyDiv w:val="1"/>
      <w:marLeft w:val="0"/>
      <w:marRight w:val="0"/>
      <w:marTop w:val="0"/>
      <w:marBottom w:val="0"/>
      <w:divBdr>
        <w:top w:val="none" w:sz="0" w:space="0" w:color="auto"/>
        <w:left w:val="none" w:sz="0" w:space="0" w:color="auto"/>
        <w:bottom w:val="none" w:sz="0" w:space="0" w:color="auto"/>
        <w:right w:val="none" w:sz="0" w:space="0" w:color="auto"/>
      </w:divBdr>
      <w:divsChild>
        <w:div w:id="623272503">
          <w:marLeft w:val="0"/>
          <w:marRight w:val="0"/>
          <w:marTop w:val="0"/>
          <w:marBottom w:val="0"/>
          <w:divBdr>
            <w:top w:val="none" w:sz="0" w:space="0" w:color="auto"/>
            <w:left w:val="none" w:sz="0" w:space="0" w:color="auto"/>
            <w:bottom w:val="none" w:sz="0" w:space="0" w:color="auto"/>
            <w:right w:val="none" w:sz="0" w:space="0" w:color="auto"/>
          </w:divBdr>
        </w:div>
      </w:divsChild>
    </w:div>
    <w:div w:id="1936280866">
      <w:bodyDiv w:val="1"/>
      <w:marLeft w:val="0"/>
      <w:marRight w:val="0"/>
      <w:marTop w:val="0"/>
      <w:marBottom w:val="0"/>
      <w:divBdr>
        <w:top w:val="none" w:sz="0" w:space="0" w:color="auto"/>
        <w:left w:val="none" w:sz="0" w:space="0" w:color="auto"/>
        <w:bottom w:val="none" w:sz="0" w:space="0" w:color="auto"/>
        <w:right w:val="none" w:sz="0" w:space="0" w:color="auto"/>
      </w:divBdr>
      <w:divsChild>
        <w:div w:id="1608804172">
          <w:marLeft w:val="0"/>
          <w:marRight w:val="0"/>
          <w:marTop w:val="0"/>
          <w:marBottom w:val="0"/>
          <w:divBdr>
            <w:top w:val="none" w:sz="0" w:space="0" w:color="auto"/>
            <w:left w:val="none" w:sz="0" w:space="0" w:color="auto"/>
            <w:bottom w:val="none" w:sz="0" w:space="0" w:color="auto"/>
            <w:right w:val="none" w:sz="0" w:space="0" w:color="auto"/>
          </w:divBdr>
        </w:div>
      </w:divsChild>
    </w:div>
    <w:div w:id="1937210652">
      <w:bodyDiv w:val="1"/>
      <w:marLeft w:val="0"/>
      <w:marRight w:val="0"/>
      <w:marTop w:val="0"/>
      <w:marBottom w:val="0"/>
      <w:divBdr>
        <w:top w:val="none" w:sz="0" w:space="0" w:color="auto"/>
        <w:left w:val="none" w:sz="0" w:space="0" w:color="auto"/>
        <w:bottom w:val="none" w:sz="0" w:space="0" w:color="auto"/>
        <w:right w:val="none" w:sz="0" w:space="0" w:color="auto"/>
      </w:divBdr>
      <w:divsChild>
        <w:div w:id="1605459470">
          <w:marLeft w:val="0"/>
          <w:marRight w:val="0"/>
          <w:marTop w:val="0"/>
          <w:marBottom w:val="0"/>
          <w:divBdr>
            <w:top w:val="none" w:sz="0" w:space="0" w:color="auto"/>
            <w:left w:val="none" w:sz="0" w:space="0" w:color="auto"/>
            <w:bottom w:val="none" w:sz="0" w:space="0" w:color="auto"/>
            <w:right w:val="none" w:sz="0" w:space="0" w:color="auto"/>
          </w:divBdr>
        </w:div>
      </w:divsChild>
    </w:div>
    <w:div w:id="1937211380">
      <w:bodyDiv w:val="1"/>
      <w:marLeft w:val="0"/>
      <w:marRight w:val="0"/>
      <w:marTop w:val="0"/>
      <w:marBottom w:val="0"/>
      <w:divBdr>
        <w:top w:val="none" w:sz="0" w:space="0" w:color="auto"/>
        <w:left w:val="none" w:sz="0" w:space="0" w:color="auto"/>
        <w:bottom w:val="none" w:sz="0" w:space="0" w:color="auto"/>
        <w:right w:val="none" w:sz="0" w:space="0" w:color="auto"/>
      </w:divBdr>
      <w:divsChild>
        <w:div w:id="1355033910">
          <w:marLeft w:val="0"/>
          <w:marRight w:val="0"/>
          <w:marTop w:val="0"/>
          <w:marBottom w:val="0"/>
          <w:divBdr>
            <w:top w:val="none" w:sz="0" w:space="0" w:color="auto"/>
            <w:left w:val="none" w:sz="0" w:space="0" w:color="auto"/>
            <w:bottom w:val="none" w:sz="0" w:space="0" w:color="auto"/>
            <w:right w:val="none" w:sz="0" w:space="0" w:color="auto"/>
          </w:divBdr>
        </w:div>
      </w:divsChild>
    </w:div>
    <w:div w:id="1940486979">
      <w:bodyDiv w:val="1"/>
      <w:marLeft w:val="0"/>
      <w:marRight w:val="0"/>
      <w:marTop w:val="0"/>
      <w:marBottom w:val="0"/>
      <w:divBdr>
        <w:top w:val="none" w:sz="0" w:space="0" w:color="auto"/>
        <w:left w:val="none" w:sz="0" w:space="0" w:color="auto"/>
        <w:bottom w:val="none" w:sz="0" w:space="0" w:color="auto"/>
        <w:right w:val="none" w:sz="0" w:space="0" w:color="auto"/>
      </w:divBdr>
      <w:divsChild>
        <w:div w:id="1050425414">
          <w:marLeft w:val="0"/>
          <w:marRight w:val="0"/>
          <w:marTop w:val="0"/>
          <w:marBottom w:val="0"/>
          <w:divBdr>
            <w:top w:val="none" w:sz="0" w:space="0" w:color="auto"/>
            <w:left w:val="none" w:sz="0" w:space="0" w:color="auto"/>
            <w:bottom w:val="none" w:sz="0" w:space="0" w:color="auto"/>
            <w:right w:val="none" w:sz="0" w:space="0" w:color="auto"/>
          </w:divBdr>
        </w:div>
      </w:divsChild>
    </w:div>
    <w:div w:id="1940748158">
      <w:bodyDiv w:val="1"/>
      <w:marLeft w:val="0"/>
      <w:marRight w:val="0"/>
      <w:marTop w:val="0"/>
      <w:marBottom w:val="0"/>
      <w:divBdr>
        <w:top w:val="none" w:sz="0" w:space="0" w:color="auto"/>
        <w:left w:val="none" w:sz="0" w:space="0" w:color="auto"/>
        <w:bottom w:val="none" w:sz="0" w:space="0" w:color="auto"/>
        <w:right w:val="none" w:sz="0" w:space="0" w:color="auto"/>
      </w:divBdr>
      <w:divsChild>
        <w:div w:id="1982416113">
          <w:marLeft w:val="0"/>
          <w:marRight w:val="0"/>
          <w:marTop w:val="0"/>
          <w:marBottom w:val="0"/>
          <w:divBdr>
            <w:top w:val="none" w:sz="0" w:space="0" w:color="auto"/>
            <w:left w:val="none" w:sz="0" w:space="0" w:color="auto"/>
            <w:bottom w:val="none" w:sz="0" w:space="0" w:color="auto"/>
            <w:right w:val="none" w:sz="0" w:space="0" w:color="auto"/>
          </w:divBdr>
        </w:div>
      </w:divsChild>
    </w:div>
    <w:div w:id="1945531049">
      <w:bodyDiv w:val="1"/>
      <w:marLeft w:val="0"/>
      <w:marRight w:val="0"/>
      <w:marTop w:val="0"/>
      <w:marBottom w:val="0"/>
      <w:divBdr>
        <w:top w:val="none" w:sz="0" w:space="0" w:color="auto"/>
        <w:left w:val="none" w:sz="0" w:space="0" w:color="auto"/>
        <w:bottom w:val="none" w:sz="0" w:space="0" w:color="auto"/>
        <w:right w:val="none" w:sz="0" w:space="0" w:color="auto"/>
      </w:divBdr>
      <w:divsChild>
        <w:div w:id="1917203346">
          <w:marLeft w:val="0"/>
          <w:marRight w:val="0"/>
          <w:marTop w:val="0"/>
          <w:marBottom w:val="0"/>
          <w:divBdr>
            <w:top w:val="none" w:sz="0" w:space="0" w:color="auto"/>
            <w:left w:val="none" w:sz="0" w:space="0" w:color="auto"/>
            <w:bottom w:val="none" w:sz="0" w:space="0" w:color="auto"/>
            <w:right w:val="none" w:sz="0" w:space="0" w:color="auto"/>
          </w:divBdr>
        </w:div>
      </w:divsChild>
    </w:div>
    <w:div w:id="1946107926">
      <w:bodyDiv w:val="1"/>
      <w:marLeft w:val="0"/>
      <w:marRight w:val="0"/>
      <w:marTop w:val="0"/>
      <w:marBottom w:val="0"/>
      <w:divBdr>
        <w:top w:val="none" w:sz="0" w:space="0" w:color="auto"/>
        <w:left w:val="none" w:sz="0" w:space="0" w:color="auto"/>
        <w:bottom w:val="none" w:sz="0" w:space="0" w:color="auto"/>
        <w:right w:val="none" w:sz="0" w:space="0" w:color="auto"/>
      </w:divBdr>
      <w:divsChild>
        <w:div w:id="2063865083">
          <w:marLeft w:val="0"/>
          <w:marRight w:val="0"/>
          <w:marTop w:val="0"/>
          <w:marBottom w:val="0"/>
          <w:divBdr>
            <w:top w:val="none" w:sz="0" w:space="0" w:color="auto"/>
            <w:left w:val="none" w:sz="0" w:space="0" w:color="auto"/>
            <w:bottom w:val="none" w:sz="0" w:space="0" w:color="auto"/>
            <w:right w:val="none" w:sz="0" w:space="0" w:color="auto"/>
          </w:divBdr>
        </w:div>
      </w:divsChild>
    </w:div>
    <w:div w:id="1954749706">
      <w:bodyDiv w:val="1"/>
      <w:marLeft w:val="0"/>
      <w:marRight w:val="0"/>
      <w:marTop w:val="0"/>
      <w:marBottom w:val="0"/>
      <w:divBdr>
        <w:top w:val="none" w:sz="0" w:space="0" w:color="auto"/>
        <w:left w:val="none" w:sz="0" w:space="0" w:color="auto"/>
        <w:bottom w:val="none" w:sz="0" w:space="0" w:color="auto"/>
        <w:right w:val="none" w:sz="0" w:space="0" w:color="auto"/>
      </w:divBdr>
      <w:divsChild>
        <w:div w:id="1411735939">
          <w:marLeft w:val="0"/>
          <w:marRight w:val="0"/>
          <w:marTop w:val="0"/>
          <w:marBottom w:val="0"/>
          <w:divBdr>
            <w:top w:val="none" w:sz="0" w:space="0" w:color="auto"/>
            <w:left w:val="none" w:sz="0" w:space="0" w:color="auto"/>
            <w:bottom w:val="none" w:sz="0" w:space="0" w:color="auto"/>
            <w:right w:val="none" w:sz="0" w:space="0" w:color="auto"/>
          </w:divBdr>
        </w:div>
      </w:divsChild>
    </w:div>
    <w:div w:id="1954970246">
      <w:bodyDiv w:val="1"/>
      <w:marLeft w:val="0"/>
      <w:marRight w:val="0"/>
      <w:marTop w:val="0"/>
      <w:marBottom w:val="0"/>
      <w:divBdr>
        <w:top w:val="none" w:sz="0" w:space="0" w:color="auto"/>
        <w:left w:val="none" w:sz="0" w:space="0" w:color="auto"/>
        <w:bottom w:val="none" w:sz="0" w:space="0" w:color="auto"/>
        <w:right w:val="none" w:sz="0" w:space="0" w:color="auto"/>
      </w:divBdr>
      <w:divsChild>
        <w:div w:id="834537552">
          <w:marLeft w:val="0"/>
          <w:marRight w:val="0"/>
          <w:marTop w:val="0"/>
          <w:marBottom w:val="0"/>
          <w:divBdr>
            <w:top w:val="none" w:sz="0" w:space="0" w:color="auto"/>
            <w:left w:val="none" w:sz="0" w:space="0" w:color="auto"/>
            <w:bottom w:val="none" w:sz="0" w:space="0" w:color="auto"/>
            <w:right w:val="none" w:sz="0" w:space="0" w:color="auto"/>
          </w:divBdr>
        </w:div>
      </w:divsChild>
    </w:div>
    <w:div w:id="1960455350">
      <w:bodyDiv w:val="1"/>
      <w:marLeft w:val="0"/>
      <w:marRight w:val="0"/>
      <w:marTop w:val="0"/>
      <w:marBottom w:val="0"/>
      <w:divBdr>
        <w:top w:val="none" w:sz="0" w:space="0" w:color="auto"/>
        <w:left w:val="none" w:sz="0" w:space="0" w:color="auto"/>
        <w:bottom w:val="none" w:sz="0" w:space="0" w:color="auto"/>
        <w:right w:val="none" w:sz="0" w:space="0" w:color="auto"/>
      </w:divBdr>
      <w:divsChild>
        <w:div w:id="1499613642">
          <w:marLeft w:val="0"/>
          <w:marRight w:val="0"/>
          <w:marTop w:val="0"/>
          <w:marBottom w:val="0"/>
          <w:divBdr>
            <w:top w:val="none" w:sz="0" w:space="0" w:color="auto"/>
            <w:left w:val="none" w:sz="0" w:space="0" w:color="auto"/>
            <w:bottom w:val="none" w:sz="0" w:space="0" w:color="auto"/>
            <w:right w:val="none" w:sz="0" w:space="0" w:color="auto"/>
          </w:divBdr>
        </w:div>
      </w:divsChild>
    </w:div>
    <w:div w:id="1962691290">
      <w:bodyDiv w:val="1"/>
      <w:marLeft w:val="0"/>
      <w:marRight w:val="0"/>
      <w:marTop w:val="0"/>
      <w:marBottom w:val="0"/>
      <w:divBdr>
        <w:top w:val="none" w:sz="0" w:space="0" w:color="auto"/>
        <w:left w:val="none" w:sz="0" w:space="0" w:color="auto"/>
        <w:bottom w:val="none" w:sz="0" w:space="0" w:color="auto"/>
        <w:right w:val="none" w:sz="0" w:space="0" w:color="auto"/>
      </w:divBdr>
      <w:divsChild>
        <w:div w:id="1547109369">
          <w:marLeft w:val="0"/>
          <w:marRight w:val="0"/>
          <w:marTop w:val="0"/>
          <w:marBottom w:val="0"/>
          <w:divBdr>
            <w:top w:val="none" w:sz="0" w:space="0" w:color="auto"/>
            <w:left w:val="none" w:sz="0" w:space="0" w:color="auto"/>
            <w:bottom w:val="none" w:sz="0" w:space="0" w:color="auto"/>
            <w:right w:val="none" w:sz="0" w:space="0" w:color="auto"/>
          </w:divBdr>
        </w:div>
      </w:divsChild>
    </w:div>
    <w:div w:id="1964342388">
      <w:bodyDiv w:val="1"/>
      <w:marLeft w:val="0"/>
      <w:marRight w:val="0"/>
      <w:marTop w:val="0"/>
      <w:marBottom w:val="0"/>
      <w:divBdr>
        <w:top w:val="none" w:sz="0" w:space="0" w:color="auto"/>
        <w:left w:val="none" w:sz="0" w:space="0" w:color="auto"/>
        <w:bottom w:val="none" w:sz="0" w:space="0" w:color="auto"/>
        <w:right w:val="none" w:sz="0" w:space="0" w:color="auto"/>
      </w:divBdr>
      <w:divsChild>
        <w:div w:id="930165279">
          <w:marLeft w:val="0"/>
          <w:marRight w:val="0"/>
          <w:marTop w:val="0"/>
          <w:marBottom w:val="0"/>
          <w:divBdr>
            <w:top w:val="none" w:sz="0" w:space="0" w:color="auto"/>
            <w:left w:val="none" w:sz="0" w:space="0" w:color="auto"/>
            <w:bottom w:val="none" w:sz="0" w:space="0" w:color="auto"/>
            <w:right w:val="none" w:sz="0" w:space="0" w:color="auto"/>
          </w:divBdr>
        </w:div>
      </w:divsChild>
    </w:div>
    <w:div w:id="1968311170">
      <w:bodyDiv w:val="1"/>
      <w:marLeft w:val="0"/>
      <w:marRight w:val="0"/>
      <w:marTop w:val="0"/>
      <w:marBottom w:val="0"/>
      <w:divBdr>
        <w:top w:val="none" w:sz="0" w:space="0" w:color="auto"/>
        <w:left w:val="none" w:sz="0" w:space="0" w:color="auto"/>
        <w:bottom w:val="none" w:sz="0" w:space="0" w:color="auto"/>
        <w:right w:val="none" w:sz="0" w:space="0" w:color="auto"/>
      </w:divBdr>
      <w:divsChild>
        <w:div w:id="122701228">
          <w:marLeft w:val="0"/>
          <w:marRight w:val="0"/>
          <w:marTop w:val="0"/>
          <w:marBottom w:val="0"/>
          <w:divBdr>
            <w:top w:val="none" w:sz="0" w:space="0" w:color="auto"/>
            <w:left w:val="none" w:sz="0" w:space="0" w:color="auto"/>
            <w:bottom w:val="none" w:sz="0" w:space="0" w:color="auto"/>
            <w:right w:val="none" w:sz="0" w:space="0" w:color="auto"/>
          </w:divBdr>
        </w:div>
      </w:divsChild>
    </w:div>
    <w:div w:id="1978678443">
      <w:bodyDiv w:val="1"/>
      <w:marLeft w:val="0"/>
      <w:marRight w:val="0"/>
      <w:marTop w:val="0"/>
      <w:marBottom w:val="0"/>
      <w:divBdr>
        <w:top w:val="none" w:sz="0" w:space="0" w:color="auto"/>
        <w:left w:val="none" w:sz="0" w:space="0" w:color="auto"/>
        <w:bottom w:val="none" w:sz="0" w:space="0" w:color="auto"/>
        <w:right w:val="none" w:sz="0" w:space="0" w:color="auto"/>
      </w:divBdr>
      <w:divsChild>
        <w:div w:id="1930042810">
          <w:marLeft w:val="0"/>
          <w:marRight w:val="0"/>
          <w:marTop w:val="0"/>
          <w:marBottom w:val="0"/>
          <w:divBdr>
            <w:top w:val="none" w:sz="0" w:space="0" w:color="auto"/>
            <w:left w:val="none" w:sz="0" w:space="0" w:color="auto"/>
            <w:bottom w:val="none" w:sz="0" w:space="0" w:color="auto"/>
            <w:right w:val="none" w:sz="0" w:space="0" w:color="auto"/>
          </w:divBdr>
        </w:div>
      </w:divsChild>
    </w:div>
    <w:div w:id="1979725777">
      <w:bodyDiv w:val="1"/>
      <w:marLeft w:val="0"/>
      <w:marRight w:val="0"/>
      <w:marTop w:val="0"/>
      <w:marBottom w:val="0"/>
      <w:divBdr>
        <w:top w:val="none" w:sz="0" w:space="0" w:color="auto"/>
        <w:left w:val="none" w:sz="0" w:space="0" w:color="auto"/>
        <w:bottom w:val="none" w:sz="0" w:space="0" w:color="auto"/>
        <w:right w:val="none" w:sz="0" w:space="0" w:color="auto"/>
      </w:divBdr>
      <w:divsChild>
        <w:div w:id="1421950817">
          <w:marLeft w:val="0"/>
          <w:marRight w:val="0"/>
          <w:marTop w:val="0"/>
          <w:marBottom w:val="0"/>
          <w:divBdr>
            <w:top w:val="none" w:sz="0" w:space="0" w:color="auto"/>
            <w:left w:val="none" w:sz="0" w:space="0" w:color="auto"/>
            <w:bottom w:val="none" w:sz="0" w:space="0" w:color="auto"/>
            <w:right w:val="none" w:sz="0" w:space="0" w:color="auto"/>
          </w:divBdr>
        </w:div>
      </w:divsChild>
    </w:div>
    <w:div w:id="1989020003">
      <w:bodyDiv w:val="1"/>
      <w:marLeft w:val="0"/>
      <w:marRight w:val="0"/>
      <w:marTop w:val="0"/>
      <w:marBottom w:val="0"/>
      <w:divBdr>
        <w:top w:val="none" w:sz="0" w:space="0" w:color="auto"/>
        <w:left w:val="none" w:sz="0" w:space="0" w:color="auto"/>
        <w:bottom w:val="none" w:sz="0" w:space="0" w:color="auto"/>
        <w:right w:val="none" w:sz="0" w:space="0" w:color="auto"/>
      </w:divBdr>
      <w:divsChild>
        <w:div w:id="2054383112">
          <w:marLeft w:val="0"/>
          <w:marRight w:val="0"/>
          <w:marTop w:val="0"/>
          <w:marBottom w:val="0"/>
          <w:divBdr>
            <w:top w:val="none" w:sz="0" w:space="0" w:color="auto"/>
            <w:left w:val="none" w:sz="0" w:space="0" w:color="auto"/>
            <w:bottom w:val="none" w:sz="0" w:space="0" w:color="auto"/>
            <w:right w:val="none" w:sz="0" w:space="0" w:color="auto"/>
          </w:divBdr>
        </w:div>
      </w:divsChild>
    </w:div>
    <w:div w:id="1992365842">
      <w:bodyDiv w:val="1"/>
      <w:marLeft w:val="0"/>
      <w:marRight w:val="0"/>
      <w:marTop w:val="0"/>
      <w:marBottom w:val="0"/>
      <w:divBdr>
        <w:top w:val="none" w:sz="0" w:space="0" w:color="auto"/>
        <w:left w:val="none" w:sz="0" w:space="0" w:color="auto"/>
        <w:bottom w:val="none" w:sz="0" w:space="0" w:color="auto"/>
        <w:right w:val="none" w:sz="0" w:space="0" w:color="auto"/>
      </w:divBdr>
      <w:divsChild>
        <w:div w:id="830175163">
          <w:marLeft w:val="0"/>
          <w:marRight w:val="0"/>
          <w:marTop w:val="0"/>
          <w:marBottom w:val="0"/>
          <w:divBdr>
            <w:top w:val="none" w:sz="0" w:space="0" w:color="auto"/>
            <w:left w:val="none" w:sz="0" w:space="0" w:color="auto"/>
            <w:bottom w:val="none" w:sz="0" w:space="0" w:color="auto"/>
            <w:right w:val="none" w:sz="0" w:space="0" w:color="auto"/>
          </w:divBdr>
        </w:div>
      </w:divsChild>
    </w:div>
    <w:div w:id="1994751729">
      <w:bodyDiv w:val="1"/>
      <w:marLeft w:val="0"/>
      <w:marRight w:val="0"/>
      <w:marTop w:val="0"/>
      <w:marBottom w:val="0"/>
      <w:divBdr>
        <w:top w:val="none" w:sz="0" w:space="0" w:color="auto"/>
        <w:left w:val="none" w:sz="0" w:space="0" w:color="auto"/>
        <w:bottom w:val="none" w:sz="0" w:space="0" w:color="auto"/>
        <w:right w:val="none" w:sz="0" w:space="0" w:color="auto"/>
      </w:divBdr>
      <w:divsChild>
        <w:div w:id="1174420667">
          <w:marLeft w:val="0"/>
          <w:marRight w:val="0"/>
          <w:marTop w:val="0"/>
          <w:marBottom w:val="0"/>
          <w:divBdr>
            <w:top w:val="none" w:sz="0" w:space="0" w:color="auto"/>
            <w:left w:val="none" w:sz="0" w:space="0" w:color="auto"/>
            <w:bottom w:val="none" w:sz="0" w:space="0" w:color="auto"/>
            <w:right w:val="none" w:sz="0" w:space="0" w:color="auto"/>
          </w:divBdr>
        </w:div>
      </w:divsChild>
    </w:div>
    <w:div w:id="1999923342">
      <w:bodyDiv w:val="1"/>
      <w:marLeft w:val="0"/>
      <w:marRight w:val="0"/>
      <w:marTop w:val="0"/>
      <w:marBottom w:val="0"/>
      <w:divBdr>
        <w:top w:val="none" w:sz="0" w:space="0" w:color="auto"/>
        <w:left w:val="none" w:sz="0" w:space="0" w:color="auto"/>
        <w:bottom w:val="none" w:sz="0" w:space="0" w:color="auto"/>
        <w:right w:val="none" w:sz="0" w:space="0" w:color="auto"/>
      </w:divBdr>
      <w:divsChild>
        <w:div w:id="1750079179">
          <w:marLeft w:val="0"/>
          <w:marRight w:val="0"/>
          <w:marTop w:val="0"/>
          <w:marBottom w:val="0"/>
          <w:divBdr>
            <w:top w:val="none" w:sz="0" w:space="0" w:color="auto"/>
            <w:left w:val="none" w:sz="0" w:space="0" w:color="auto"/>
            <w:bottom w:val="none" w:sz="0" w:space="0" w:color="auto"/>
            <w:right w:val="none" w:sz="0" w:space="0" w:color="auto"/>
          </w:divBdr>
        </w:div>
      </w:divsChild>
    </w:div>
    <w:div w:id="2005205181">
      <w:bodyDiv w:val="1"/>
      <w:marLeft w:val="0"/>
      <w:marRight w:val="0"/>
      <w:marTop w:val="0"/>
      <w:marBottom w:val="0"/>
      <w:divBdr>
        <w:top w:val="none" w:sz="0" w:space="0" w:color="auto"/>
        <w:left w:val="none" w:sz="0" w:space="0" w:color="auto"/>
        <w:bottom w:val="none" w:sz="0" w:space="0" w:color="auto"/>
        <w:right w:val="none" w:sz="0" w:space="0" w:color="auto"/>
      </w:divBdr>
      <w:divsChild>
        <w:div w:id="1065756748">
          <w:marLeft w:val="0"/>
          <w:marRight w:val="0"/>
          <w:marTop w:val="0"/>
          <w:marBottom w:val="0"/>
          <w:divBdr>
            <w:top w:val="none" w:sz="0" w:space="0" w:color="auto"/>
            <w:left w:val="none" w:sz="0" w:space="0" w:color="auto"/>
            <w:bottom w:val="none" w:sz="0" w:space="0" w:color="auto"/>
            <w:right w:val="none" w:sz="0" w:space="0" w:color="auto"/>
          </w:divBdr>
        </w:div>
      </w:divsChild>
    </w:div>
    <w:div w:id="2008095411">
      <w:bodyDiv w:val="1"/>
      <w:marLeft w:val="0"/>
      <w:marRight w:val="0"/>
      <w:marTop w:val="0"/>
      <w:marBottom w:val="0"/>
      <w:divBdr>
        <w:top w:val="none" w:sz="0" w:space="0" w:color="auto"/>
        <w:left w:val="none" w:sz="0" w:space="0" w:color="auto"/>
        <w:bottom w:val="none" w:sz="0" w:space="0" w:color="auto"/>
        <w:right w:val="none" w:sz="0" w:space="0" w:color="auto"/>
      </w:divBdr>
      <w:divsChild>
        <w:div w:id="1044717323">
          <w:marLeft w:val="0"/>
          <w:marRight w:val="0"/>
          <w:marTop w:val="0"/>
          <w:marBottom w:val="0"/>
          <w:divBdr>
            <w:top w:val="none" w:sz="0" w:space="0" w:color="auto"/>
            <w:left w:val="none" w:sz="0" w:space="0" w:color="auto"/>
            <w:bottom w:val="none" w:sz="0" w:space="0" w:color="auto"/>
            <w:right w:val="none" w:sz="0" w:space="0" w:color="auto"/>
          </w:divBdr>
        </w:div>
      </w:divsChild>
    </w:div>
    <w:div w:id="2011449435">
      <w:bodyDiv w:val="1"/>
      <w:marLeft w:val="0"/>
      <w:marRight w:val="0"/>
      <w:marTop w:val="0"/>
      <w:marBottom w:val="0"/>
      <w:divBdr>
        <w:top w:val="none" w:sz="0" w:space="0" w:color="auto"/>
        <w:left w:val="none" w:sz="0" w:space="0" w:color="auto"/>
        <w:bottom w:val="none" w:sz="0" w:space="0" w:color="auto"/>
        <w:right w:val="none" w:sz="0" w:space="0" w:color="auto"/>
      </w:divBdr>
      <w:divsChild>
        <w:div w:id="1878271542">
          <w:marLeft w:val="0"/>
          <w:marRight w:val="0"/>
          <w:marTop w:val="0"/>
          <w:marBottom w:val="0"/>
          <w:divBdr>
            <w:top w:val="none" w:sz="0" w:space="0" w:color="auto"/>
            <w:left w:val="none" w:sz="0" w:space="0" w:color="auto"/>
            <w:bottom w:val="none" w:sz="0" w:space="0" w:color="auto"/>
            <w:right w:val="none" w:sz="0" w:space="0" w:color="auto"/>
          </w:divBdr>
        </w:div>
      </w:divsChild>
    </w:div>
    <w:div w:id="2016690732">
      <w:bodyDiv w:val="1"/>
      <w:marLeft w:val="0"/>
      <w:marRight w:val="0"/>
      <w:marTop w:val="0"/>
      <w:marBottom w:val="0"/>
      <w:divBdr>
        <w:top w:val="none" w:sz="0" w:space="0" w:color="auto"/>
        <w:left w:val="none" w:sz="0" w:space="0" w:color="auto"/>
        <w:bottom w:val="none" w:sz="0" w:space="0" w:color="auto"/>
        <w:right w:val="none" w:sz="0" w:space="0" w:color="auto"/>
      </w:divBdr>
      <w:divsChild>
        <w:div w:id="1132863109">
          <w:marLeft w:val="0"/>
          <w:marRight w:val="0"/>
          <w:marTop w:val="0"/>
          <w:marBottom w:val="0"/>
          <w:divBdr>
            <w:top w:val="none" w:sz="0" w:space="0" w:color="auto"/>
            <w:left w:val="none" w:sz="0" w:space="0" w:color="auto"/>
            <w:bottom w:val="none" w:sz="0" w:space="0" w:color="auto"/>
            <w:right w:val="none" w:sz="0" w:space="0" w:color="auto"/>
          </w:divBdr>
        </w:div>
      </w:divsChild>
    </w:div>
    <w:div w:id="2019455214">
      <w:bodyDiv w:val="1"/>
      <w:marLeft w:val="0"/>
      <w:marRight w:val="0"/>
      <w:marTop w:val="0"/>
      <w:marBottom w:val="0"/>
      <w:divBdr>
        <w:top w:val="none" w:sz="0" w:space="0" w:color="auto"/>
        <w:left w:val="none" w:sz="0" w:space="0" w:color="auto"/>
        <w:bottom w:val="none" w:sz="0" w:space="0" w:color="auto"/>
        <w:right w:val="none" w:sz="0" w:space="0" w:color="auto"/>
      </w:divBdr>
    </w:div>
    <w:div w:id="2019960826">
      <w:bodyDiv w:val="1"/>
      <w:marLeft w:val="0"/>
      <w:marRight w:val="0"/>
      <w:marTop w:val="0"/>
      <w:marBottom w:val="0"/>
      <w:divBdr>
        <w:top w:val="none" w:sz="0" w:space="0" w:color="auto"/>
        <w:left w:val="none" w:sz="0" w:space="0" w:color="auto"/>
        <w:bottom w:val="none" w:sz="0" w:space="0" w:color="auto"/>
        <w:right w:val="none" w:sz="0" w:space="0" w:color="auto"/>
      </w:divBdr>
      <w:divsChild>
        <w:div w:id="1103458982">
          <w:marLeft w:val="0"/>
          <w:marRight w:val="0"/>
          <w:marTop w:val="0"/>
          <w:marBottom w:val="0"/>
          <w:divBdr>
            <w:top w:val="none" w:sz="0" w:space="0" w:color="auto"/>
            <w:left w:val="none" w:sz="0" w:space="0" w:color="auto"/>
            <w:bottom w:val="none" w:sz="0" w:space="0" w:color="auto"/>
            <w:right w:val="none" w:sz="0" w:space="0" w:color="auto"/>
          </w:divBdr>
        </w:div>
      </w:divsChild>
    </w:div>
    <w:div w:id="2026397868">
      <w:bodyDiv w:val="1"/>
      <w:marLeft w:val="0"/>
      <w:marRight w:val="0"/>
      <w:marTop w:val="0"/>
      <w:marBottom w:val="0"/>
      <w:divBdr>
        <w:top w:val="none" w:sz="0" w:space="0" w:color="auto"/>
        <w:left w:val="none" w:sz="0" w:space="0" w:color="auto"/>
        <w:bottom w:val="none" w:sz="0" w:space="0" w:color="auto"/>
        <w:right w:val="none" w:sz="0" w:space="0" w:color="auto"/>
      </w:divBdr>
      <w:divsChild>
        <w:div w:id="1981570755">
          <w:marLeft w:val="0"/>
          <w:marRight w:val="0"/>
          <w:marTop w:val="0"/>
          <w:marBottom w:val="0"/>
          <w:divBdr>
            <w:top w:val="none" w:sz="0" w:space="0" w:color="auto"/>
            <w:left w:val="none" w:sz="0" w:space="0" w:color="auto"/>
            <w:bottom w:val="none" w:sz="0" w:space="0" w:color="auto"/>
            <w:right w:val="none" w:sz="0" w:space="0" w:color="auto"/>
          </w:divBdr>
        </w:div>
      </w:divsChild>
    </w:div>
    <w:div w:id="2031294436">
      <w:bodyDiv w:val="1"/>
      <w:marLeft w:val="0"/>
      <w:marRight w:val="0"/>
      <w:marTop w:val="0"/>
      <w:marBottom w:val="0"/>
      <w:divBdr>
        <w:top w:val="none" w:sz="0" w:space="0" w:color="auto"/>
        <w:left w:val="none" w:sz="0" w:space="0" w:color="auto"/>
        <w:bottom w:val="none" w:sz="0" w:space="0" w:color="auto"/>
        <w:right w:val="none" w:sz="0" w:space="0" w:color="auto"/>
      </w:divBdr>
      <w:divsChild>
        <w:div w:id="298071507">
          <w:marLeft w:val="0"/>
          <w:marRight w:val="0"/>
          <w:marTop w:val="0"/>
          <w:marBottom w:val="0"/>
          <w:divBdr>
            <w:top w:val="none" w:sz="0" w:space="0" w:color="auto"/>
            <w:left w:val="none" w:sz="0" w:space="0" w:color="auto"/>
            <w:bottom w:val="none" w:sz="0" w:space="0" w:color="auto"/>
            <w:right w:val="none" w:sz="0" w:space="0" w:color="auto"/>
          </w:divBdr>
        </w:div>
      </w:divsChild>
    </w:div>
    <w:div w:id="2032954723">
      <w:bodyDiv w:val="1"/>
      <w:marLeft w:val="0"/>
      <w:marRight w:val="0"/>
      <w:marTop w:val="0"/>
      <w:marBottom w:val="0"/>
      <w:divBdr>
        <w:top w:val="none" w:sz="0" w:space="0" w:color="auto"/>
        <w:left w:val="none" w:sz="0" w:space="0" w:color="auto"/>
        <w:bottom w:val="none" w:sz="0" w:space="0" w:color="auto"/>
        <w:right w:val="none" w:sz="0" w:space="0" w:color="auto"/>
      </w:divBdr>
      <w:divsChild>
        <w:div w:id="1779986269">
          <w:marLeft w:val="0"/>
          <w:marRight w:val="0"/>
          <w:marTop w:val="0"/>
          <w:marBottom w:val="0"/>
          <w:divBdr>
            <w:top w:val="none" w:sz="0" w:space="0" w:color="auto"/>
            <w:left w:val="none" w:sz="0" w:space="0" w:color="auto"/>
            <w:bottom w:val="none" w:sz="0" w:space="0" w:color="auto"/>
            <w:right w:val="none" w:sz="0" w:space="0" w:color="auto"/>
          </w:divBdr>
        </w:div>
      </w:divsChild>
    </w:div>
    <w:div w:id="2033844300">
      <w:bodyDiv w:val="1"/>
      <w:marLeft w:val="0"/>
      <w:marRight w:val="0"/>
      <w:marTop w:val="0"/>
      <w:marBottom w:val="0"/>
      <w:divBdr>
        <w:top w:val="none" w:sz="0" w:space="0" w:color="auto"/>
        <w:left w:val="none" w:sz="0" w:space="0" w:color="auto"/>
        <w:bottom w:val="none" w:sz="0" w:space="0" w:color="auto"/>
        <w:right w:val="none" w:sz="0" w:space="0" w:color="auto"/>
      </w:divBdr>
      <w:divsChild>
        <w:div w:id="330134746">
          <w:marLeft w:val="0"/>
          <w:marRight w:val="0"/>
          <w:marTop w:val="0"/>
          <w:marBottom w:val="0"/>
          <w:divBdr>
            <w:top w:val="none" w:sz="0" w:space="0" w:color="auto"/>
            <w:left w:val="none" w:sz="0" w:space="0" w:color="auto"/>
            <w:bottom w:val="none" w:sz="0" w:space="0" w:color="auto"/>
            <w:right w:val="none" w:sz="0" w:space="0" w:color="auto"/>
          </w:divBdr>
        </w:div>
      </w:divsChild>
    </w:div>
    <w:div w:id="2034107614">
      <w:bodyDiv w:val="1"/>
      <w:marLeft w:val="0"/>
      <w:marRight w:val="0"/>
      <w:marTop w:val="0"/>
      <w:marBottom w:val="0"/>
      <w:divBdr>
        <w:top w:val="none" w:sz="0" w:space="0" w:color="auto"/>
        <w:left w:val="none" w:sz="0" w:space="0" w:color="auto"/>
        <w:bottom w:val="none" w:sz="0" w:space="0" w:color="auto"/>
        <w:right w:val="none" w:sz="0" w:space="0" w:color="auto"/>
      </w:divBdr>
      <w:divsChild>
        <w:div w:id="1058940623">
          <w:marLeft w:val="0"/>
          <w:marRight w:val="0"/>
          <w:marTop w:val="0"/>
          <w:marBottom w:val="0"/>
          <w:divBdr>
            <w:top w:val="none" w:sz="0" w:space="0" w:color="auto"/>
            <w:left w:val="none" w:sz="0" w:space="0" w:color="auto"/>
            <w:bottom w:val="none" w:sz="0" w:space="0" w:color="auto"/>
            <w:right w:val="none" w:sz="0" w:space="0" w:color="auto"/>
          </w:divBdr>
        </w:div>
      </w:divsChild>
    </w:div>
    <w:div w:id="2034648591">
      <w:bodyDiv w:val="1"/>
      <w:marLeft w:val="0"/>
      <w:marRight w:val="0"/>
      <w:marTop w:val="0"/>
      <w:marBottom w:val="0"/>
      <w:divBdr>
        <w:top w:val="none" w:sz="0" w:space="0" w:color="auto"/>
        <w:left w:val="none" w:sz="0" w:space="0" w:color="auto"/>
        <w:bottom w:val="none" w:sz="0" w:space="0" w:color="auto"/>
        <w:right w:val="none" w:sz="0" w:space="0" w:color="auto"/>
      </w:divBdr>
      <w:divsChild>
        <w:div w:id="1675954256">
          <w:marLeft w:val="0"/>
          <w:marRight w:val="0"/>
          <w:marTop w:val="0"/>
          <w:marBottom w:val="0"/>
          <w:divBdr>
            <w:top w:val="none" w:sz="0" w:space="0" w:color="auto"/>
            <w:left w:val="none" w:sz="0" w:space="0" w:color="auto"/>
            <w:bottom w:val="none" w:sz="0" w:space="0" w:color="auto"/>
            <w:right w:val="none" w:sz="0" w:space="0" w:color="auto"/>
          </w:divBdr>
        </w:div>
      </w:divsChild>
    </w:div>
    <w:div w:id="2037734571">
      <w:bodyDiv w:val="1"/>
      <w:marLeft w:val="0"/>
      <w:marRight w:val="0"/>
      <w:marTop w:val="0"/>
      <w:marBottom w:val="0"/>
      <w:divBdr>
        <w:top w:val="none" w:sz="0" w:space="0" w:color="auto"/>
        <w:left w:val="none" w:sz="0" w:space="0" w:color="auto"/>
        <w:bottom w:val="none" w:sz="0" w:space="0" w:color="auto"/>
        <w:right w:val="none" w:sz="0" w:space="0" w:color="auto"/>
      </w:divBdr>
      <w:divsChild>
        <w:div w:id="2028943310">
          <w:marLeft w:val="0"/>
          <w:marRight w:val="0"/>
          <w:marTop w:val="0"/>
          <w:marBottom w:val="0"/>
          <w:divBdr>
            <w:top w:val="none" w:sz="0" w:space="0" w:color="auto"/>
            <w:left w:val="none" w:sz="0" w:space="0" w:color="auto"/>
            <w:bottom w:val="none" w:sz="0" w:space="0" w:color="auto"/>
            <w:right w:val="none" w:sz="0" w:space="0" w:color="auto"/>
          </w:divBdr>
        </w:div>
      </w:divsChild>
    </w:div>
    <w:div w:id="2040084605">
      <w:bodyDiv w:val="1"/>
      <w:marLeft w:val="0"/>
      <w:marRight w:val="0"/>
      <w:marTop w:val="0"/>
      <w:marBottom w:val="0"/>
      <w:divBdr>
        <w:top w:val="none" w:sz="0" w:space="0" w:color="auto"/>
        <w:left w:val="none" w:sz="0" w:space="0" w:color="auto"/>
        <w:bottom w:val="none" w:sz="0" w:space="0" w:color="auto"/>
        <w:right w:val="none" w:sz="0" w:space="0" w:color="auto"/>
      </w:divBdr>
      <w:divsChild>
        <w:div w:id="982154489">
          <w:marLeft w:val="0"/>
          <w:marRight w:val="0"/>
          <w:marTop w:val="0"/>
          <w:marBottom w:val="0"/>
          <w:divBdr>
            <w:top w:val="none" w:sz="0" w:space="0" w:color="auto"/>
            <w:left w:val="none" w:sz="0" w:space="0" w:color="auto"/>
            <w:bottom w:val="none" w:sz="0" w:space="0" w:color="auto"/>
            <w:right w:val="none" w:sz="0" w:space="0" w:color="auto"/>
          </w:divBdr>
        </w:div>
      </w:divsChild>
    </w:div>
    <w:div w:id="2040424065">
      <w:bodyDiv w:val="1"/>
      <w:marLeft w:val="0"/>
      <w:marRight w:val="0"/>
      <w:marTop w:val="0"/>
      <w:marBottom w:val="0"/>
      <w:divBdr>
        <w:top w:val="none" w:sz="0" w:space="0" w:color="auto"/>
        <w:left w:val="none" w:sz="0" w:space="0" w:color="auto"/>
        <w:bottom w:val="none" w:sz="0" w:space="0" w:color="auto"/>
        <w:right w:val="none" w:sz="0" w:space="0" w:color="auto"/>
      </w:divBdr>
      <w:divsChild>
        <w:div w:id="156112507">
          <w:marLeft w:val="0"/>
          <w:marRight w:val="0"/>
          <w:marTop w:val="0"/>
          <w:marBottom w:val="0"/>
          <w:divBdr>
            <w:top w:val="none" w:sz="0" w:space="0" w:color="auto"/>
            <w:left w:val="none" w:sz="0" w:space="0" w:color="auto"/>
            <w:bottom w:val="none" w:sz="0" w:space="0" w:color="auto"/>
            <w:right w:val="none" w:sz="0" w:space="0" w:color="auto"/>
          </w:divBdr>
        </w:div>
      </w:divsChild>
    </w:div>
    <w:div w:id="2047173589">
      <w:bodyDiv w:val="1"/>
      <w:marLeft w:val="0"/>
      <w:marRight w:val="0"/>
      <w:marTop w:val="0"/>
      <w:marBottom w:val="0"/>
      <w:divBdr>
        <w:top w:val="none" w:sz="0" w:space="0" w:color="auto"/>
        <w:left w:val="none" w:sz="0" w:space="0" w:color="auto"/>
        <w:bottom w:val="none" w:sz="0" w:space="0" w:color="auto"/>
        <w:right w:val="none" w:sz="0" w:space="0" w:color="auto"/>
      </w:divBdr>
      <w:divsChild>
        <w:div w:id="440027011">
          <w:marLeft w:val="0"/>
          <w:marRight w:val="0"/>
          <w:marTop w:val="0"/>
          <w:marBottom w:val="0"/>
          <w:divBdr>
            <w:top w:val="none" w:sz="0" w:space="0" w:color="auto"/>
            <w:left w:val="none" w:sz="0" w:space="0" w:color="auto"/>
            <w:bottom w:val="none" w:sz="0" w:space="0" w:color="auto"/>
            <w:right w:val="none" w:sz="0" w:space="0" w:color="auto"/>
          </w:divBdr>
        </w:div>
      </w:divsChild>
    </w:div>
    <w:div w:id="2051218460">
      <w:bodyDiv w:val="1"/>
      <w:marLeft w:val="0"/>
      <w:marRight w:val="0"/>
      <w:marTop w:val="0"/>
      <w:marBottom w:val="0"/>
      <w:divBdr>
        <w:top w:val="none" w:sz="0" w:space="0" w:color="auto"/>
        <w:left w:val="none" w:sz="0" w:space="0" w:color="auto"/>
        <w:bottom w:val="none" w:sz="0" w:space="0" w:color="auto"/>
        <w:right w:val="none" w:sz="0" w:space="0" w:color="auto"/>
      </w:divBdr>
      <w:divsChild>
        <w:div w:id="237372896">
          <w:marLeft w:val="0"/>
          <w:marRight w:val="0"/>
          <w:marTop w:val="0"/>
          <w:marBottom w:val="0"/>
          <w:divBdr>
            <w:top w:val="none" w:sz="0" w:space="0" w:color="auto"/>
            <w:left w:val="none" w:sz="0" w:space="0" w:color="auto"/>
            <w:bottom w:val="none" w:sz="0" w:space="0" w:color="auto"/>
            <w:right w:val="none" w:sz="0" w:space="0" w:color="auto"/>
          </w:divBdr>
        </w:div>
      </w:divsChild>
    </w:div>
    <w:div w:id="2056349920">
      <w:bodyDiv w:val="1"/>
      <w:marLeft w:val="0"/>
      <w:marRight w:val="0"/>
      <w:marTop w:val="0"/>
      <w:marBottom w:val="0"/>
      <w:divBdr>
        <w:top w:val="none" w:sz="0" w:space="0" w:color="auto"/>
        <w:left w:val="none" w:sz="0" w:space="0" w:color="auto"/>
        <w:bottom w:val="none" w:sz="0" w:space="0" w:color="auto"/>
        <w:right w:val="none" w:sz="0" w:space="0" w:color="auto"/>
      </w:divBdr>
      <w:divsChild>
        <w:div w:id="1382680076">
          <w:marLeft w:val="0"/>
          <w:marRight w:val="0"/>
          <w:marTop w:val="0"/>
          <w:marBottom w:val="0"/>
          <w:divBdr>
            <w:top w:val="none" w:sz="0" w:space="0" w:color="auto"/>
            <w:left w:val="none" w:sz="0" w:space="0" w:color="auto"/>
            <w:bottom w:val="none" w:sz="0" w:space="0" w:color="auto"/>
            <w:right w:val="none" w:sz="0" w:space="0" w:color="auto"/>
          </w:divBdr>
        </w:div>
      </w:divsChild>
    </w:div>
    <w:div w:id="2057849227">
      <w:bodyDiv w:val="1"/>
      <w:marLeft w:val="0"/>
      <w:marRight w:val="0"/>
      <w:marTop w:val="0"/>
      <w:marBottom w:val="0"/>
      <w:divBdr>
        <w:top w:val="none" w:sz="0" w:space="0" w:color="auto"/>
        <w:left w:val="none" w:sz="0" w:space="0" w:color="auto"/>
        <w:bottom w:val="none" w:sz="0" w:space="0" w:color="auto"/>
        <w:right w:val="none" w:sz="0" w:space="0" w:color="auto"/>
      </w:divBdr>
      <w:divsChild>
        <w:div w:id="2036034184">
          <w:marLeft w:val="0"/>
          <w:marRight w:val="0"/>
          <w:marTop w:val="0"/>
          <w:marBottom w:val="0"/>
          <w:divBdr>
            <w:top w:val="none" w:sz="0" w:space="0" w:color="auto"/>
            <w:left w:val="none" w:sz="0" w:space="0" w:color="auto"/>
            <w:bottom w:val="none" w:sz="0" w:space="0" w:color="auto"/>
            <w:right w:val="none" w:sz="0" w:space="0" w:color="auto"/>
          </w:divBdr>
        </w:div>
      </w:divsChild>
    </w:div>
    <w:div w:id="2060277673">
      <w:bodyDiv w:val="1"/>
      <w:marLeft w:val="0"/>
      <w:marRight w:val="0"/>
      <w:marTop w:val="0"/>
      <w:marBottom w:val="0"/>
      <w:divBdr>
        <w:top w:val="none" w:sz="0" w:space="0" w:color="auto"/>
        <w:left w:val="none" w:sz="0" w:space="0" w:color="auto"/>
        <w:bottom w:val="none" w:sz="0" w:space="0" w:color="auto"/>
        <w:right w:val="none" w:sz="0" w:space="0" w:color="auto"/>
      </w:divBdr>
      <w:divsChild>
        <w:div w:id="1250041968">
          <w:marLeft w:val="0"/>
          <w:marRight w:val="0"/>
          <w:marTop w:val="0"/>
          <w:marBottom w:val="0"/>
          <w:divBdr>
            <w:top w:val="none" w:sz="0" w:space="0" w:color="auto"/>
            <w:left w:val="none" w:sz="0" w:space="0" w:color="auto"/>
            <w:bottom w:val="none" w:sz="0" w:space="0" w:color="auto"/>
            <w:right w:val="none" w:sz="0" w:space="0" w:color="auto"/>
          </w:divBdr>
        </w:div>
      </w:divsChild>
    </w:div>
    <w:div w:id="2061128672">
      <w:bodyDiv w:val="1"/>
      <w:marLeft w:val="0"/>
      <w:marRight w:val="0"/>
      <w:marTop w:val="0"/>
      <w:marBottom w:val="0"/>
      <w:divBdr>
        <w:top w:val="none" w:sz="0" w:space="0" w:color="auto"/>
        <w:left w:val="none" w:sz="0" w:space="0" w:color="auto"/>
        <w:bottom w:val="none" w:sz="0" w:space="0" w:color="auto"/>
        <w:right w:val="none" w:sz="0" w:space="0" w:color="auto"/>
      </w:divBdr>
      <w:divsChild>
        <w:div w:id="1127118739">
          <w:marLeft w:val="0"/>
          <w:marRight w:val="0"/>
          <w:marTop w:val="0"/>
          <w:marBottom w:val="0"/>
          <w:divBdr>
            <w:top w:val="none" w:sz="0" w:space="0" w:color="auto"/>
            <w:left w:val="none" w:sz="0" w:space="0" w:color="auto"/>
            <w:bottom w:val="none" w:sz="0" w:space="0" w:color="auto"/>
            <w:right w:val="none" w:sz="0" w:space="0" w:color="auto"/>
          </w:divBdr>
        </w:div>
      </w:divsChild>
    </w:div>
    <w:div w:id="2061707120">
      <w:bodyDiv w:val="1"/>
      <w:marLeft w:val="0"/>
      <w:marRight w:val="0"/>
      <w:marTop w:val="0"/>
      <w:marBottom w:val="0"/>
      <w:divBdr>
        <w:top w:val="none" w:sz="0" w:space="0" w:color="auto"/>
        <w:left w:val="none" w:sz="0" w:space="0" w:color="auto"/>
        <w:bottom w:val="none" w:sz="0" w:space="0" w:color="auto"/>
        <w:right w:val="none" w:sz="0" w:space="0" w:color="auto"/>
      </w:divBdr>
      <w:divsChild>
        <w:div w:id="1769544752">
          <w:marLeft w:val="0"/>
          <w:marRight w:val="0"/>
          <w:marTop w:val="0"/>
          <w:marBottom w:val="0"/>
          <w:divBdr>
            <w:top w:val="none" w:sz="0" w:space="0" w:color="auto"/>
            <w:left w:val="none" w:sz="0" w:space="0" w:color="auto"/>
            <w:bottom w:val="none" w:sz="0" w:space="0" w:color="auto"/>
            <w:right w:val="none" w:sz="0" w:space="0" w:color="auto"/>
          </w:divBdr>
        </w:div>
      </w:divsChild>
    </w:div>
    <w:div w:id="2062098055">
      <w:bodyDiv w:val="1"/>
      <w:marLeft w:val="0"/>
      <w:marRight w:val="0"/>
      <w:marTop w:val="0"/>
      <w:marBottom w:val="0"/>
      <w:divBdr>
        <w:top w:val="none" w:sz="0" w:space="0" w:color="auto"/>
        <w:left w:val="none" w:sz="0" w:space="0" w:color="auto"/>
        <w:bottom w:val="none" w:sz="0" w:space="0" w:color="auto"/>
        <w:right w:val="none" w:sz="0" w:space="0" w:color="auto"/>
      </w:divBdr>
      <w:divsChild>
        <w:div w:id="692731695">
          <w:marLeft w:val="0"/>
          <w:marRight w:val="0"/>
          <w:marTop w:val="0"/>
          <w:marBottom w:val="0"/>
          <w:divBdr>
            <w:top w:val="none" w:sz="0" w:space="0" w:color="auto"/>
            <w:left w:val="none" w:sz="0" w:space="0" w:color="auto"/>
            <w:bottom w:val="none" w:sz="0" w:space="0" w:color="auto"/>
            <w:right w:val="none" w:sz="0" w:space="0" w:color="auto"/>
          </w:divBdr>
        </w:div>
      </w:divsChild>
    </w:div>
    <w:div w:id="2067143994">
      <w:bodyDiv w:val="1"/>
      <w:marLeft w:val="0"/>
      <w:marRight w:val="0"/>
      <w:marTop w:val="0"/>
      <w:marBottom w:val="0"/>
      <w:divBdr>
        <w:top w:val="none" w:sz="0" w:space="0" w:color="auto"/>
        <w:left w:val="none" w:sz="0" w:space="0" w:color="auto"/>
        <w:bottom w:val="none" w:sz="0" w:space="0" w:color="auto"/>
        <w:right w:val="none" w:sz="0" w:space="0" w:color="auto"/>
      </w:divBdr>
      <w:divsChild>
        <w:div w:id="2082824696">
          <w:marLeft w:val="0"/>
          <w:marRight w:val="0"/>
          <w:marTop w:val="0"/>
          <w:marBottom w:val="0"/>
          <w:divBdr>
            <w:top w:val="none" w:sz="0" w:space="0" w:color="auto"/>
            <w:left w:val="none" w:sz="0" w:space="0" w:color="auto"/>
            <w:bottom w:val="none" w:sz="0" w:space="0" w:color="auto"/>
            <w:right w:val="none" w:sz="0" w:space="0" w:color="auto"/>
          </w:divBdr>
        </w:div>
      </w:divsChild>
    </w:div>
    <w:div w:id="2068263930">
      <w:bodyDiv w:val="1"/>
      <w:marLeft w:val="0"/>
      <w:marRight w:val="0"/>
      <w:marTop w:val="0"/>
      <w:marBottom w:val="0"/>
      <w:divBdr>
        <w:top w:val="none" w:sz="0" w:space="0" w:color="auto"/>
        <w:left w:val="none" w:sz="0" w:space="0" w:color="auto"/>
        <w:bottom w:val="none" w:sz="0" w:space="0" w:color="auto"/>
        <w:right w:val="none" w:sz="0" w:space="0" w:color="auto"/>
      </w:divBdr>
      <w:divsChild>
        <w:div w:id="892084062">
          <w:marLeft w:val="0"/>
          <w:marRight w:val="0"/>
          <w:marTop w:val="0"/>
          <w:marBottom w:val="0"/>
          <w:divBdr>
            <w:top w:val="none" w:sz="0" w:space="0" w:color="auto"/>
            <w:left w:val="none" w:sz="0" w:space="0" w:color="auto"/>
            <w:bottom w:val="none" w:sz="0" w:space="0" w:color="auto"/>
            <w:right w:val="none" w:sz="0" w:space="0" w:color="auto"/>
          </w:divBdr>
        </w:div>
      </w:divsChild>
    </w:div>
    <w:div w:id="2068528381">
      <w:bodyDiv w:val="1"/>
      <w:marLeft w:val="0"/>
      <w:marRight w:val="0"/>
      <w:marTop w:val="0"/>
      <w:marBottom w:val="0"/>
      <w:divBdr>
        <w:top w:val="none" w:sz="0" w:space="0" w:color="auto"/>
        <w:left w:val="none" w:sz="0" w:space="0" w:color="auto"/>
        <w:bottom w:val="none" w:sz="0" w:space="0" w:color="auto"/>
        <w:right w:val="none" w:sz="0" w:space="0" w:color="auto"/>
      </w:divBdr>
      <w:divsChild>
        <w:div w:id="57216304">
          <w:marLeft w:val="0"/>
          <w:marRight w:val="0"/>
          <w:marTop w:val="0"/>
          <w:marBottom w:val="0"/>
          <w:divBdr>
            <w:top w:val="none" w:sz="0" w:space="0" w:color="auto"/>
            <w:left w:val="none" w:sz="0" w:space="0" w:color="auto"/>
            <w:bottom w:val="none" w:sz="0" w:space="0" w:color="auto"/>
            <w:right w:val="none" w:sz="0" w:space="0" w:color="auto"/>
          </w:divBdr>
        </w:div>
      </w:divsChild>
    </w:div>
    <w:div w:id="2071994057">
      <w:bodyDiv w:val="1"/>
      <w:marLeft w:val="0"/>
      <w:marRight w:val="0"/>
      <w:marTop w:val="0"/>
      <w:marBottom w:val="0"/>
      <w:divBdr>
        <w:top w:val="none" w:sz="0" w:space="0" w:color="auto"/>
        <w:left w:val="none" w:sz="0" w:space="0" w:color="auto"/>
        <w:bottom w:val="none" w:sz="0" w:space="0" w:color="auto"/>
        <w:right w:val="none" w:sz="0" w:space="0" w:color="auto"/>
      </w:divBdr>
      <w:divsChild>
        <w:div w:id="1724862616">
          <w:marLeft w:val="0"/>
          <w:marRight w:val="0"/>
          <w:marTop w:val="0"/>
          <w:marBottom w:val="0"/>
          <w:divBdr>
            <w:top w:val="none" w:sz="0" w:space="0" w:color="auto"/>
            <w:left w:val="none" w:sz="0" w:space="0" w:color="auto"/>
            <w:bottom w:val="none" w:sz="0" w:space="0" w:color="auto"/>
            <w:right w:val="none" w:sz="0" w:space="0" w:color="auto"/>
          </w:divBdr>
        </w:div>
      </w:divsChild>
    </w:div>
    <w:div w:id="2074815891">
      <w:bodyDiv w:val="1"/>
      <w:marLeft w:val="0"/>
      <w:marRight w:val="0"/>
      <w:marTop w:val="0"/>
      <w:marBottom w:val="0"/>
      <w:divBdr>
        <w:top w:val="none" w:sz="0" w:space="0" w:color="auto"/>
        <w:left w:val="none" w:sz="0" w:space="0" w:color="auto"/>
        <w:bottom w:val="none" w:sz="0" w:space="0" w:color="auto"/>
        <w:right w:val="none" w:sz="0" w:space="0" w:color="auto"/>
      </w:divBdr>
      <w:divsChild>
        <w:div w:id="229773800">
          <w:marLeft w:val="0"/>
          <w:marRight w:val="0"/>
          <w:marTop w:val="0"/>
          <w:marBottom w:val="0"/>
          <w:divBdr>
            <w:top w:val="none" w:sz="0" w:space="0" w:color="auto"/>
            <w:left w:val="none" w:sz="0" w:space="0" w:color="auto"/>
            <w:bottom w:val="none" w:sz="0" w:space="0" w:color="auto"/>
            <w:right w:val="none" w:sz="0" w:space="0" w:color="auto"/>
          </w:divBdr>
        </w:div>
      </w:divsChild>
    </w:div>
    <w:div w:id="2075927087">
      <w:bodyDiv w:val="1"/>
      <w:marLeft w:val="0"/>
      <w:marRight w:val="0"/>
      <w:marTop w:val="0"/>
      <w:marBottom w:val="0"/>
      <w:divBdr>
        <w:top w:val="none" w:sz="0" w:space="0" w:color="auto"/>
        <w:left w:val="none" w:sz="0" w:space="0" w:color="auto"/>
        <w:bottom w:val="none" w:sz="0" w:space="0" w:color="auto"/>
        <w:right w:val="none" w:sz="0" w:space="0" w:color="auto"/>
      </w:divBdr>
      <w:divsChild>
        <w:div w:id="364333408">
          <w:marLeft w:val="0"/>
          <w:marRight w:val="0"/>
          <w:marTop w:val="0"/>
          <w:marBottom w:val="0"/>
          <w:divBdr>
            <w:top w:val="none" w:sz="0" w:space="0" w:color="auto"/>
            <w:left w:val="none" w:sz="0" w:space="0" w:color="auto"/>
            <w:bottom w:val="none" w:sz="0" w:space="0" w:color="auto"/>
            <w:right w:val="none" w:sz="0" w:space="0" w:color="auto"/>
          </w:divBdr>
        </w:div>
      </w:divsChild>
    </w:div>
    <w:div w:id="2077850385">
      <w:bodyDiv w:val="1"/>
      <w:marLeft w:val="0"/>
      <w:marRight w:val="0"/>
      <w:marTop w:val="0"/>
      <w:marBottom w:val="0"/>
      <w:divBdr>
        <w:top w:val="none" w:sz="0" w:space="0" w:color="auto"/>
        <w:left w:val="none" w:sz="0" w:space="0" w:color="auto"/>
        <w:bottom w:val="none" w:sz="0" w:space="0" w:color="auto"/>
        <w:right w:val="none" w:sz="0" w:space="0" w:color="auto"/>
      </w:divBdr>
      <w:divsChild>
        <w:div w:id="1694187037">
          <w:marLeft w:val="0"/>
          <w:marRight w:val="0"/>
          <w:marTop w:val="0"/>
          <w:marBottom w:val="0"/>
          <w:divBdr>
            <w:top w:val="none" w:sz="0" w:space="0" w:color="auto"/>
            <w:left w:val="none" w:sz="0" w:space="0" w:color="auto"/>
            <w:bottom w:val="none" w:sz="0" w:space="0" w:color="auto"/>
            <w:right w:val="none" w:sz="0" w:space="0" w:color="auto"/>
          </w:divBdr>
        </w:div>
      </w:divsChild>
    </w:div>
    <w:div w:id="2078744628">
      <w:bodyDiv w:val="1"/>
      <w:marLeft w:val="0"/>
      <w:marRight w:val="0"/>
      <w:marTop w:val="0"/>
      <w:marBottom w:val="0"/>
      <w:divBdr>
        <w:top w:val="none" w:sz="0" w:space="0" w:color="auto"/>
        <w:left w:val="none" w:sz="0" w:space="0" w:color="auto"/>
        <w:bottom w:val="none" w:sz="0" w:space="0" w:color="auto"/>
        <w:right w:val="none" w:sz="0" w:space="0" w:color="auto"/>
      </w:divBdr>
      <w:divsChild>
        <w:div w:id="960650443">
          <w:marLeft w:val="0"/>
          <w:marRight w:val="0"/>
          <w:marTop w:val="0"/>
          <w:marBottom w:val="0"/>
          <w:divBdr>
            <w:top w:val="none" w:sz="0" w:space="0" w:color="auto"/>
            <w:left w:val="none" w:sz="0" w:space="0" w:color="auto"/>
            <w:bottom w:val="none" w:sz="0" w:space="0" w:color="auto"/>
            <w:right w:val="none" w:sz="0" w:space="0" w:color="auto"/>
          </w:divBdr>
        </w:div>
      </w:divsChild>
    </w:div>
    <w:div w:id="2078935359">
      <w:bodyDiv w:val="1"/>
      <w:marLeft w:val="0"/>
      <w:marRight w:val="0"/>
      <w:marTop w:val="0"/>
      <w:marBottom w:val="0"/>
      <w:divBdr>
        <w:top w:val="none" w:sz="0" w:space="0" w:color="auto"/>
        <w:left w:val="none" w:sz="0" w:space="0" w:color="auto"/>
        <w:bottom w:val="none" w:sz="0" w:space="0" w:color="auto"/>
        <w:right w:val="none" w:sz="0" w:space="0" w:color="auto"/>
      </w:divBdr>
      <w:divsChild>
        <w:div w:id="792214205">
          <w:marLeft w:val="0"/>
          <w:marRight w:val="0"/>
          <w:marTop w:val="0"/>
          <w:marBottom w:val="0"/>
          <w:divBdr>
            <w:top w:val="none" w:sz="0" w:space="0" w:color="auto"/>
            <w:left w:val="none" w:sz="0" w:space="0" w:color="auto"/>
            <w:bottom w:val="none" w:sz="0" w:space="0" w:color="auto"/>
            <w:right w:val="none" w:sz="0" w:space="0" w:color="auto"/>
          </w:divBdr>
        </w:div>
      </w:divsChild>
    </w:div>
    <w:div w:id="2079858687">
      <w:bodyDiv w:val="1"/>
      <w:marLeft w:val="0"/>
      <w:marRight w:val="0"/>
      <w:marTop w:val="0"/>
      <w:marBottom w:val="0"/>
      <w:divBdr>
        <w:top w:val="none" w:sz="0" w:space="0" w:color="auto"/>
        <w:left w:val="none" w:sz="0" w:space="0" w:color="auto"/>
        <w:bottom w:val="none" w:sz="0" w:space="0" w:color="auto"/>
        <w:right w:val="none" w:sz="0" w:space="0" w:color="auto"/>
      </w:divBdr>
    </w:div>
    <w:div w:id="2097742707">
      <w:bodyDiv w:val="1"/>
      <w:marLeft w:val="0"/>
      <w:marRight w:val="0"/>
      <w:marTop w:val="0"/>
      <w:marBottom w:val="0"/>
      <w:divBdr>
        <w:top w:val="none" w:sz="0" w:space="0" w:color="auto"/>
        <w:left w:val="none" w:sz="0" w:space="0" w:color="auto"/>
        <w:bottom w:val="none" w:sz="0" w:space="0" w:color="auto"/>
        <w:right w:val="none" w:sz="0" w:space="0" w:color="auto"/>
      </w:divBdr>
      <w:divsChild>
        <w:div w:id="1797598795">
          <w:marLeft w:val="0"/>
          <w:marRight w:val="0"/>
          <w:marTop w:val="0"/>
          <w:marBottom w:val="0"/>
          <w:divBdr>
            <w:top w:val="none" w:sz="0" w:space="0" w:color="auto"/>
            <w:left w:val="none" w:sz="0" w:space="0" w:color="auto"/>
            <w:bottom w:val="none" w:sz="0" w:space="0" w:color="auto"/>
            <w:right w:val="none" w:sz="0" w:space="0" w:color="auto"/>
          </w:divBdr>
        </w:div>
      </w:divsChild>
    </w:div>
    <w:div w:id="2098206117">
      <w:bodyDiv w:val="1"/>
      <w:marLeft w:val="0"/>
      <w:marRight w:val="0"/>
      <w:marTop w:val="0"/>
      <w:marBottom w:val="0"/>
      <w:divBdr>
        <w:top w:val="none" w:sz="0" w:space="0" w:color="auto"/>
        <w:left w:val="none" w:sz="0" w:space="0" w:color="auto"/>
        <w:bottom w:val="none" w:sz="0" w:space="0" w:color="auto"/>
        <w:right w:val="none" w:sz="0" w:space="0" w:color="auto"/>
      </w:divBdr>
      <w:divsChild>
        <w:div w:id="475951485">
          <w:marLeft w:val="0"/>
          <w:marRight w:val="0"/>
          <w:marTop w:val="0"/>
          <w:marBottom w:val="0"/>
          <w:divBdr>
            <w:top w:val="none" w:sz="0" w:space="0" w:color="auto"/>
            <w:left w:val="none" w:sz="0" w:space="0" w:color="auto"/>
            <w:bottom w:val="none" w:sz="0" w:space="0" w:color="auto"/>
            <w:right w:val="none" w:sz="0" w:space="0" w:color="auto"/>
          </w:divBdr>
        </w:div>
      </w:divsChild>
    </w:div>
    <w:div w:id="2101221650">
      <w:bodyDiv w:val="1"/>
      <w:marLeft w:val="0"/>
      <w:marRight w:val="0"/>
      <w:marTop w:val="0"/>
      <w:marBottom w:val="0"/>
      <w:divBdr>
        <w:top w:val="none" w:sz="0" w:space="0" w:color="auto"/>
        <w:left w:val="none" w:sz="0" w:space="0" w:color="auto"/>
        <w:bottom w:val="none" w:sz="0" w:space="0" w:color="auto"/>
        <w:right w:val="none" w:sz="0" w:space="0" w:color="auto"/>
      </w:divBdr>
      <w:divsChild>
        <w:div w:id="421531979">
          <w:marLeft w:val="0"/>
          <w:marRight w:val="0"/>
          <w:marTop w:val="0"/>
          <w:marBottom w:val="0"/>
          <w:divBdr>
            <w:top w:val="none" w:sz="0" w:space="0" w:color="auto"/>
            <w:left w:val="none" w:sz="0" w:space="0" w:color="auto"/>
            <w:bottom w:val="none" w:sz="0" w:space="0" w:color="auto"/>
            <w:right w:val="none" w:sz="0" w:space="0" w:color="auto"/>
          </w:divBdr>
        </w:div>
      </w:divsChild>
    </w:div>
    <w:div w:id="2105178061">
      <w:bodyDiv w:val="1"/>
      <w:marLeft w:val="0"/>
      <w:marRight w:val="0"/>
      <w:marTop w:val="0"/>
      <w:marBottom w:val="0"/>
      <w:divBdr>
        <w:top w:val="none" w:sz="0" w:space="0" w:color="auto"/>
        <w:left w:val="none" w:sz="0" w:space="0" w:color="auto"/>
        <w:bottom w:val="none" w:sz="0" w:space="0" w:color="auto"/>
        <w:right w:val="none" w:sz="0" w:space="0" w:color="auto"/>
      </w:divBdr>
      <w:divsChild>
        <w:div w:id="861480879">
          <w:marLeft w:val="0"/>
          <w:marRight w:val="0"/>
          <w:marTop w:val="0"/>
          <w:marBottom w:val="0"/>
          <w:divBdr>
            <w:top w:val="none" w:sz="0" w:space="0" w:color="auto"/>
            <w:left w:val="none" w:sz="0" w:space="0" w:color="auto"/>
            <w:bottom w:val="none" w:sz="0" w:space="0" w:color="auto"/>
            <w:right w:val="none" w:sz="0" w:space="0" w:color="auto"/>
          </w:divBdr>
        </w:div>
      </w:divsChild>
    </w:div>
    <w:div w:id="2107117489">
      <w:bodyDiv w:val="1"/>
      <w:marLeft w:val="0"/>
      <w:marRight w:val="0"/>
      <w:marTop w:val="0"/>
      <w:marBottom w:val="0"/>
      <w:divBdr>
        <w:top w:val="none" w:sz="0" w:space="0" w:color="auto"/>
        <w:left w:val="none" w:sz="0" w:space="0" w:color="auto"/>
        <w:bottom w:val="none" w:sz="0" w:space="0" w:color="auto"/>
        <w:right w:val="none" w:sz="0" w:space="0" w:color="auto"/>
      </w:divBdr>
      <w:divsChild>
        <w:div w:id="1937515893">
          <w:marLeft w:val="0"/>
          <w:marRight w:val="0"/>
          <w:marTop w:val="0"/>
          <w:marBottom w:val="0"/>
          <w:divBdr>
            <w:top w:val="none" w:sz="0" w:space="0" w:color="auto"/>
            <w:left w:val="none" w:sz="0" w:space="0" w:color="auto"/>
            <w:bottom w:val="none" w:sz="0" w:space="0" w:color="auto"/>
            <w:right w:val="none" w:sz="0" w:space="0" w:color="auto"/>
          </w:divBdr>
        </w:div>
      </w:divsChild>
    </w:div>
    <w:div w:id="2115467753">
      <w:bodyDiv w:val="1"/>
      <w:marLeft w:val="0"/>
      <w:marRight w:val="0"/>
      <w:marTop w:val="0"/>
      <w:marBottom w:val="0"/>
      <w:divBdr>
        <w:top w:val="none" w:sz="0" w:space="0" w:color="auto"/>
        <w:left w:val="none" w:sz="0" w:space="0" w:color="auto"/>
        <w:bottom w:val="none" w:sz="0" w:space="0" w:color="auto"/>
        <w:right w:val="none" w:sz="0" w:space="0" w:color="auto"/>
      </w:divBdr>
      <w:divsChild>
        <w:div w:id="2142570309">
          <w:marLeft w:val="0"/>
          <w:marRight w:val="0"/>
          <w:marTop w:val="0"/>
          <w:marBottom w:val="0"/>
          <w:divBdr>
            <w:top w:val="none" w:sz="0" w:space="0" w:color="auto"/>
            <w:left w:val="none" w:sz="0" w:space="0" w:color="auto"/>
            <w:bottom w:val="none" w:sz="0" w:space="0" w:color="auto"/>
            <w:right w:val="none" w:sz="0" w:space="0" w:color="auto"/>
          </w:divBdr>
        </w:div>
      </w:divsChild>
    </w:div>
    <w:div w:id="2117554645">
      <w:bodyDiv w:val="1"/>
      <w:marLeft w:val="0"/>
      <w:marRight w:val="0"/>
      <w:marTop w:val="0"/>
      <w:marBottom w:val="0"/>
      <w:divBdr>
        <w:top w:val="none" w:sz="0" w:space="0" w:color="auto"/>
        <w:left w:val="none" w:sz="0" w:space="0" w:color="auto"/>
        <w:bottom w:val="none" w:sz="0" w:space="0" w:color="auto"/>
        <w:right w:val="none" w:sz="0" w:space="0" w:color="auto"/>
      </w:divBdr>
      <w:divsChild>
        <w:div w:id="464130329">
          <w:marLeft w:val="0"/>
          <w:marRight w:val="0"/>
          <w:marTop w:val="0"/>
          <w:marBottom w:val="0"/>
          <w:divBdr>
            <w:top w:val="none" w:sz="0" w:space="0" w:color="auto"/>
            <w:left w:val="none" w:sz="0" w:space="0" w:color="auto"/>
            <w:bottom w:val="none" w:sz="0" w:space="0" w:color="auto"/>
            <w:right w:val="none" w:sz="0" w:space="0" w:color="auto"/>
          </w:divBdr>
        </w:div>
      </w:divsChild>
    </w:div>
    <w:div w:id="2120055062">
      <w:bodyDiv w:val="1"/>
      <w:marLeft w:val="0"/>
      <w:marRight w:val="0"/>
      <w:marTop w:val="0"/>
      <w:marBottom w:val="0"/>
      <w:divBdr>
        <w:top w:val="none" w:sz="0" w:space="0" w:color="auto"/>
        <w:left w:val="none" w:sz="0" w:space="0" w:color="auto"/>
        <w:bottom w:val="none" w:sz="0" w:space="0" w:color="auto"/>
        <w:right w:val="none" w:sz="0" w:space="0" w:color="auto"/>
      </w:divBdr>
      <w:divsChild>
        <w:div w:id="1231191339">
          <w:marLeft w:val="0"/>
          <w:marRight w:val="0"/>
          <w:marTop w:val="0"/>
          <w:marBottom w:val="0"/>
          <w:divBdr>
            <w:top w:val="none" w:sz="0" w:space="0" w:color="auto"/>
            <w:left w:val="none" w:sz="0" w:space="0" w:color="auto"/>
            <w:bottom w:val="none" w:sz="0" w:space="0" w:color="auto"/>
            <w:right w:val="none" w:sz="0" w:space="0" w:color="auto"/>
          </w:divBdr>
        </w:div>
      </w:divsChild>
    </w:div>
    <w:div w:id="2124223742">
      <w:bodyDiv w:val="1"/>
      <w:marLeft w:val="0"/>
      <w:marRight w:val="0"/>
      <w:marTop w:val="0"/>
      <w:marBottom w:val="0"/>
      <w:divBdr>
        <w:top w:val="none" w:sz="0" w:space="0" w:color="auto"/>
        <w:left w:val="none" w:sz="0" w:space="0" w:color="auto"/>
        <w:bottom w:val="none" w:sz="0" w:space="0" w:color="auto"/>
        <w:right w:val="none" w:sz="0" w:space="0" w:color="auto"/>
      </w:divBdr>
      <w:divsChild>
        <w:div w:id="951665175">
          <w:marLeft w:val="0"/>
          <w:marRight w:val="0"/>
          <w:marTop w:val="0"/>
          <w:marBottom w:val="0"/>
          <w:divBdr>
            <w:top w:val="none" w:sz="0" w:space="0" w:color="auto"/>
            <w:left w:val="none" w:sz="0" w:space="0" w:color="auto"/>
            <w:bottom w:val="none" w:sz="0" w:space="0" w:color="auto"/>
            <w:right w:val="none" w:sz="0" w:space="0" w:color="auto"/>
          </w:divBdr>
        </w:div>
      </w:divsChild>
    </w:div>
    <w:div w:id="2129009374">
      <w:bodyDiv w:val="1"/>
      <w:marLeft w:val="0"/>
      <w:marRight w:val="0"/>
      <w:marTop w:val="0"/>
      <w:marBottom w:val="0"/>
      <w:divBdr>
        <w:top w:val="none" w:sz="0" w:space="0" w:color="auto"/>
        <w:left w:val="none" w:sz="0" w:space="0" w:color="auto"/>
        <w:bottom w:val="none" w:sz="0" w:space="0" w:color="auto"/>
        <w:right w:val="none" w:sz="0" w:space="0" w:color="auto"/>
      </w:divBdr>
      <w:divsChild>
        <w:div w:id="559902120">
          <w:marLeft w:val="0"/>
          <w:marRight w:val="0"/>
          <w:marTop w:val="0"/>
          <w:marBottom w:val="0"/>
          <w:divBdr>
            <w:top w:val="none" w:sz="0" w:space="0" w:color="auto"/>
            <w:left w:val="none" w:sz="0" w:space="0" w:color="auto"/>
            <w:bottom w:val="none" w:sz="0" w:space="0" w:color="auto"/>
            <w:right w:val="none" w:sz="0" w:space="0" w:color="auto"/>
          </w:divBdr>
        </w:div>
      </w:divsChild>
    </w:div>
    <w:div w:id="2130932056">
      <w:bodyDiv w:val="1"/>
      <w:marLeft w:val="0"/>
      <w:marRight w:val="0"/>
      <w:marTop w:val="0"/>
      <w:marBottom w:val="0"/>
      <w:divBdr>
        <w:top w:val="none" w:sz="0" w:space="0" w:color="auto"/>
        <w:left w:val="none" w:sz="0" w:space="0" w:color="auto"/>
        <w:bottom w:val="none" w:sz="0" w:space="0" w:color="auto"/>
        <w:right w:val="none" w:sz="0" w:space="0" w:color="auto"/>
      </w:divBdr>
      <w:divsChild>
        <w:div w:id="1074472179">
          <w:marLeft w:val="0"/>
          <w:marRight w:val="0"/>
          <w:marTop w:val="0"/>
          <w:marBottom w:val="0"/>
          <w:divBdr>
            <w:top w:val="none" w:sz="0" w:space="0" w:color="auto"/>
            <w:left w:val="none" w:sz="0" w:space="0" w:color="auto"/>
            <w:bottom w:val="none" w:sz="0" w:space="0" w:color="auto"/>
            <w:right w:val="none" w:sz="0" w:space="0" w:color="auto"/>
          </w:divBdr>
        </w:div>
      </w:divsChild>
    </w:div>
    <w:div w:id="2132434336">
      <w:bodyDiv w:val="1"/>
      <w:marLeft w:val="0"/>
      <w:marRight w:val="0"/>
      <w:marTop w:val="0"/>
      <w:marBottom w:val="0"/>
      <w:divBdr>
        <w:top w:val="none" w:sz="0" w:space="0" w:color="auto"/>
        <w:left w:val="none" w:sz="0" w:space="0" w:color="auto"/>
        <w:bottom w:val="none" w:sz="0" w:space="0" w:color="auto"/>
        <w:right w:val="none" w:sz="0" w:space="0" w:color="auto"/>
      </w:divBdr>
      <w:divsChild>
        <w:div w:id="677273388">
          <w:marLeft w:val="0"/>
          <w:marRight w:val="0"/>
          <w:marTop w:val="0"/>
          <w:marBottom w:val="0"/>
          <w:divBdr>
            <w:top w:val="none" w:sz="0" w:space="0" w:color="auto"/>
            <w:left w:val="none" w:sz="0" w:space="0" w:color="auto"/>
            <w:bottom w:val="none" w:sz="0" w:space="0" w:color="auto"/>
            <w:right w:val="none" w:sz="0" w:space="0" w:color="auto"/>
          </w:divBdr>
        </w:div>
        <w:div w:id="1288855981">
          <w:marLeft w:val="0"/>
          <w:marRight w:val="0"/>
          <w:marTop w:val="0"/>
          <w:marBottom w:val="0"/>
          <w:divBdr>
            <w:top w:val="none" w:sz="0" w:space="0" w:color="auto"/>
            <w:left w:val="none" w:sz="0" w:space="0" w:color="auto"/>
            <w:bottom w:val="none" w:sz="0" w:space="0" w:color="auto"/>
            <w:right w:val="none" w:sz="0" w:space="0" w:color="auto"/>
          </w:divBdr>
        </w:div>
        <w:div w:id="1070687417">
          <w:marLeft w:val="0"/>
          <w:marRight w:val="0"/>
          <w:marTop w:val="0"/>
          <w:marBottom w:val="0"/>
          <w:divBdr>
            <w:top w:val="none" w:sz="0" w:space="0" w:color="auto"/>
            <w:left w:val="none" w:sz="0" w:space="0" w:color="auto"/>
            <w:bottom w:val="none" w:sz="0" w:space="0" w:color="auto"/>
            <w:right w:val="none" w:sz="0" w:space="0" w:color="auto"/>
          </w:divBdr>
        </w:div>
        <w:div w:id="803698539">
          <w:marLeft w:val="0"/>
          <w:marRight w:val="0"/>
          <w:marTop w:val="0"/>
          <w:marBottom w:val="0"/>
          <w:divBdr>
            <w:top w:val="none" w:sz="0" w:space="0" w:color="auto"/>
            <w:left w:val="none" w:sz="0" w:space="0" w:color="auto"/>
            <w:bottom w:val="none" w:sz="0" w:space="0" w:color="auto"/>
            <w:right w:val="none" w:sz="0" w:space="0" w:color="auto"/>
          </w:divBdr>
        </w:div>
        <w:div w:id="2001231704">
          <w:marLeft w:val="0"/>
          <w:marRight w:val="0"/>
          <w:marTop w:val="0"/>
          <w:marBottom w:val="0"/>
          <w:divBdr>
            <w:top w:val="none" w:sz="0" w:space="0" w:color="auto"/>
            <w:left w:val="none" w:sz="0" w:space="0" w:color="auto"/>
            <w:bottom w:val="none" w:sz="0" w:space="0" w:color="auto"/>
            <w:right w:val="none" w:sz="0" w:space="0" w:color="auto"/>
          </w:divBdr>
        </w:div>
        <w:div w:id="1286891143">
          <w:marLeft w:val="0"/>
          <w:marRight w:val="0"/>
          <w:marTop w:val="0"/>
          <w:marBottom w:val="0"/>
          <w:divBdr>
            <w:top w:val="none" w:sz="0" w:space="0" w:color="auto"/>
            <w:left w:val="none" w:sz="0" w:space="0" w:color="auto"/>
            <w:bottom w:val="none" w:sz="0" w:space="0" w:color="auto"/>
            <w:right w:val="none" w:sz="0" w:space="0" w:color="auto"/>
          </w:divBdr>
        </w:div>
        <w:div w:id="1898004780">
          <w:marLeft w:val="0"/>
          <w:marRight w:val="0"/>
          <w:marTop w:val="0"/>
          <w:marBottom w:val="0"/>
          <w:divBdr>
            <w:top w:val="none" w:sz="0" w:space="0" w:color="auto"/>
            <w:left w:val="none" w:sz="0" w:space="0" w:color="auto"/>
            <w:bottom w:val="none" w:sz="0" w:space="0" w:color="auto"/>
            <w:right w:val="none" w:sz="0" w:space="0" w:color="auto"/>
          </w:divBdr>
        </w:div>
        <w:div w:id="1636065397">
          <w:marLeft w:val="0"/>
          <w:marRight w:val="0"/>
          <w:marTop w:val="0"/>
          <w:marBottom w:val="0"/>
          <w:divBdr>
            <w:top w:val="none" w:sz="0" w:space="0" w:color="auto"/>
            <w:left w:val="none" w:sz="0" w:space="0" w:color="auto"/>
            <w:bottom w:val="none" w:sz="0" w:space="0" w:color="auto"/>
            <w:right w:val="none" w:sz="0" w:space="0" w:color="auto"/>
          </w:divBdr>
        </w:div>
      </w:divsChild>
    </w:div>
    <w:div w:id="2133473742">
      <w:bodyDiv w:val="1"/>
      <w:marLeft w:val="0"/>
      <w:marRight w:val="0"/>
      <w:marTop w:val="0"/>
      <w:marBottom w:val="0"/>
      <w:divBdr>
        <w:top w:val="none" w:sz="0" w:space="0" w:color="auto"/>
        <w:left w:val="none" w:sz="0" w:space="0" w:color="auto"/>
        <w:bottom w:val="none" w:sz="0" w:space="0" w:color="auto"/>
        <w:right w:val="none" w:sz="0" w:space="0" w:color="auto"/>
      </w:divBdr>
      <w:divsChild>
        <w:div w:id="1209415914">
          <w:marLeft w:val="0"/>
          <w:marRight w:val="0"/>
          <w:marTop w:val="0"/>
          <w:marBottom w:val="0"/>
          <w:divBdr>
            <w:top w:val="none" w:sz="0" w:space="0" w:color="auto"/>
            <w:left w:val="none" w:sz="0" w:space="0" w:color="auto"/>
            <w:bottom w:val="none" w:sz="0" w:space="0" w:color="auto"/>
            <w:right w:val="none" w:sz="0" w:space="0" w:color="auto"/>
          </w:divBdr>
        </w:div>
      </w:divsChild>
    </w:div>
    <w:div w:id="2135825105">
      <w:bodyDiv w:val="1"/>
      <w:marLeft w:val="0"/>
      <w:marRight w:val="0"/>
      <w:marTop w:val="0"/>
      <w:marBottom w:val="0"/>
      <w:divBdr>
        <w:top w:val="none" w:sz="0" w:space="0" w:color="auto"/>
        <w:left w:val="none" w:sz="0" w:space="0" w:color="auto"/>
        <w:bottom w:val="none" w:sz="0" w:space="0" w:color="auto"/>
        <w:right w:val="none" w:sz="0" w:space="0" w:color="auto"/>
      </w:divBdr>
      <w:divsChild>
        <w:div w:id="834029423">
          <w:marLeft w:val="0"/>
          <w:marRight w:val="0"/>
          <w:marTop w:val="0"/>
          <w:marBottom w:val="0"/>
          <w:divBdr>
            <w:top w:val="none" w:sz="0" w:space="0" w:color="auto"/>
            <w:left w:val="none" w:sz="0" w:space="0" w:color="auto"/>
            <w:bottom w:val="none" w:sz="0" w:space="0" w:color="auto"/>
            <w:right w:val="none" w:sz="0" w:space="0" w:color="auto"/>
          </w:divBdr>
        </w:div>
      </w:divsChild>
    </w:div>
    <w:div w:id="2135951214">
      <w:bodyDiv w:val="1"/>
      <w:marLeft w:val="0"/>
      <w:marRight w:val="0"/>
      <w:marTop w:val="0"/>
      <w:marBottom w:val="0"/>
      <w:divBdr>
        <w:top w:val="none" w:sz="0" w:space="0" w:color="auto"/>
        <w:left w:val="none" w:sz="0" w:space="0" w:color="auto"/>
        <w:bottom w:val="none" w:sz="0" w:space="0" w:color="auto"/>
        <w:right w:val="none" w:sz="0" w:space="0" w:color="auto"/>
      </w:divBdr>
      <w:divsChild>
        <w:div w:id="497966830">
          <w:marLeft w:val="0"/>
          <w:marRight w:val="0"/>
          <w:marTop w:val="0"/>
          <w:marBottom w:val="0"/>
          <w:divBdr>
            <w:top w:val="none" w:sz="0" w:space="0" w:color="auto"/>
            <w:left w:val="none" w:sz="0" w:space="0" w:color="auto"/>
            <w:bottom w:val="none" w:sz="0" w:space="0" w:color="auto"/>
            <w:right w:val="none" w:sz="0" w:space="0" w:color="auto"/>
          </w:divBdr>
        </w:div>
      </w:divsChild>
    </w:div>
    <w:div w:id="2136437696">
      <w:bodyDiv w:val="1"/>
      <w:marLeft w:val="0"/>
      <w:marRight w:val="0"/>
      <w:marTop w:val="0"/>
      <w:marBottom w:val="0"/>
      <w:divBdr>
        <w:top w:val="none" w:sz="0" w:space="0" w:color="auto"/>
        <w:left w:val="none" w:sz="0" w:space="0" w:color="auto"/>
        <w:bottom w:val="none" w:sz="0" w:space="0" w:color="auto"/>
        <w:right w:val="none" w:sz="0" w:space="0" w:color="auto"/>
      </w:divBdr>
      <w:divsChild>
        <w:div w:id="1630748399">
          <w:marLeft w:val="0"/>
          <w:marRight w:val="0"/>
          <w:marTop w:val="0"/>
          <w:marBottom w:val="0"/>
          <w:divBdr>
            <w:top w:val="none" w:sz="0" w:space="0" w:color="auto"/>
            <w:left w:val="none" w:sz="0" w:space="0" w:color="auto"/>
            <w:bottom w:val="none" w:sz="0" w:space="0" w:color="auto"/>
            <w:right w:val="none" w:sz="0" w:space="0" w:color="auto"/>
          </w:divBdr>
        </w:div>
      </w:divsChild>
    </w:div>
    <w:div w:id="2141146140">
      <w:bodyDiv w:val="1"/>
      <w:marLeft w:val="0"/>
      <w:marRight w:val="0"/>
      <w:marTop w:val="0"/>
      <w:marBottom w:val="0"/>
      <w:divBdr>
        <w:top w:val="none" w:sz="0" w:space="0" w:color="auto"/>
        <w:left w:val="none" w:sz="0" w:space="0" w:color="auto"/>
        <w:bottom w:val="none" w:sz="0" w:space="0" w:color="auto"/>
        <w:right w:val="none" w:sz="0" w:space="0" w:color="auto"/>
      </w:divBdr>
      <w:divsChild>
        <w:div w:id="1839467374">
          <w:marLeft w:val="0"/>
          <w:marRight w:val="0"/>
          <w:marTop w:val="0"/>
          <w:marBottom w:val="0"/>
          <w:divBdr>
            <w:top w:val="none" w:sz="0" w:space="0" w:color="auto"/>
            <w:left w:val="none" w:sz="0" w:space="0" w:color="auto"/>
            <w:bottom w:val="none" w:sz="0" w:space="0" w:color="auto"/>
            <w:right w:val="none" w:sz="0" w:space="0" w:color="auto"/>
          </w:divBdr>
        </w:div>
      </w:divsChild>
    </w:div>
    <w:div w:id="2142112233">
      <w:bodyDiv w:val="1"/>
      <w:marLeft w:val="0"/>
      <w:marRight w:val="0"/>
      <w:marTop w:val="0"/>
      <w:marBottom w:val="0"/>
      <w:divBdr>
        <w:top w:val="none" w:sz="0" w:space="0" w:color="auto"/>
        <w:left w:val="none" w:sz="0" w:space="0" w:color="auto"/>
        <w:bottom w:val="none" w:sz="0" w:space="0" w:color="auto"/>
        <w:right w:val="none" w:sz="0" w:space="0" w:color="auto"/>
      </w:divBdr>
      <w:divsChild>
        <w:div w:id="1717004442">
          <w:marLeft w:val="0"/>
          <w:marRight w:val="0"/>
          <w:marTop w:val="0"/>
          <w:marBottom w:val="0"/>
          <w:divBdr>
            <w:top w:val="none" w:sz="0" w:space="0" w:color="auto"/>
            <w:left w:val="none" w:sz="0" w:space="0" w:color="auto"/>
            <w:bottom w:val="none" w:sz="0" w:space="0" w:color="auto"/>
            <w:right w:val="none" w:sz="0" w:space="0" w:color="auto"/>
          </w:divBdr>
        </w:div>
      </w:divsChild>
    </w:div>
    <w:div w:id="2142962992">
      <w:bodyDiv w:val="1"/>
      <w:marLeft w:val="0"/>
      <w:marRight w:val="0"/>
      <w:marTop w:val="0"/>
      <w:marBottom w:val="0"/>
      <w:divBdr>
        <w:top w:val="none" w:sz="0" w:space="0" w:color="auto"/>
        <w:left w:val="none" w:sz="0" w:space="0" w:color="auto"/>
        <w:bottom w:val="none" w:sz="0" w:space="0" w:color="auto"/>
        <w:right w:val="none" w:sz="0" w:space="0" w:color="auto"/>
      </w:divBdr>
      <w:divsChild>
        <w:div w:id="1104691241">
          <w:marLeft w:val="0"/>
          <w:marRight w:val="0"/>
          <w:marTop w:val="0"/>
          <w:marBottom w:val="0"/>
          <w:divBdr>
            <w:top w:val="none" w:sz="0" w:space="0" w:color="auto"/>
            <w:left w:val="none" w:sz="0" w:space="0" w:color="auto"/>
            <w:bottom w:val="none" w:sz="0" w:space="0" w:color="auto"/>
            <w:right w:val="none" w:sz="0" w:space="0" w:color="auto"/>
          </w:divBdr>
        </w:div>
      </w:divsChild>
    </w:div>
    <w:div w:id="2144423701">
      <w:bodyDiv w:val="1"/>
      <w:marLeft w:val="0"/>
      <w:marRight w:val="0"/>
      <w:marTop w:val="0"/>
      <w:marBottom w:val="0"/>
      <w:divBdr>
        <w:top w:val="none" w:sz="0" w:space="0" w:color="auto"/>
        <w:left w:val="none" w:sz="0" w:space="0" w:color="auto"/>
        <w:bottom w:val="none" w:sz="0" w:space="0" w:color="auto"/>
        <w:right w:val="none" w:sz="0" w:space="0" w:color="auto"/>
      </w:divBdr>
      <w:divsChild>
        <w:div w:id="2192888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yuman.zhu@monash.edu"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tyles" Target="styles.xml"/><Relationship Id="rId12" Type="http://schemas.openxmlformats.org/officeDocument/2006/relationships/hyperlink" Target="mailto:Yunlong.Tang1@monash.edu" TargetMode="External"/><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doi.org/10.5281/zenodo.23053517" TargetMode="Externa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70446C3525B3CB46BD92ABA5C2617223" ma:contentTypeVersion="12" ma:contentTypeDescription="Ein neues Dokument erstellen." ma:contentTypeScope="" ma:versionID="ace6bbd061d3e3241e07436f437a906c">
  <xsd:schema xmlns:xsd="http://www.w3.org/2001/XMLSchema" xmlns:xs="http://www.w3.org/2001/XMLSchema" xmlns:p="http://schemas.microsoft.com/office/2006/metadata/properties" xmlns:ns2="981f2fdf-0e4d-4708-9882-12f25bf7d4fe" xmlns:ns3="4fe7dd48-639f-4daa-8770-f50527565b0b" targetNamespace="http://schemas.microsoft.com/office/2006/metadata/properties" ma:root="true" ma:fieldsID="645148a839964f4ba651d3ea90aa0208" ns2:_="" ns3:_="">
    <xsd:import namespace="981f2fdf-0e4d-4708-9882-12f25bf7d4fe"/>
    <xsd:import namespace="4fe7dd48-639f-4daa-8770-f50527565b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1f2fdf-0e4d-4708-9882-12f25bf7d4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e7dd48-639f-4daa-8770-f50527565b0b"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D19C85-73BE-4F5D-979F-58BFDE5BBE1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86C925C-E763-4769-9959-2FEDA6D7CE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1f2fdf-0e4d-4708-9882-12f25bf7d4fe"/>
    <ds:schemaRef ds:uri="4fe7dd48-639f-4daa-8770-f50527565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F19EBF-8207-4BE7-AD18-240ED1895C11}">
  <ds:schemaRefs>
    <ds:schemaRef ds:uri="urn:schemas-microsoft-com.VSTO2008Demos.ControlsStorage"/>
  </ds:schemaRefs>
</ds:datastoreItem>
</file>

<file path=customXml/itemProps4.xml><?xml version="1.0" encoding="utf-8"?>
<ds:datastoreItem xmlns:ds="http://schemas.openxmlformats.org/officeDocument/2006/customXml" ds:itemID="{75886F76-A765-4714-B899-7AC2DC4334A1}">
  <ds:schemaRefs>
    <ds:schemaRef ds:uri="http://schemas.microsoft.com/sharepoint/v3/contenttype/forms"/>
  </ds:schemaRefs>
</ds:datastoreItem>
</file>

<file path=customXml/itemProps5.xml><?xml version="1.0" encoding="utf-8"?>
<ds:datastoreItem xmlns:ds="http://schemas.openxmlformats.org/officeDocument/2006/customXml" ds:itemID="{DE724972-9DFC-40BC-BA35-EDB291A5A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2128</TotalTime>
  <Pages>30</Pages>
  <Words>24641</Words>
  <Characters>140455</Characters>
  <Application>Microsoft Office Word</Application>
  <DocSecurity>0</DocSecurity>
  <Lines>1170</Lines>
  <Paragraphs>329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Göbel, Uta</dc:creator>
  <cp:keywords/>
  <cp:lastModifiedBy>Henaka Ariyarathna</cp:lastModifiedBy>
  <cp:revision>27</cp:revision>
  <cp:lastPrinted>2026-10-09T06:30:00Z</cp:lastPrinted>
  <dcterms:created xsi:type="dcterms:W3CDTF">2026-10-01T06:12:00Z</dcterms:created>
  <dcterms:modified xsi:type="dcterms:W3CDTF">2026-10-09T06:32:00Z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0x01010070446C3525B3CB46BD92ABA5C2617223</vt:lpwstr>
  </property>
  <property fmtid="{D5CDD505-2E9C-101B-9397-08002B2CF9AE}" pid="3" name="GrammarlyDocumentId">
    <vt:lpwstr>65f127b7-abec-4034-8dfa-7f028e40b531</vt:lpwstr>
  </property>
  <property fmtid="{D5CDD505-2E9C-101B-9397-08002B2CF9AE}" pid="4" name="ZOTERO_PREF_1">
    <vt:lpwstr>&lt;data data-version="3" zotero-version="10.0.6"&gt;&lt;session id="zzfcQ8cr"/&gt;&lt;style id="http://www.zotero.org/styles/advanced-science" hasBibliography="1" bibliographyStyleHasBeenSet="1"/&gt;&lt;prefs&gt;&lt;pref name="fieldType" value="Field"/&gt;&lt;/prefs&gt;&lt;/data&gt;</vt:lpwstr>
  </property>
</Properties>
</file>